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B039E" w:rsidRDefault="006C3C68" w:rsidP="00EB36D3">
      <w:pPr>
        <w:pStyle w:val="CapaCabealho"/>
        <w:rPr>
          <w:sz w:val="24"/>
        </w:rPr>
        <w:pPrChange w:id="0" w:author="MARCELO" w:date="2009-06-07T15:32:00Z">
          <w:pPr>
            <w:pStyle w:val="CapaCabealho"/>
            <w:spacing w:line="360" w:lineRule="auto"/>
            <w:jc w:val="both"/>
          </w:pPr>
        </w:pPrChange>
      </w:pPr>
      <w:r>
        <w:rPr>
          <w:noProof/>
          <w:lang w:eastAsia="pt-BR"/>
        </w:rPr>
        <w:drawing>
          <wp:anchor distT="0" distB="0" distL="114935" distR="114935" simplePos="0" relativeHeight="251646464" behindDoc="0" locked="0" layoutInCell="1" allowOverlap="1">
            <wp:simplePos x="0" y="0"/>
            <wp:positionH relativeFrom="page">
              <wp:posOffset>6452870</wp:posOffset>
            </wp:positionH>
            <wp:positionV relativeFrom="paragraph">
              <wp:posOffset>-575310</wp:posOffset>
            </wp:positionV>
            <wp:extent cx="568325" cy="862965"/>
            <wp:effectExtent l="19050" t="0" r="3175" b="0"/>
            <wp:wrapSquare wrapText="largest"/>
            <wp:docPr id="3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68325" cy="862965"/>
                    </a:xfrm>
                    <a:prstGeom prst="rect">
                      <a:avLst/>
                    </a:prstGeom>
                    <a:solidFill>
                      <a:srgbClr val="FFFFFF"/>
                    </a:solidFill>
                    <a:ln w="9525">
                      <a:noFill/>
                      <a:miter lim="800000"/>
                      <a:headEnd/>
                      <a:tailEnd/>
                    </a:ln>
                  </pic:spPr>
                </pic:pic>
              </a:graphicData>
            </a:graphic>
          </wp:anchor>
        </w:drawing>
      </w:r>
      <w:r>
        <w:rPr>
          <w:noProof/>
          <w:lang w:eastAsia="pt-BR"/>
        </w:rPr>
        <w:drawing>
          <wp:anchor distT="0" distB="0" distL="114935" distR="114935" simplePos="0" relativeHeight="251647488" behindDoc="0" locked="0" layoutInCell="1" allowOverlap="1">
            <wp:simplePos x="0" y="0"/>
            <wp:positionH relativeFrom="column">
              <wp:posOffset>-457200</wp:posOffset>
            </wp:positionH>
            <wp:positionV relativeFrom="paragraph">
              <wp:posOffset>-419100</wp:posOffset>
            </wp:positionV>
            <wp:extent cx="1714500" cy="561975"/>
            <wp:effectExtent l="19050" t="0" r="0" b="0"/>
            <wp:wrapTopAndBottom/>
            <wp:docPr id="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1714500" cy="561975"/>
                    </a:xfrm>
                    <a:prstGeom prst="rect">
                      <a:avLst/>
                    </a:prstGeom>
                    <a:solidFill>
                      <a:srgbClr val="FFFFFF"/>
                    </a:solidFill>
                    <a:ln w="9525">
                      <a:noFill/>
                      <a:miter lim="800000"/>
                      <a:headEnd/>
                      <a:tailEnd/>
                    </a:ln>
                  </pic:spPr>
                </pic:pic>
              </a:graphicData>
            </a:graphic>
          </wp:anchor>
        </w:drawing>
      </w:r>
      <w:ins w:id="1" w:author="MARCELO" w:date="2009-05-17T13:12:00Z">
        <w:r w:rsidR="00FB039E">
          <w:rPr>
            <w:sz w:val="24"/>
          </w:rPr>
          <w:tab/>
        </w:r>
      </w:ins>
    </w:p>
    <w:p w:rsidR="00FB039E" w:rsidRDefault="00FB039E" w:rsidP="00EB36D3">
      <w:pPr>
        <w:pStyle w:val="CapaCabealho"/>
        <w:spacing w:line="360" w:lineRule="auto"/>
        <w:jc w:val="both"/>
        <w:rPr>
          <w:sz w:val="24"/>
        </w:rPr>
      </w:pPr>
    </w:p>
    <w:p w:rsidR="00FB039E" w:rsidRDefault="00FB039E" w:rsidP="00EB36D3">
      <w:pPr>
        <w:pStyle w:val="CapaCabealho"/>
        <w:spacing w:line="360" w:lineRule="auto"/>
        <w:jc w:val="both"/>
        <w:outlineLvl w:val="0"/>
        <w:rPr>
          <w:sz w:val="24"/>
        </w:rPr>
      </w:pPr>
      <w:r>
        <w:rPr>
          <w:sz w:val="24"/>
        </w:rPr>
        <w:t>Universidade Federal de Pernambuco</w:t>
      </w:r>
    </w:p>
    <w:p w:rsidR="00FB039E" w:rsidRDefault="00FB039E" w:rsidP="00EB36D3">
      <w:pPr>
        <w:pStyle w:val="CapaCabealho"/>
        <w:spacing w:line="360" w:lineRule="auto"/>
        <w:jc w:val="both"/>
        <w:outlineLvl w:val="0"/>
        <w:rPr>
          <w:sz w:val="24"/>
        </w:rPr>
      </w:pPr>
      <w:r>
        <w:rPr>
          <w:sz w:val="24"/>
        </w:rPr>
        <w:t>graduação em Ciência da Computação</w:t>
      </w:r>
    </w:p>
    <w:p w:rsidR="00FB039E" w:rsidRDefault="00FB039E" w:rsidP="00EB36D3">
      <w:pPr>
        <w:pStyle w:val="CapaCabealho"/>
        <w:spacing w:line="360" w:lineRule="auto"/>
        <w:jc w:val="both"/>
        <w:rPr>
          <w:sz w:val="24"/>
        </w:rPr>
      </w:pPr>
      <w:r>
        <w:rPr>
          <w:sz w:val="24"/>
        </w:rPr>
        <w:t>Centro de Informática</w:t>
      </w:r>
    </w:p>
    <w:p w:rsidR="00FB039E" w:rsidRDefault="00FB039E" w:rsidP="00EB36D3">
      <w:pPr>
        <w:spacing w:line="360" w:lineRule="auto"/>
        <w:jc w:val="both"/>
        <w:rPr>
          <w:rFonts w:ascii="Times New Roman" w:hAnsi="Times New Roman"/>
        </w:rPr>
        <w:pPrChange w:id="2" w:author="MARCELO" w:date="2009-06-07T15:32:00Z">
          <w:pPr>
            <w:pBdr>
              <w:top w:val="single" w:sz="8" w:space="1" w:color="000000"/>
            </w:pBdr>
            <w:spacing w:line="360" w:lineRule="auto"/>
            <w:jc w:val="both"/>
          </w:pPr>
        </w:pPrChange>
      </w:pPr>
    </w:p>
    <w:p w:rsidR="00FB039E" w:rsidRDefault="00FB039E" w:rsidP="00EB36D3">
      <w:pPr>
        <w:spacing w:line="360" w:lineRule="auto"/>
        <w:jc w:val="both"/>
        <w:rPr>
          <w:del w:id="3" w:author="MARCELO PEREIRA" w:date="2009-05-28T12:55:00Z"/>
          <w:rFonts w:ascii="Times New Roman" w:hAnsi="Times New Roman"/>
        </w:rPr>
      </w:pPr>
    </w:p>
    <w:p w:rsidR="00FB039E" w:rsidRDefault="00FB039E" w:rsidP="00EB36D3">
      <w:pPr>
        <w:spacing w:line="360" w:lineRule="auto"/>
        <w:jc w:val="both"/>
        <w:rPr>
          <w:del w:id="4" w:author="MARCELO PEREIRA" w:date="2009-05-28T12:55:00Z"/>
          <w:rFonts w:ascii="Times New Roman" w:hAnsi="Times New Roman"/>
        </w:rPr>
      </w:pPr>
    </w:p>
    <w:p w:rsidR="00FB039E" w:rsidRDefault="00FB039E" w:rsidP="00EB36D3">
      <w:pPr>
        <w:spacing w:line="360" w:lineRule="auto"/>
        <w:jc w:val="both"/>
        <w:rPr>
          <w:del w:id="5" w:author="MARCELO PEREIRA" w:date="2009-05-28T12:55:00Z"/>
          <w:rFonts w:ascii="Times New Roman" w:hAnsi="Times New Roman"/>
        </w:rPr>
      </w:pPr>
    </w:p>
    <w:p w:rsidR="00FB039E" w:rsidRDefault="00FB039E" w:rsidP="00EB36D3">
      <w:pPr>
        <w:spacing w:line="360" w:lineRule="auto"/>
        <w:jc w:val="both"/>
        <w:rPr>
          <w:rFonts w:ascii="Times New Roman" w:hAnsi="Times New Roman"/>
        </w:rPr>
      </w:pPr>
    </w:p>
    <w:p w:rsidR="00FB039E" w:rsidRDefault="00FB039E" w:rsidP="00EB36D3">
      <w:pPr>
        <w:spacing w:line="360" w:lineRule="auto"/>
        <w:jc w:val="both"/>
        <w:rPr>
          <w:rFonts w:ascii="Times New Roman" w:hAnsi="Times New Roman"/>
        </w:rPr>
      </w:pPr>
    </w:p>
    <w:p w:rsidR="00FB039E" w:rsidRDefault="00FB039E" w:rsidP="00EB36D3">
      <w:pPr>
        <w:spacing w:line="360" w:lineRule="auto"/>
        <w:jc w:val="both"/>
        <w:rPr>
          <w:rFonts w:ascii="Times New Roman" w:hAnsi="Times New Roman"/>
          <w:lang w:val="pt-BR"/>
        </w:rPr>
      </w:pPr>
      <w:r>
        <w:pict>
          <v:group id="_x0000_s1026" style="position:absolute;left:0;text-align:left;margin-left:70.85pt;margin-top:1.05pt;width:333.05pt;height:240.75pt;z-index:-251671040;mso-wrap-distance-left:0;mso-wrap-distance-right:0" coordorigin="1417,21" coordsize="6660,4814">
            <o:lock v:ext="edit" text="t"/>
            <v:shape id="_x0000_s1027" style="position:absolute;left:1700;top:21;width:2429;height:994;v-text-anchor:middle" coordsize="20000,20000" path="m1211,19465r287,337l1424,19802r,-436l1350,19366r,-159l1318,19207r,-99l1277,19009r-41,l1203,18949r,-99l1162,18850r-41,-99l1047,18672r,-99l966,18394r-66,-79l859,18315r-32,-158l671,17780r-41,-159l524,17364r,-99l491,17265r-41,-80l450,17086r-41,-99l409,16928r-33,l376,16650r-40,-79l295,16571r,-278l262,16214r,-79l221,15956r,-158l155,15619r,-277l115,15164r-41,l74,14628r-33,-79l41,14272,,14212,,10882r41,-99l41,10446r74,-198l115,9990r40,l188,9911r,-179l221,9633r,-79l262,9475r,-99l336,9296r,-99l376,9039r33,-119l409,8860r82,-178l491,8503r33,-79l524,8345r41,l565,8147r32,l630,8067r,-99l671,7889r41,l712,7790r74,-179l786,7532r41,l859,7453r,-79l941,7175r25,l966,7096r41,l1007,7017r81,-99l1088,6838r33,l1121,6759r41,-99l1203,6660r,-79l1236,6581r,-99l1277,6482r41,-159l1383,6204r,-59l1457,6145r,-99l1498,5966r40,l1538,5867r33,-79l1612,5788r,-79l1653,5709r33,-99l1686,5431r73,l1759,5352r74,l1833,5273r74,-100l1948,5074r114,l2062,5015r66,l2128,4896r81,l2209,4817r74,l2283,4737r188,l2471,4638r107,l2619,4559r41,l2733,4460r41,l2848,4381r417,l3265,4301r107,l3404,4202r41,l3486,4123r147,l3633,4024r1801,l5466,4123r41,l5507,4202r107,l5614,4301r229,l5884,4381r180,l6105,4460r114,l6252,4559r41,l6334,4638r106,l6473,4737r41,l6555,4817r73,79l6669,4896r33,119l6776,5015r73,59l7005,5074r,99l7144,5173r41,100l7267,5273r33,79l7381,5431r180,l7561,5510r115,l7717,5610r114,l7864,5709r107,l8011,5788r860,l8953,5867r1080,l10074,5788r41,l10188,5709r33,l10295,5610r41,-100l10483,5510r,-79l10524,5431r65,-79l10630,5352r41,-79l10745,5273r,-100l10900,5173r66,-99l11080,5074r41,-59l11236,5015r32,-119l11350,4896r33,-79l11498,4817r229,-258l11727,4460r106,l11866,4381r41,l12021,4123r74,l12095,4024r33,l12169,3944r73,-99l12283,3766r33,l12316,3687r41,l12430,3489r41,l12471,3429r66,l12578,3330r41,l12619,3251r73,l12692,3152r74,-99l12848,3053r65,-159l12987,2815r41,-99l13142,2716r,-80l13183,2636r,-99l13216,2537r74,-178l13363,2359r,-80l13437,2279r,-99l13478,2180r41,-79l13519,2022r114,l13633,1923r33,l13666,1843r74,l13740,1744r,99l13699,1843r,80l13633,1923r,178l13592,2101r,79l13560,2180r,99l13519,2279r,80l13478,2359r,178l13437,2537r-33,99l13363,2636r,80l13322,2716r,178l13290,2894r,99l13257,2993r,60l13216,3053r,99l13183,3152r-41,99l13142,3330r-41,l13101,3429r-32,l13069,3489r-41,119l12987,3608r,79l12913,3687r,79l12881,3845r-33,l12848,3944r-82,l12766,4024r-33,l12692,4123r,79l12651,4202r,99l12578,4301r-74,159l12504,4559r-33,l12430,4638r-32,l12316,4737r,80l12283,4817r-82,198l12128,5015r,59l12095,5074r-33,99l12062,5273r-196,l11866,5352r-74,l11792,5431r-65,l11727,5510r-41,l11645,5610r-115,l11498,5709r-41,l11416,5788r-66,l11350,5867r-82,99l11121,5966r-82,179l11007,6145r-41,59l10900,6204r-41,119l10786,6323r-82,159l10671,6482r-82,99l10565,6660r-115,l10368,6838r-32,l10295,6918r-41,l10221,7017r-106,l10074,7096r-41,l10000,7175r-82,l9918,7275r-73,l9812,7374r-148,l9664,7453r-40,l9583,7532r-74,l9509,7611r-74,l9435,7730r74,l9550,7790r33,l9583,7889r41,l9624,7968r73,l9738,8067r74,l9845,8147r1505,l11383,8067r229,l11612,7968r139,l11833,7889r336,l12201,7790r680,l12913,7730r115,l13069,7611r32,l13183,7532r33,l13437,7453r123,l13592,7374r74,l13740,7275r73,l13895,7175r74,l14010,7096r139,l14190,7017r41,l14231,6918r114,l14378,6838r41,l14419,6759r65,l14484,6660r82,l14566,6581r148,l14795,6482r66,l14861,6402r74,-79l14975,6323r41,-119l15090,6204r147,-158l15270,5966r41,l15311,5867r74,l15426,5788r40,l15540,5709r,-99l15614,5510r73,l15687,5431r41,l15761,5352r82,-79l15876,5273r,-100l15982,5173r82,-158l16097,5015r40,-119l16178,4896r33,-79l16326,4817r32,-80l16399,4737r33,-99l16432,4559r82,l16514,4460r147,l16661,4381r41,l16735,4301r33,l16768,4202r41,l16809,4123r73,l16882,4024r82,l16997,3944r82,l17079,3845r65,l17144,3766r156,l17332,3687r82,l17447,3608r73,l17520,3489r33,l17635,3429r156,l17823,3330r41,l17897,3251r74,l17971,3152r73,l18126,3053r33,l18200,2993r41,l18241,2894r32,l18306,2815r74,l18462,2636r,-99l18535,2458r74,l18609,2359r73,-80l18682,2180r33,l18715,2101r82,l18830,2022r,-99l18871,1923r,-80l18985,1843r,-99l19092,1467r73,l19165,1407r41,l19206,1308r41,l19280,1229r,-99l19362,1130r32,-79l19427,1051r,-80l19468,892r33,l19542,793r73,l19615,694r41,l19697,614r,-79l19738,535r,-99l19812,436r33,-99l19845,278r32,l19918,178r,-79l19992,99r,-99l19959,r,178l19918,178r,100l19877,337r,99l19845,436r,99l19812,614r,80l19771,694r,198l19738,892r,159l19656,1051r,178l19615,1229r,79l19583,1407r-41,l19501,1467r,119l19468,1586r,99l19427,1744r-33,l19362,1843r,80l19321,1923r,99l19280,2022r,79l19206,2101r,79l19165,2180r,99l19133,2279r,80l19051,2458r-25,l18985,2537r,99l18912,2636r,80l18871,2815r-74,l18756,2894r,99l18715,2993r-33,60l18682,3152r-106,l18576,3251r-41,79l18494,3330r-32,99l18462,3489r-82,l18347,3608r-41,l18241,3766r,79l18126,3845r-41,99l18085,4024r-41,l18011,4123r-40,l17971,4202r-74,l17823,4381r-32,l17750,4460r-115,l17553,4559r,79l17520,4737r-32,l17447,4817r-33,l17332,5015r,59l17259,5074r,99l17185,5173r,100l17079,5510r-41,l17038,5610r-41,l16964,5709r,79l16882,5788r,79l16809,5867r-74,179l16735,6145r-33,l16661,6204r-73,l16588,6323r-41,l16432,6581r-74,l16358,6660r-32,l16293,6759r,79l16211,6838r,80l16137,6918r,99l16064,7017r,79l15982,7175r-25,l15917,7275r-74,l15802,7374r-74,l15728,7453r-41,l15646,7532r-32,l15540,7611r-74,l15385,7790r-74,99l15237,7889r-41,79l15090,7968r,99l15016,8067r-41,80l14935,8147r-33,79l14820,8226r-65,119l14681,8345r-41,79l14566,8424r-82,159l14452,8583r-33,99l14264,8682r,79l14231,8761r-41,99l14075,8860r-32,60l13928,8920r-33,119l13813,9039r-73,158l13666,9296r-106,l13519,9376r-41,l13437,9475r-33,l13363,9554r-73,l13257,9633r-74,l13142,9732r-41,l13069,9812r-41,l12987,9911r-33,l12913,9990r-106,l12766,10089r-33,l12651,10168r-32,80l12537,10248r-66,79l12316,10327r,119l12283,10446r-41,59l12169,10505r,100l12062,10605r-41,99l11792,10704r-41,79l11727,10783r-82,99l11571,10882r-41,60l11498,10942r-82,118l11309,11060r-41,60l11195,11120r-74,99l11080,11219r-41,79l10966,11298r-66,99l10745,11397r-74,100l10630,11497r-41,79l10524,11576r-41,79l10409,11655r-41,99l10188,11754r-73,79l10074,11833r-74,80l9918,11913r-33,99l9779,12012r-41,79l9550,12091r-41,99l9435,12190r-32,80l9329,12270r-82,79l9206,12349r-33,119l9026,12468r-41,59l8912,12527r-41,99l8838,12626r-41,80l8682,12706r-32,99l8576,12805r-74,79l8462,12884r-41,79l8347,12963r,99l8273,13062r-32,80l8085,13142r-33,99l7971,13241r,79l7864,13320r-33,99l7717,13419r-41,80l7496,13499r-41,99l7381,13598r-41,59l7226,13657r-41,119l7119,13776r-40,59l7005,13835r,100l6923,14113r-33,l6890,14212r-41,l6849,14371r-40,l6776,14470r,79l6735,14549r,1130l6776,15679r,119l6809,15857r,179l6890,16036r115,257l7079,16293r40,99l7340,16392r,100l7561,16492r41,79l7717,16571r,79l7864,16650r33,99l8241,16749r32,80l8462,16829r40,99l8650,16928r32,59l10450,16987r74,-59l10818,16928r41,-99l11907,16829r41,-80l12128,16749r41,-99l12201,16650r41,-79l12357,16571r41,-79l13028,16492r73,-100l13257,16392r33,-99l13560,16293r73,-79l13740,16214r41,-79l13854,16135r74,-99l13969,16036r41,-80l14149,15956r41,-99l14231,15857r,-59l14304,15798r,-119l14378,15679r,-60l14525,15619r41,-99l14599,15520r41,-119l14681,15401r33,-59l14795,15342r25,-99l14902,15243r,-79l15016,15164r33,-100l15090,15064r41,-79l15196,14985r74,-79l15466,14906r33,-79l15614,14827r73,-100l15761,14727r41,-99l15843,14628r33,-79l16023,14549r,-79l16097,14470r,-99l16178,14371r,-99l16252,14272r,-60l16399,14212r,-99l16432,14113r-74,l16358,14272r-65,198l16293,14549r-41,l16252,14628r-41,99l16211,14827r-33,l16137,14906r,79l16097,15064r-33,l16064,15164r-82,l15982,15243r-65,158l15917,15520r-41,l15843,15619r-41,l15802,15679r-74,178l15646,15857r-32,99l15540,16036r-41,l15499,16135r-73,l15385,16214r-115,l15196,16392r-65,l15090,16492r-41,l15016,16571r-114,l14902,16650r-82,l14755,16829r-41,l14714,16928r-33,l14640,16987r-74,99l14525,17185r-41,l14452,17265r-107,l14264,17423r-33,l14190,17542r-41,l14116,17621r-106,l13969,17701r-74,l13895,17780r-82,99l13740,17879r,99l13633,17978r-41,79l13560,18057r-41,100l13437,18157r,79l13322,18236r-32,79l12651,18315r-32,79l12357,18394r-41,119l12128,18513r-33,60l9026,18573r-41,99l8421,18672r,79l8273,18751r-32,99l8085,18850r-33,99l7831,18949r,60l7791,19009r-41,99l7602,19108r,99l7496,19207r,79l7185,19286r-41,80l6964,19366r-41,79l6849,19445r,99l6776,19544r-41,99l6669,19643r-41,79l6628,19802r-155,l6473,19901r-2283,l4157,19980r-2659,l1211,19465xe" fillcolor="#e5e5e5" stroked="f">
              <v:fill color2="#1a1a1a"/>
            </v:shape>
            <v:shape id="_x0000_s1028" style="position:absolute;left:1563;top:1110;width:1450;height:277;v-text-anchor:middle" coordsize="20000,20000" path="m2416,l2130,2123r1679,l3877,2397r9679,l13925,2671r4874,l18799,3014r314,l19235,3356r123,l19427,3630r68,l19495,3904r68,l19563,4247r109,l19672,4863r69,l19741,5479r54,l19795,5753r68,l19863,6644r69,l19932,7534r54,l19986,13288r-54,342l19932,14247r-137,616l19795,15411r-54,l19741,15753r-69,274l19672,16575r-54,l19563,16918r,342l19427,17260r,274l19167,18082r-123,l18990,18425r-123,l18799,18767r-55,l18676,19041r-123,l18553,19315r-369,l18116,19658r-5119,l12997,19932r-12055,l874,19658r-123,l683,19315r-123,l369,18425r-178,l191,18082r-68,l123,17808,68,17534r,-616l,16918,,8151r68,l68,7534r55,l123,7260r68,l314,6644r,-274l437,6370r,-617l491,5753r69,-274l560,5068r123,l683,4863r68,l819,4521r,-274l874,4247r68,-343l997,3904r54,-274l1051,3356r68,l1188,3014r123,-343l1570,2671r,-274l2061,2397,2416,xe" fillcolor="#e5e5e5" stroked="f">
              <v:fill color2="#1a1a1a"/>
            </v:shape>
            <v:shape id="_x0000_s1029" style="position:absolute;left:2808;top:1618;width:352;height:313;v-text-anchor:middle" coordsize="20000,20000" path="m872,19939l,19635r,-304l272,19331r,-790l490,18541r,-304l763,18237r,-547l1035,17690r,-547l1253,17143r,-1034l1471,16109,1471,,9973,r,304l10463,304r,243l11444,547r,304l12752,851r,182l12970,1033r,304l13515,1337r,304l13951,1641r,243l14714,1884r272,244l15477,2128r,304l15967,2432r,304l16458,2736r218,243l17439,2979r,243l17711,3465r273,l17984,3769r490,l18474,4012r273,l18747,4316r218,l18965,4863r218,l19183,5106r272,l19455,6201r273,l19728,8328r218,l19946,11550r-218,l19728,12340r-545,l19183,12644r-218,183l18965,13131r-218,l18747,13678r-273,l18474,13982r-272,l18202,14529r-218,l17984,15015r-273,l17711,15562r-272,l17439,15805r-218,l17221,16413r-273,l16948,16657r-272,l16676,16900r-218,l16240,17143r-273,l15967,17508r-218,l15749,17690r-763,l14986,17994r-545,l14223,18237r-490,l13733,18541r-981,l12752,18845r-1526,l11008,19027r-763,l10245,19331r-1035,l8937,19635r-926,l7738,19878r-7466,l872,19939xe" fillcolor="#e5e5e5" stroked="f">
              <v:fill color2="#1a1a1a"/>
            </v:shape>
            <v:shape id="_x0000_s1030" style="position:absolute;left:1417;top:1597;width:658;height:371;v-text-anchor:middle" coordsize="20000,20000" path="m19258,12798r712,-207l17270,12591r,259l15638,12850r,259l15223,13109r-149,155l14955,13264r,311l14688,13575r-148,207l14006,13782r-148,208l13709,13990r,207l13472,14197r,259l13175,14456r,207l12760,14663r,259l12641,15130r-148,l12344,15389r,207l12107,15596r,207l11958,15803r-118,259l11840,16269r-149,l11691,16528r-148,l11543,16736r-119,l11276,16995r,259l11128,17254r,155l11009,17409r,259l10861,17668r-149,259l10712,18135r-89,l10623,18342r-297,l10208,18549r,259l10059,18808r,259l9911,19067r,208l9377,19275r,207l9110,19482r-119,259l8694,19741r-118,207l2849,19948r,-207l2582,19741r,-259l2047,19482r,-207l1899,19275r,-208l1780,19067r,-518l1484,18549r,-207l1365,18342r,-933l1217,17409r,-155l1068,16995r,-259l801,16736r,-208l564,16269r,-207l415,16062r,-259l267,15803r,-414l148,15389r,-467l,14922,,7824,148,7565r,-467l267,7098r,-207l415,6684r,-259l564,6425r,-259l682,6166r,-674l801,5492r,-466l1068,5026r,-156l1217,4870r,-310l1365,4404r,-259l1632,4145r,-311l1780,3679r119,l1899,3212r267,l2166,2953r119,l2285,2746r148,l2433,2539r149,l2700,2332r297,l2997,1813r415,l3561,1606r89,l3798,1399r267,l4065,1140r564,l4629,881r534,l5282,725r297,l5579,466r267,l5994,259r801,l6795,r3531,l10326,259r297,l10623,466r238,l10861,725r148,l11009,881r415,l11424,1399r119,l11543,2073r148,l11691,2746r267,l11958,3420r149,l12107,3679r119,155l12226,7098r118,l12344,7358r149,l12493,7979r148,l12641,8290r119,l12760,8705r148,l13175,9171r297,l13561,9430r,207l13709,9845r712,l14421,10104r267,l14955,10311r119,l15223,10570r118,l15341,10777r564,l16053,11036r119,l16320,11244r386,l16855,11451r682,l17685,11658r920,l18754,11969r267,l19169,12124r386,l19555,12383r415,l19258,12798xe" fillcolor="#e5e5e5" stroked="f">
              <v:fill color2="#1a1a1a"/>
            </v:shape>
            <v:shape id="_x0000_s1031" style="position:absolute;left:1467;top:2127;width:582;height:277;v-text-anchor:middle" coordsize="20000,20000" path="m19967,9178r-1171,754l18662,9932r,410l18194,10342r-167,206l17860,10548r-134,342l17726,11164r-301,l17425,11507r-301,l17124,11781r-301,l16823,12466r-167,l16488,12671r-133,l16355,13014r-168,l16187,13630r-133,l16054,13904r-134,l15920,14247r-167,l15753,14452r-168,l15585,14863r-133,l15284,15068r-468,l14649,15411r-101,l14548,15753r-1839,l12709,16027r-635,l12074,16370r-168,l11906,16918r-301,l11605,17260r-267,l11338,17534r-167,l11003,17808r,274l10702,18082r,343l10401,18425r,342l10234,18767r,274l10067,19041r,274l9799,19315r,343l6890,19658r-168,274l2742,19932r,-274l2441,19658r,-343l2308,19315r,-274l2140,19041r,-274l1672,18767,1070,17534r-167,l903,16918,635,16370r-167,l468,16027,301,15411r,-548l167,14863r,-2192l,12671,,3904r167,l167,3630,301,3356r,-342l635,3014r,-343l769,2671,903,2397r,-274l1070,2123r,-274l1538,1849r,-342l1839,1507r,-343l2007,1164,2140,959r301,l2441,616r602,l3043,342r1071,l4114,,8863,r,342l9331,342r167,274l9498,959r134,l9799,1164r168,l10067,1507r167,l10234,1849r167,l10401,2397r134,l10870,3014r,616l11003,3904r168,l11171,4247r167,274l11338,4863r134,l11605,5068r168,l12074,5753r,274l12375,6027r,343l12709,6370r,274l13010,6644r,342l13144,6986r,274l18027,7260r,274l18328,7534r,343l18662,7877r,274l18963,8151r,274l19231,8425r,342l19866,8767r101,411xe" fillcolor="#e5e5e5" stroked="f">
              <v:fill color2="#1a1a1a"/>
            </v:shape>
            <v:shape id="_x0000_s1032" style="position:absolute;left:3677;top:1557;width:1189;height:271;v-text-anchor:middle" coordsize="20000,20000" path="m19983,19930r-764,-1812l16196,18118r,419l5000,18537r-50,278l914,18815r,-278l831,18118,681,17909r,-348l598,17561r-66,-627l449,16655r-67,l382,16376r-66,l316,16098r-83,l233,15679r-83,-209l83,15470r,-1324l,14146,,6829r83,l83,5575r150,l233,4948r83,-349l382,4599r,-209l532,4390r,-418l598,3972r83,-279l764,3693,914,3136r83,l997,2787r216,l1213,2439r66,-279l1445,2160r,-278l1512,1882r,-349l1595,1533r83,-348l1744,1185r83,-209l1977,976r,-349l2126,627r83,-279l2276,348,2359,r149,l2508,348r-66,l2442,3972r66,418l2508,4599r83,l2674,4948r,278l2807,5854r,278l2890,6551r,278l2957,6829r,558l3040,7387r,348l3123,8014r,557l3189,8571r,697l3272,9547r,348l3488,10801r83,l3571,11429r150,l3721,11707r83,l3804,11986r66,l3870,12683r83,l3953,12962r84,l4037,13240r66,l4186,13589r,348l4252,13937r67,209l4402,14146r,349l4485,14495r,279l4551,14774r,348l4635,15122r,348l4950,15470r,209l5000,15679r,419l5233,16098r,278l16495,16376r,-697l16561,15679r84,-209l16794,15470r,-348l16944,15122r,-348l17326,14774r66,-279l18920,14495r,279l18987,14774r,348l19153,15122r,348l19302,15470r,209l19385,15679r,2439l19302,18537r681,1393xe" fillcolor="#e5e5e5" stroked="f">
              <v:fill color2="#1a1a1a"/>
            </v:shape>
            <v:shape id="_x0000_s1033" style="position:absolute;left:1524;top:3512;width:2834;height:1229;v-text-anchor:middle" coordsize="20000,20000" path="m,13569r407,-755l632,12814r,-65l667,12749r,-96l695,12653r35,-65l793,12588r,-64l821,12524r,-80l856,12379r29,l885,12299r35,l920,12251r63,l983,12090r35,l1018,12026r35,l1053,11945r28,l1081,11881r35,l1116,11736r28,l1144,11672r28,l1172,11592r71,-129l1243,11383r28,-81l1306,11302r,-128l1341,11174r,-65l1369,11013r,-193l1404,10820r,-306l1439,10450r,-209l1467,10096r,-64l1495,9952r,-274l1530,9678r,-128l1558,9469r,-225l1594,9244r35,-64l1629,9035r28,-64l1657,8891r35,-81l1692,8682r35,l1755,8601r,-193l1790,8408r,-160l1818,8183r,-144l1881,8039r,-209l1916,7830r,-81l1945,7749r,-144l1980,7605r,-65l2015,7540r,-80l2078,7331r,-80l2113,7251r21,-65l2134,7122r35,-80l2169,6961r63,l2267,6897r,-80l2303,6817r,-49l2338,6768r,-96l2436,6672r,-48l2457,6624r,-81l2492,6543r35,-64l2527,6399r63,l2590,6318r64,l2654,6270r35,l2689,6190r35,-81l2787,6109r,-64l2815,6045r,-64l3012,5981r,64l3110,6045r21,64l3166,6109r,81l3201,6270r28,l3264,6318r63,l3327,6479r71,l3454,6624r63,l3517,6672r35,96l3587,6768r,49l3650,6897r36,l3686,6961r28,81l3714,7122r63,l3777,7186r28,l3840,7251r,144l3903,7395r,65l3938,7460r,80l3973,7605r64,l4037,7685r35,l4100,7749r,81l4128,7910r35,l4198,7958r28,l4226,8039r70,144l4296,8248r28,l4359,8312r,96l4395,8408r56,129l4486,8537r,64l4549,8601r,81l4584,8746r,64l4612,8810r,81l4647,8891r35,80l4682,9035r28,l4746,9100r56,l4802,9180r70,l4872,9244r1186,l6086,9180r323,l6444,9100r64,l6508,9035r63,l6606,8971r63,l6704,8891r126,l6859,8810r98,l6957,8746r35,l7027,8682r56,l7083,8601r134,l7217,8537r28,l7280,8457r35,l7343,8408r35,l7406,8312r63,l7469,8248r35,l7532,8183r36,l7603,8103r,-64l7666,8039r56,-81l7722,7910r35,l7792,7830r,-81l7890,7749r,-64l7919,7685r35,-80l7989,7605r,-65l8045,7540r,-80l8178,7460r,-65l8241,7395r,-64l8312,7331r,-80l8368,7251r,-65l8431,7186r,-64l8466,7122r35,-80l8529,7042r35,-81l8628,6897r35,l8719,6768r35,l8817,6624r70,l8915,6543r36,-144l9014,6318r126,-273l9175,6045r28,-64l9273,5916r,-80l9302,5756r35,l9393,5627r35,-145l9463,5482r,-80l9526,5338r,-81l9561,5257r28,-64l9624,5193r36,-64l9660,5032r21,l9681,4984r35,-80l9751,4904r28,-65l9779,4759r35,l9849,4695r,-65l9912,4630r,-64l9975,4405r,-64l10039,4341r35,-64l10102,4277r,-81l10172,4068r28,l10235,3987r,-80l10270,3907r28,-65l10298,3762r64,l10362,3714r63,l10425,3617r35,l10488,3553r,-64l10558,3489r,-81l10656,3408r21,-64l10677,3280r36,l10748,3199r63,-80l10811,3055r35,l10874,2990r35,l10944,2926r,-96l11000,2701r35,l11064,2637r,-81l11099,2556r,-80l11134,2428r63,l11197,2347r35,-80l11232,2203r28,l11260,2138r63,l11323,2074r28,l11351,1994r35,-81l11386,1849r64,l11485,1768r35,l11583,1640r56,l11639,1559r35,l11709,1495r,-128l11773,1367r,-81l11808,1286r,-96l11836,1190r,-49l11871,1061r35,l11934,997r35,l11969,916r63,l12032,852r99,l12159,788r259,l12482,723r98,l12615,643r56,-80l12769,563r35,-65l12868,498r,-64l12931,434r189,-80l13191,354r28,-81l13310,273r35,-48l13506,225r36,-80l13605,145r,-65l13696,80,13731,r1130,l14889,80r29,l14981,145r98,l15079,225r70,l15149,273r28,l15177,354r35,l15212,434r57,l15269,498r70,145l15339,723r63,l15402,788r35,64l15437,916r28,l15465,997r70,l15535,1141r28,l15563,1286r28,l15591,2203r-28,64l15563,2347r-28,81l15500,2428r,48l15465,2556r-28,l15437,2637r-35,l15367,2701r-28,l15339,2781r-35,l15304,2830r-35,96l15247,2926r-35,64l15177,2990r,129l15149,3119r,80l15114,3280r,64l15079,3408r,145l15051,3553r,161l15016,3762r,707l15051,4469r,161l15114,4630r,65l16048,4695r28,-65l16111,4630r35,-64l16209,4469r127,l16336,4405r63,l16399,4277r63,l16462,4196r35,l16560,4068r28,l16588,3987r63,l16651,3907r71,-65l16722,3762r63,l16785,3714r126,l16939,3617r70,l17038,3553r35,l17108,3489r63,l17171,3408r91,l17297,3344r28,l17360,3280r323,l17683,3344r99,l17845,3489r28,l17936,3617r35,l18006,3714r,48l18034,3762r35,80l18133,3907r35,l18168,3987r28,81l18196,4116r28,l18259,4196r,145l18294,4341r,128l18322,4566r,273l18357,4904r,80l18392,5032r,804l18357,5916r,193l18322,6190r,80l18294,6318r,81l18259,6399r-35,80l18224,6543r-56,129l18168,6768r-63,l18105,6897r-36,64l18069,7042r-35,l18034,7186r-63,65l17971,7331r-35,l17936,7540r-28,l17908,7830r-35,80l17873,8457r35,l17908,8537r63,145l18519,8682r28,-81l18582,8601r28,-64l18645,8537r35,-80l18779,8457r,-49l18842,8408r,-96l18898,8312r,-64l19165,8248r,64l19186,8312r35,96l19354,8408r28,49l19417,8457r35,80l19481,8537r,64l19544,8601r,81l19607,8682r,64l19642,8746r28,64l19670,8891r35,80l19740,8971r,64l19775,9100r,80l19803,9180r,145l19867,9469r,129l19930,9678r,145l19965,9952r,289l19993,10386r,1350l19930,12026r-35,64l19867,12251r-162,337l19705,12653r-35,l19642,12749r,65l19572,12942r-63,l19509,13023r-57,64l19452,13167r-35,48l19382,13215r-28,97l19319,13312r,64l19284,13376r-28,65l19186,13441r,80l19130,13521r-64,64l19031,13585r-35,81l18933,13730r-63,l18842,13794r-134,l18680,13875r-70,l18547,13939r-155,l18357,14019r-161,l18168,14084r-618,l17494,14164r-98,l17360,14228r-63,65l17206,14293r-35,64l16974,14357r-35,96l16750,14453r,49l16399,14502r-35,80l16300,14582r,80l16174,14662r,65l16111,14727r,80l16048,14807r,48l16013,14855r-35,97l15949,14952r-35,48l15914,15080r-28,65l15886,15225r-28,l15753,15434r,80l15725,15514r,65l15655,15723r,65l15627,15788r-36,144l15591,15997r-56,144l15500,16270r-35,97l15465,16431r-63,64l15402,16592r-35,48l15339,16640r,80l15269,16785r,80l15114,17219r-35,l15079,17283r-28,l14953,17508r-64,l14826,17637r-63,80l14728,17717r,64l14630,17781r,81l14574,17862r,48l14475,17910r-35,96l13794,18006r,-96l13766,17910r,-1190l13794,16720r,-225l13829,16495r,-498l13696,15997r,96l13633,16093r-28,48l13380,16141r-35,81l13310,16222r-28,48l13254,16270r-35,97l13191,16367r-36,64l12994,16431r-63,161l12868,16592r-35,48l12706,16640r-35,80l12545,16865r-28,l12446,16929r-28,l12348,16994r-28,l12292,17058r,96l12229,17154r-35,65l12159,17219r-64,64l12060,17283r-28,80l11997,17363r-28,65l11906,17428r-35,80l11836,17508r-63,48l11737,17556r-28,81l11639,17717r-56,l11583,17781r-63,l11450,17862r-28,l11386,17910r-35,l11323,18006r-28,l11260,18071r-28,l11162,18199r-63,l11064,18280r-64,l11000,18344r-28,l10944,18424r-35,l10874,18505r,64l10776,18569r-28,64l10677,18633r-56,161l10488,18794r,48l10460,18842r,81l10460,17910r-35,l10425,17862r-35,-81l10390,17717r-28,l10362,17637r-36,l10326,17556r-56,-128l10172,17428r-35,-65l10074,17363r,-80l10004,17283r,-64l9947,17219r,-65l9589,17154r-28,65l9526,17219r-35,64l9393,17283r-28,80l9302,17363r-64,65l9175,17428r-35,80l9105,17508r,48l9014,17556r-28,81l8887,17637r-35,80l8852,17781r-63,l8719,17862r-91,l8600,17910r-71,96l8501,18006r-35,65l8466,18135r-35,l8368,18280r,64l8312,18424r-35,l8241,18505r-28,128l8178,18698r-63,l8045,18794r-56,129l7919,18987r-29,l7820,19148r-28,l7757,19196r-91,l7631,19277r-28,l7603,19357r-71,l7532,19421r-315,l7181,19357r-98,l7048,19277r-604,l6381,19196r-772,l5574,19277r,80l5476,19357r-28,64l5356,19421r-35,65l5286,19486r-28,64l5223,19550r-35,80l5125,19630r-35,81l4998,19711r,64l4900,19775r-28,64l4802,19839r-28,81l4549,19920r-63,64l3875,19984r-35,-64l3777,19920r,-81l3749,19839r-35,-64l3454,19775r,-64l3489,19711r,-161l3517,19550r35,-64l3587,19486r28,-65l3615,19277r35,l3650,19196r36,l3686,17862r-36,l3650,17781r-63,-144l3587,17556r-35,l3517,17508r-28,l3398,17283r,-64l2815,17219r,-65l2787,17154r-35,-96l2689,17058r-35,-64l2625,16994r-189,-129l2401,16865r-63,-80l2134,16785r-21,-65l1881,16720r,-80l1116,16640r,-48l1144,16495r28,l1172,16431r35,l1207,16367r36,-97l1243,16222r28,l1271,16141r70,-48l1341,15932r28,l1404,15868r,-225l1439,15643r,-209l1467,15370r,-643l1439,14662r,-160l1404,14453r,-96l1369,14293r,-65l1341,14164r,-80l1306,14019r,-80l1243,13794r,-64l1207,13666r-35,l1172,13585r-28,l1144,13521r-63,-145l1053,13376r-35,-64l983,13312r,-97l920,13215r,-48l856,13167r,-80l309,13087,,13569xe" fillcolor="#e5e5e5" stroked="f">
              <v:fill color2="#1a1a1a"/>
            </v:shape>
            <v:shape id="_x0000_s1034" style="position:absolute;left:2812;top:2114;width:873;height:1225;v-text-anchor:middle" coordsize="20000,20000" path="m248,694l,81r1036,l1239,145r202,l1554,226r90,l1847,355r112,l1959,435r316,l2275,500r90,65l2590,645r293,l2883,726r203,l3086,790r112,l3288,855r113,l3514,919r405,l3919,1016r90,l4122,1065r112,l4437,1145r203,l4842,1194r316,l5158,1290r202,l5473,1371r203,48l5788,1419r180,81l6396,1500r203,65l6712,1645r180,65l7095,1710r112,80l7410,1790r225,65l7725,1855r113,64l8018,2000r113,81l8243,2081r90,64l8446,2145r203,65l8761,2290r180,65l9054,2435r,49l9257,2484r428,177l9797,2661r,49l9887,2710r203,80l10293,2935r202,l10495,3000r113,l10608,3065r113,l10811,3129r112,l11036,3210r293,l11532,3290r,65l11757,3355r202,145l12252,3500r,81l12365,3581r203,145l12680,3726r90,48l13086,3774r90,81l13378,3919r113,l13491,4000r113,81l13919,4081r,48l14122,4290r90,l14302,4355r112,l14414,4419r113,l14617,4565r113,80l14932,4645r226,129l15248,4774r,81l15450,4855r203,145l16081,5145r,65l16284,5210r180,161l16689,5419r203,146l17095,5645r225,129l17500,5774r113,65l17703,5839r315,226l18131,6065r,80l18243,6145r293,194l18739,6339r225,161l19054,6500r113,65l19279,6565r,80l19369,6645r,145l19482,6790r90,65l19662,6855r113,64l19775,7000r202,l19977,7129r-202,l19775,7210r-113,l19662,7290r-90,l19482,7355r-113,l19369,7435r-315,l18964,7484r-113,l18739,7581r-113,l18536,7629r-113,l18333,7710r-202,l17928,7855r-225,80l17613,7984r-293,l17207,8065r-112,l16892,8210r-203,l16689,8274r-225,81l16464,8419r-90,l16284,8500r-203,65l15766,8774r-113,l15541,8855r-91,l15158,9065r-226,l14617,9274r-90,l14414,9355r-202,l14212,9419r-203,81l14009,9565r-90,l13806,9629r-202,l13378,9790r-202,65l13176,9919r-181,81l12995,10145r-112,l12770,10194r,96l12680,10355r-112,l12568,10419r-203,81l12140,10645r,65l12072,10710r-113,64l11847,10774r-90,81l11757,10919r-225,65l11441,11065r-112,l11329,11129r-225,161l11036,11290r-113,49l10811,11339r-90,96l10721,11484r-113,l10608,11565r-113,l10495,11629r-90,l10405,11710r-112,l10293,12129r112,l10405,12210r203,l10608,12355r113,l10811,12403r,97l10923,12500r,65l11036,12629r,81l11216,12774r113,81l11329,12919r112,65l11441,13065r91,l11644,13129r,226l11757,13355r,290l11847,13645r,694l11757,14419r,81l11532,14500r,65l11441,14629r-112,l11104,14774r-181,l10923,14839r-112,l10721,14919r-113,l10495,14984r-90,l10293,15065r-406,l9797,15145r-112,l9685,15194r-113,l9482,15290r-113,l9369,15339r-315,l9054,15419r-180,146l8874,15629r-315,l8559,15694r-113,l8446,15790r-113,65l8243,15855r,64l8131,15919r,146l8018,16065r,64l7928,16210r-90,l7725,16258r,161l7523,16419r,65l7320,16484r,81l7095,16710r,64l6892,16774r,81l6599,17065r-203,l6284,17145r-113,l6081,17210r,64l5856,17274r-180,145l5676,17500r-428,129l5248,17774r-90,l5045,17855r-113,l4842,17903r,97l4640,18065r,64l4550,18129r-113,145l4234,18339r-112,l4122,18419r-113,l4009,18500r-203,65l3806,18629r-112,65l3604,18694r-406,290l2973,18984r-203,81l2477,19274r-112,l2365,19355r-203,64l2050,19419r,65l1959,19548r-225,l1734,19629r-90,l1644,19710r-90,l1554,19774r-315,l1239,19839r-203,l923,19919r-112,l811,19984r-496,l315,19274r-112,-80l203,19065r-90,-146l113,15565r90,-146l203,14774r112,-64l315,14419r113,-145l428,10355r-113,-65l315,9629,203,9565r,-791l113,8710r,-291l,8355,,,248,694xe" fillcolor="#e5e5e5" stroked="f">
              <v:fill color2="#1a1a1a"/>
            </v:shape>
            <v:shape id="_x0000_s1035" style="position:absolute;left:1957;top:1503;width:598;height:2454;v-text-anchor:middle" coordsize="20000,20000" path="m,203l619,,7752,r619,73l16384,73r294,65l19674,138r,14483l19967,14686r,4731l19381,19417r,73l19088,19490r-293,81l18795,19635r-619,l18176,19708r-1173,l17003,19773r-619,l16384,19854r-586,l15798,19919r-1791,l14007,19992r-2085,l11629,19919r-293,l11336,19854r-294,l11042,19773r-1205,l9837,19708r-586,l9251,19635r-326,l8925,19571r-293,l8632,19490r-586,l8046,19417r-294,l7459,19344r-325,l6873,19279r-619,l6254,19206r-879,l5375,19133r-294,l5081,19060r-618,l4463,18996r-294,l3876,18923r-912,l2964,18704r-586,l2378,18631r-586,l1792,18566r-294,l1498,18210r-325,l1173,18056r-294,l879,17772r-260,-73l619,15982r-326,-73l293,7817r880,l1173,7744r325,l1498,7671r294,l1792,7525r879,l2964,7452r,-64l3290,7388r,-81l3583,7307r,-73l4169,7234r,-138l4788,7096r,-146l5375,6950r,-73l5668,6877r,-73l5961,6804r,-64l7459,6740r,-81l8046,6659r,-65l8371,6594r,-73l8632,6521r,-146l8925,6375r,-65l9544,6310r,-218l9837,6092r,-576l9544,5516r,-73l9251,5443r,-210l8925,5233r,-73l8046,5160r,-65l7459,5095r,-81l6254,5014r,81l5668,5095r,65l1498,5160r,-65l879,5095r,-154l619,4941r,-996l879,3945r,-73l1498,3872r,-65l4169,3807r,-81l4463,3726r325,-65l4788,3507r587,l5668,3443r293,l5961,3362r912,l6873,3224r261,l7134,2584r-261,l6873,2438r-293,l6254,2365r-293,l5961,2292r-293,l5668,2220r-293,-65l5081,2155r,-81l4788,2074r,-65l4463,2009r,-73l4169,1936r,-65l3876,1871r,-81l3290,1790r,-73l2964,1717r,-73l2671,1644r,-137l2085,1507r,-146l1792,1361r-294,-73l1498,1223r-619,l879,1150,293,1004r,-931l,203xe" fillcolor="#e5e5e5" stroked="f">
              <v:fill color2="#1a1a1a"/>
            </v:shape>
            <v:shape id="_x0000_s1036" style="position:absolute;left:2814;top:1113;width:5263;height:3722;v-text-anchor:middle" coordsize="20000,20000" path="m13986,541r76,91l14142,632r,48l14183,680r,53l14218,733r,107l14255,840r,1627l14218,2467r,471l14183,3002r-41,l14142,3158r-42,48l14100,3259r-38,l14062,3527r-42,48l14020,3629r-34,l13986,3843r-38,l13948,3896r-41,l13907,4051r-38,l13835,4105r,160l13793,4265r,49l13755,4367r,54l13717,4469r-41,l13676,4576r-34,l13642,4678r-38,l13604,4892r-42,l13562,4999r-38,l13524,5106r-38,l13486,5207r-38,54l13410,5261r,107l13369,5368r,53l13331,5470r,107l13293,5577r,107l13255,5732r,209l13213,5999r,1001l13255,7000r38,54l13293,7204r38,l13331,7364r38,l13369,7471r79,l13448,7578r38,l13486,7632r38,l13524,7894r-311,l13213,7841r-38,l13175,7787r-75,l13100,7733r-38,l13062,7675r-114,l12948,7632r-79,l12869,7578r-38,l12831,7471r-38,l12793,7423r-38,l12755,7364r-193,l12562,7632r37,l12599,7733r38,l12637,7841r80,l12717,7942r38,l12755,7996r38,59l12793,8103r38,53l12869,8210r,53l12910,8263r38,48l12948,8467r76,l13024,8574r38,l13062,8633r38,l13100,8686r38,l13175,8734r,54l13213,8788r,53l13255,8841r,54l13293,8895r38,43l13331,9002r38,53l13410,9104r38,l13486,9157r,102l13524,9259r,53l13562,9312r,364l13175,9676r-37,-43l13100,9633r,-58l12948,9575r-38,-49l12793,9526r,-53l12679,9473r,-48l12599,9425r-79,-59l12217,9366r,-107l12023,9259r,214l12058,9473r,53l12099,9526r,107l12137,9633r,43l12175,9730r,214l12217,9944r,53l12251,9997r,316l12289,10313r,155l12330,10468r,166l12368,10634r,1049l12330,11683r,48l12023,11731r,-48l11906,11683r,-107l11830,11576r,-48l11751,11528r,-59l11675,11469r,-48l11595,11421r-38,-54l11292,11367r,-58l11292,11630r38,l11330,12208r34,53l11364,12470r42,l11444,12523r,113l11482,12636r,43l11520,12679r,112l11557,12791r38,48l11595,12893r42,l11637,13000r38,l11675,13107r76,l11751,13160r38,43l11830,13203r,59l11868,13262r38,48l11944,13310r42,54l12058,13423r,48l12137,13471r38,53l12289,13524r,54l12368,13578r,53l12444,13631r,43l12520,13674r,59l12599,13733r,53l12637,13786r,54l12717,13840r38,53l12869,13893r41,49l13062,13942r38,53l13175,14054r80,l13255,14102r76,l13331,14156r193,l13562,14209r42,l13642,14263r113,l13793,14311r155,l14020,14370r277,l14335,14418r76,l14411,14466r117,l14528,14525r152,l14718,14573r310,l15104,14632r76,l15260,14680r75,l15335,14734r114,l15487,14787r428,l15953,14841r152,l16146,14894r349,l16529,14937r345,l16874,15001r79,l17029,15103r156,l17185,15157r75,l17260,15205r42,l17302,15258r38,l17340,15312r76,l17454,15365r,59l17491,15472r80,54l17605,15574r42,l17647,15633r76,43l17723,15729r75,l17836,15788r42,l17878,15842r38,l17916,15895r38,48l18033,15943r38,54l18113,16050r34,l18185,16104r42,l18264,16157r76,l18340,15788r-38,l18302,15574r-38,-48l18227,15526r,-161l18185,15312r-38,-54l18113,15258r,-101l18071,15103r,-166l18033,14937r,-150l17995,14734r-41,l17954,14525r-38,l17916,14466r-38,-48l17878,14311r-42,-48l17836,14209r-38,-53l17798,14102r-34,l17764,14054r-41,-112l17723,13893r-38,-53l17647,13786r,-53l17605,13674r-34,l17571,13578r-38,-54l17491,13471r-37,l17454,13423r-38,-59l17416,13310r-38,-48l17340,13203r-38,-43l17260,13107r,-54l17185,13000r,-59l17105,12839r,-107l17067,12679r-38,-43l17029,12577r-76,-107l16953,12368r-41,l16874,12315r,-107l16840,12208r-42,-54l16798,12101r-76,-102l16722,11940r-38,l16684,11897r-38,-53l16609,11844r-42,-54l16567,11731r-38,-48l16529,11630r-34,l16495,11576r-42,-48l16415,11469r,-48l16374,11421r-38,-54l16336,11309r-38,-102l16260,11207r,-48l16218,11057r-38,-59l16180,10838r-34,-49l16105,10789r,-155l16067,10575r-38,-53l16029,10367r-76,l15953,10265r-38,-59l15915,10153r-42,l15873,10104r-37,-53l15801,9997r-41,-53l15722,9944r,-48l15642,9789r,-59l15604,9730r-37,-54l15567,9633r-42,-58l15487,9575r,-49l15449,9526r,-53l15411,9425r,-59l15373,9312r-38,-53l15335,9205r-41,-101l15260,9055r,-160l15222,8895r,-209l15180,8686r,-267l15142,8419r,-108l15104,8263r-38,l15066,8210r-38,-54l14991,8055r-42,l14949,7841r-38,-54l14911,7578r-38,l14873,7423r-38,l14835,7311r-42,-48l14793,7204r-37,l14756,7107r-38,-53l14718,7000r-38,l14680,6840r-38,l14642,6792r-42,l14600,6636r-38,l14562,6524r-34,l14528,6101r-41,l14487,4421r41,-54l14528,4265r72,l14600,4153r42,l14642,4105r38,-54l14680,3998r38,l14756,3944r,-101l14835,3843r,-113l14873,3730r38,-53l14911,3629r80,l14991,3575r37,l15066,3527r,-54l15104,3420r38,l15180,3366r42,l15222,3313r38,l15260,3259r34,l15335,3206r114,l15449,3158r76,l15567,3104r113,l15760,3056r76,l15836,3002r193,l16029,2938r189,l16218,2895r118,l16336,2842r1235,l17571,2895r114,l17685,2938r79,l17798,3002r80,l17878,3056r76,l17954,3104r79,l18033,3158r80,l18113,3206r151,l18264,3259r76,l18340,3366r76,l18416,3420r76,l18492,3473r38,54l18571,3527r,48l18609,3575r,54l18651,3629r,48l18685,3677r42,53l18727,3789r38,l18765,3843r41,l18806,3944r34,l18878,3998r,53l18920,4051r,54l18958,4105r,160l19034,4265r,204l19072,4469r,107l19110,4635r,101l19151,4736r,54l19189,4838r,102l19223,4999r,59l19265,5106r,53l19303,5207r,102l19341,5309r38,59l19379,5470r37,l19458,5528r,49l19496,5630r42,54l19538,5732r75,l19613,5844r38,54l19651,5941r38,l19689,6053r42,48l19765,6101r,107l19803,6208r,107l19845,6315r,155l19883,6524r34,l19917,6733r41,l19958,6941r38,59l19996,7996r-38,59l19917,8103r,53l19883,8210r,53l19845,8263r,48l19765,8419r,48l19731,8467r,59l19689,8526r,160l19651,8686r-38,48l19613,8895r-41,l19572,9002r-34,53l19538,9259r-42,53l19458,9366r,209l19416,9575r,321l19379,9896r,257l19341,10153r,-49l19303,10104r,-107l19265,9997r,-101l19223,9896r,-166l19151,9730r,-54l19110,9575r-38,l19072,9526r-38,l18996,9473r,-48l18651,9425r,48l18609,9473r,160l18571,9633r,43l18530,9676r,220l18492,9896r,48l18458,9997r,107l18416,10104r,49l18378,10206r,369l18340,10575r,102l18302,10736r,155l18264,10891r,107l18227,10998r,59l18227,10998r-42,l18185,10891r-38,l18147,10789r-34,l18113,10677r-42,l18071,10634r-38,l18033,10575r-79,l17954,10468r-76,l17878,10420r-80,l17798,10367r-75,l17723,10313r-38,l17647,10265r,-59l17605,10206r,-53l17571,10153r,-49l17491,10051r,-54l17454,9944r-38,l17416,9842r-38,-53l17378,9730r-38,l17340,8055r38,-59l17378,7894r38,-53l17416,7787r38,-54l17454,7675r37,l17533,7632r,-107l17571,7525r,-54l17605,7471r,-48l17685,7311r,-107l17723,7155r41,-48l17764,7000r72,l17836,6893r42,-53l17916,6840r,-107l17954,6679r41,-43l17995,6577r38,l18033,6524r38,-54l18071,6422r42,l18147,6369r,-107l18185,6208r,-53l18227,6155r,-214l18264,5941r,-97l18302,5844r,-160l18340,5684r,-54l18378,5577r,-49l18416,5528r,-58l18458,5421r,-112l18492,5309r,-102l18530,5207r,-101l18571,5106r,-48l18609,5058r,-589l18571,4469r,-155l18530,4314r,-49l18492,4265r,-160l18416,4105r,-107l18378,3998r,-54l18340,3944r,-48l18302,3896r-38,-53l18264,3789r-37,l18185,3730r,-53l18071,3677r,-48l18033,3629r,-54l17954,3575r,-48l17916,3527r-38,-54l17836,3473r-38,-53l17723,3420r,-54l17685,3366r-38,-53l17571,3313r,-54l17302,3259r,-53l16180,3206r,53l16146,3259r-41,54l16029,3313r,53l15953,3366r-38,54l15873,3420r,53l15836,3527r-35,l15801,3575r-79,l15722,3629r-42,l15642,3677r,53l15604,3730r,59l15567,3789r,54l15525,3896r-38,48l15487,3998r-76,l15411,4105r-38,l15335,4153r,54l15260,4207r,107l15222,4367r-42,l15180,4421r-38,l15142,4522r-38,l15104,4635r-38,l15066,4678r-38,58l15028,4838r-37,l14991,4940r-42,59l14949,6262r42,53l14991,6470r37,54l15066,6524r,209l15104,6792r,101l15142,6941r,166l15180,7155r42,49l15222,7311r38,53l15294,7364r,107l15335,7471r38,54l15373,7578r38,l15411,7675r38,58l15449,7787r76,l15525,7894r42,48l15567,7996r37,l15604,8103r76,107l15680,8263r42,48l15722,8370r38,49l15760,8467r76,l15836,8633r37,l15873,8686r42,48l15915,8841r38,l15987,8895r,43l16029,9002r,53l16067,9055r,49l16105,9157r41,48l16146,9259r34,l16180,9366r38,59l16218,9473r80,l16298,9575r38,58l16374,9676r,54l16415,9789r38,53l16453,9896r42,48l16529,10051r,53l16609,10104r,49l16646,10206r,59l16684,10265r,48l16722,10313r38,54l16760,10420r38,l16798,10468r42,l16840,10522r34,l16912,10575r,59l16953,10634r,43l16991,10677r,59l17029,10736r,53l17067,10838r,101l17105,11367r42,54l17147,11528r38,l17185,11576r41,l17260,11630r,53l17302,11683r,48l17340,11731r38,59l17416,11790r,54l17454,11844r,53l17491,11897r,43l17533,11940r,59l17605,11999r,102l17685,12101r,53l17764,12154r,107l17798,12315r38,53l17878,12368r,54l17916,12470r,53l17954,12577r41,l18033,12636r,43l18071,12732r,59l18147,12791r,48l18227,12941r,59l18302,13000r,107l18340,13107r38,53l18378,13203r38,l18416,13262r42,l18458,13310r34,54l18530,13423r,48l18571,13471r38,53l18609,13578r42,53l18651,13674r34,59l18685,13840r42,l18765,13893r,161l18806,14102r34,107l18840,14311r38,59l18920,14466r,107l18958,14632r38,48l18996,14841r38,53l19072,14937r,64l19110,15055r,48l19151,15157r,48l19189,15258r34,54l19223,15424r42,48l19265,15526r38,48l19303,15842r38,53l19341,16366r38,l19379,16735r37,l19416,16891r42,l19458,17056r-42,l19416,17158r-75,l19341,17308r-38,l19265,17367r-42,53l19223,17527r-34,l19151,17576r,53l19110,17629r-38,48l19072,17731r-38,59l18958,17790r,53l18920,17897r,43l18878,17940r-38,58l18806,17998r,54l18765,18052r,102l18685,18154r,53l18651,18207r,54l18609,18261r,53l18571,18368r-41,l18530,18421r-38,48l18492,18523r-34,l18458,18576r-42,l18378,18635r-38,l18340,18678r-38,l18302,18732r-75,58l18227,18839r-80,l18147,18892r-76,l18071,18940r-38,l18033,18999r-38,l17995,19053r-79,l17878,19106r-42,l17836,19160r-38,l17764,19203r-79,58l17605,19261r,49l17533,19310r,53l17454,19422r-38,l17378,19470r-118,l17226,19524r-41,53l17105,19577r-38,54l17029,19631r-38,53l16912,19684r-72,48l16798,19732r-38,54l16722,19786r-38,53l16609,19839r-42,59l16415,19898r,43l16180,19941r,54l15915,19995r,-263l15873,19732r,-48l15836,19684r,-160l15801,19524r,-102l15760,19363r,-102l15722,19203r-42,-43l15680,19053r-38,-54l15642,18892r-38,-53l15604,18732r-79,-54l15525,18576r-76,-107l15411,18368r-38,-107l15335,18261r-41,-107l15294,18052r-72,l15222,17940r-42,-43l15142,17843r,-53l15066,17790r,-113l15028,17677r-37,-48l14949,17629r-38,-53l14835,17576r,-49l14793,17527r-37,-58l14680,17469r,-49l14183,17420r-41,-53l14062,17367r,-59l13948,17308r-41,-48l13869,17260r-34,-54l13486,17206r-38,-48l10368,17158r,-53l10284,17105r,-49l10208,17056r-37,-58l9788,16998r,-59l9674,16939r-79,-48l9094,16891r-75,-54l8863,16837r-38,-48l8128,16789r-34,-54l7628,16735r-76,-59l7401,16676r-80,-42l6741,16634r-38,42l6590,16676r,59l6393,16735r,-893l6355,15842r,-113l6321,15729r,-155l6279,15526r-38,-54l6203,15424r-42,-112l6127,15312r,-107l6089,15157r-41,l6048,15103r-307,l5741,15001r-38,l5703,14680r79,l5782,14525r35,l5817,14466r41,l5858,14418r76,l5934,14311r42,l5976,14263r34,l6010,14209r38,l6048,13893r-38,l6010,13840r-269,l5741,13786r-387,l5354,13733r-38,l5279,13674r,-43l5203,13631r,-53l5165,13578r,-54l5123,13524r,-101l5051,13423r,-59l4972,13364r,-54l4430,13310r,54l4278,13364r,59l4043,13423r80,l4123,13310r38,l4161,12941r-38,l4123,12893r-42,-54l4043,12791r-34,l3892,12636r-42,l3850,12577r-265,l3585,12523r-114,l3429,12470r-38,l3391,12422r-155,l3198,12368r-231,l2967,12315r-542,l2391,12368r-42,l2311,12422r-37,l2232,12470r-34,l2160,12523r-155,l2005,12577r-38,l1925,12636r-76,l1811,12679r-113,l1656,12732r-152,l1466,12791r-79,l1387,12839r-76,l1311,12893r-38,l1235,12941r-117,l1076,13000r-76,l1000,13053r-38,l925,13107r-80,l845,13160r-114,l693,13203r-37,59l618,13262r-38,48l542,13310r,54l462,13364r,59l345,13423r,48l80,13471r,-48l,13423r,-423l38,13000r,-59l80,12941r34,-48l114,12839r38,l152,12791r41,l193,12732r76,l269,12577r76,l345,12523r42,-53l424,12470r,-48l462,12422r,-54l500,12368r,-107l580,12261r,-107l618,12154r,-53l656,12101r,-102l693,11999r38,-59l962,11940r,-43l1038,11897r,-53l1076,11844r42,-54l1160,11790r,-59l1273,11731r,-48l1349,11683r,-53l1387,11630r,-54l1425,11576r,-48l1538,11528r42,-59l1618,11469r38,-48l1656,11367r76,l1732,11260r79,-53l1811,11159r38,l1849,11105r38,-48l1887,10939r80,l1967,10891r38,-53l2046,10789r,-53l2118,10736r,-59l2160,10677r,-43l2198,10634r,-112l2311,10522r,-54l2349,10468r,-48l2425,10420r,-53l2505,10367r,-54l2581,10313r,-48l2618,10265r,-59l2656,10206r,-102l2740,10104r,-315l2698,9789r,-113l2656,9676r,-43l2618,9633r,-160l2543,9473r,-632l3198,8841r,-53l3274,8788r,-54l3350,8734r,-48l3391,8686r38,-53l3505,8633r,-59l3585,8574r,-48l3698,8526r,-59l3736,8467r,-48l3892,8419r38,-49l4043,8370r,-59l4161,8311r38,-48l4236,8263r42,-53l4358,8210r,-107l4392,8103r,-48l4430,7996r41,l4471,7942r38,l4509,7841r38,l4585,7787r-307,l4236,7733r-75,l4161,7675r-118,l4043,7632r-76,l3967,7578r-37,l3930,7107r37,l3967,7054r42,l4043,7000r504,l4623,6941r428,l5089,6893r152,l5279,6840r37,l5354,6792r42,l5396,6733r152,l5548,6679r75,l5661,6636r,-59l5703,6577r38,-53l5817,6524r,-54l5858,6470r38,-48l5934,6422r42,-53l6010,6369r,-54l6127,6315r34,-53l6241,6262r38,-54l6393,6208r41,-53l6783,6155r,-54l6897,6101r,-48l6972,6053r,-54l7014,5999r38,-58l7086,5898r80,l7207,5844r34,l7241,5785r42,l7283,5732r38,-48l7363,5684r,-54l7401,5630r,-160l7435,5470r,-102l7514,5368r,-107l7435,5261r,-54l7401,5207r,-48l7321,5159r,-101l7207,5058r-41,-59l7128,4999r,-59l7086,4940r,-48l7052,4892r,-54l7014,4838r,-417l7128,4421r,101l7207,4522r,54l8321,4576r,-54l8401,4522r38,-53l8439,2938r-80,l8359,2895r-72,l8287,2842r-79,l8208,2788r-80,l8128,2735r-307,l7821,2842r-42,l7779,2895r-34,l7745,2938r-38,l7707,3002r-41,l7666,3056r-76,l7590,3104r-307,l7283,3002r-76,l7207,2938r-41,l7166,2895r-38,l7128,2842r-76,l7052,2788r-311,l6741,2735r-38,l6703,2687r-34,-54l6669,2419r-41,l6628,2312r-38,-48l6590,2103r-38,l6552,2055r-38,l6514,1996r-42,l6472,1424r311,l6783,1365r38,l6821,1311r38,l6897,1263r75,l6972,1204r80,l7052,1156r76,l7128,1108r79,l7207,1054r114,l7321,1001r42,l7363,942r72,l7435,894r41,l7514,840r76,l7590,792r38,l7666,733r,-101l7707,632r38,-54l7745,524r34,l7779,471r42,l7821,417r76,l7897,369r42,l7939,316r34,l7973,262r79,l8052,209r235,l8287,155r152,l8439,102r151,l8590,r2547,l11175,54r189,l11406,102r845,l12289,155r79,54l12444,209r38,53l12562,262r,107l12637,369r,48l12717,417r,54l12793,471r,53l12948,524r,54l14020,578r-34,-37xe" fillcolor="#e5e5e5" stroked="f">
              <v:fill color2="#1a1a1a"/>
            </v:shape>
            <v:shape id="_x0000_s1037" style="position:absolute;left:5205;top:1211;width:337;height:96;v-text-anchor:middle" coordsize="20000,20000" path="m,19286l283,18214r,-714l793,17500r,-714l1076,16786r,-893l1246,15893r,-893l1530,15000r,-714l1813,14286r,-715l2040,13571r,-892l2323,12679r,-715l2606,11071r227,l2833,10357r566,l3399,9464r454,l3853,8750r283,l4136,8036r510,l4929,6964r793,l6006,6429r226,l6459,5536r283,l6742,4821r227,l6969,3929r566,l7535,3036r510,l8329,2500r453,l9065,1607,9575,893r1303,l11161,r6459,l17620,893r284,l17904,1607r226,l18414,2500r,536l18924,3036r,893l19150,3929r,892l19433,4821r,2143l19717,6964r,2500l19943,9464r,9643l283,19107r,714l,19821r,-535xe" stroked="f">
              <v:fill color2="black"/>
            </v:shape>
            <v:shape id="_x0000_s1038" style="position:absolute;left:7256;top:3118;width:242;height:424;v-text-anchor:middle" coordsize="20000,20000" path="m17510,18223r1323,1731l18833,19772r389,l19222,19544r389,-182l19611,18724r311,l19922,16948r-700,l19222,16173r-389,l18833,15945r-312,l18521,15718r701,l19222,13713r-389,l18833,13531r-312,l18521,13303r-389,l17821,13075r,-364l17510,12711r,-638l17121,11891r-389,l16732,11663r-312,l16420,11526r-389,-228l16031,11071r-700,l15331,10888r-778,-364l14553,10251r-623,l13930,10068r-389,-182l13541,9704r-311,-228l13230,9066r-390,l12451,8929r,-455l12140,8292r,-410l11751,7472r,-410l11362,7062r,-183l11051,6651r,-227l10661,6424r,-365l10272,5877r,-228l10039,5649,9650,5421r,-364l9261,4829r-312,l8949,4282r-389,l8560,4009r-389,l8171,3827,7860,3645r,-274l7471,3371r,-136l7082,3007r-312,l6770,2597r-389,l6381,2415r-389,l5992,2232r-622,l5370,2050r-389,l4981,1777r-312,l4669,1595r-389,l4280,1412,3891,1230r,-228l3191,1002r,-364l2802,638r,-228l2490,410r,-182l2101,228,2101,,700,r,228l389,410,,774,,4647,700,7062r389,410l1790,8656r311,1230l2802,11526r778,1185l5759,14351r1712,957l9650,15718r622,227l11362,16583r389,l11751,16720r700,l12840,16948r390,l13230,17130r2101,228l15642,17585r,137l16420,17722r312,228l17121,17950r,228l17510,18223xe" fillcolor="#e5e5e5" stroked="f">
              <v:fill color2="#1a1a1a"/>
            </v:shape>
          </v:group>
        </w:pict>
      </w:r>
    </w:p>
    <w:p w:rsidR="00FB039E" w:rsidRDefault="00FB039E" w:rsidP="00EB36D3">
      <w:pPr>
        <w:spacing w:line="360" w:lineRule="auto"/>
        <w:jc w:val="both"/>
        <w:rPr>
          <w:rFonts w:ascii="Times New Roman" w:hAnsi="Times New Roman"/>
        </w:rPr>
      </w:pPr>
    </w:p>
    <w:p w:rsidR="00FB039E" w:rsidRDefault="00FB039E" w:rsidP="00EB36D3">
      <w:pPr>
        <w:spacing w:line="360" w:lineRule="auto"/>
        <w:jc w:val="both"/>
        <w:rPr>
          <w:rFonts w:ascii="Times New Roman" w:hAnsi="Times New Roman"/>
        </w:rPr>
        <w:pPrChange w:id="6"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7"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8" w:author="MARCELO" w:date="2009-06-07T15:32:00Z">
          <w:pPr>
            <w:spacing w:line="360" w:lineRule="auto"/>
            <w:jc w:val="both"/>
          </w:pPr>
        </w:pPrChange>
      </w:pPr>
    </w:p>
    <w:p w:rsidR="00FB039E" w:rsidRDefault="00FB039E" w:rsidP="00EB36D3">
      <w:pPr>
        <w:spacing w:line="360" w:lineRule="auto"/>
        <w:jc w:val="both"/>
        <w:rPr>
          <w:rFonts w:ascii="Times New Roman" w:hAnsi="Times New Roman"/>
          <w:lang w:val="pt-BR"/>
        </w:rPr>
        <w:pPrChange w:id="9"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10"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11" w:author="MARCELO" w:date="2009-06-07T15:32:00Z">
          <w:pPr>
            <w:spacing w:line="360" w:lineRule="auto"/>
            <w:jc w:val="both"/>
          </w:pPr>
        </w:pPrChange>
      </w:pPr>
    </w:p>
    <w:p w:rsidR="00FB039E" w:rsidRDefault="00FB039E" w:rsidP="00EB36D3">
      <w:pPr>
        <w:spacing w:line="360" w:lineRule="auto"/>
        <w:jc w:val="both"/>
        <w:rPr>
          <w:del w:id="12" w:author="MARCELO PEREIRA" w:date="2009-05-28T12:55:00Z"/>
          <w:rFonts w:ascii="Times New Roman" w:hAnsi="Times New Roman"/>
        </w:rPr>
        <w:pPrChange w:id="13"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14" w:author="MARCELO" w:date="2009-06-07T15:32:00Z">
          <w:pPr>
            <w:spacing w:line="360" w:lineRule="auto"/>
            <w:jc w:val="both"/>
          </w:pPr>
        </w:pPrChange>
      </w:pPr>
      <w:r>
        <w:pict>
          <v:shapetype id="_x0000_t202" coordsize="21600,21600" o:spt="202" path="m,l,21600r21600,l21600,xe">
            <v:stroke joinstyle="miter"/>
            <v:path gradientshapeok="t" o:connecttype="rect"/>
          </v:shapetype>
          <v:shape id="_x0000_s1060" type="#_x0000_t202" style="position:absolute;left:0;text-align:left;margin-left:-3.6pt;margin-top:8.35pt;width:480.5pt;height:107.25pt;z-index:-251649536;mso-wrap-distance-left:9.05pt;mso-wrap-distance-right:9.05pt" wrapcoords="0 0" stroked="f">
            <v:fill opacity="0" color2="black"/>
            <v:textbox inset="0,0,0,0">
              <w:txbxContent>
                <w:p w:rsidR="00A34298" w:rsidRDefault="00A34298">
                  <w:pPr>
                    <w:rPr>
                      <w:rFonts w:ascii="Garamond" w:hAnsi="Garamond"/>
                      <w:b/>
                      <w:smallCaps/>
                      <w:sz w:val="38"/>
                    </w:rPr>
                  </w:pPr>
                  <w:ins w:id="15" w:author="MARCELO" w:date="2009-06-06T12:18:00Z">
                    <w:r>
                      <w:rPr>
                        <w:rFonts w:ascii="Garamond" w:hAnsi="Garamond"/>
                        <w:b/>
                        <w:smallCaps/>
                        <w:sz w:val="38"/>
                      </w:rPr>
                      <w:t xml:space="preserve">PL/SQL Helper: </w:t>
                    </w:r>
                  </w:ins>
                  <w:r>
                    <w:rPr>
                      <w:rFonts w:ascii="Garamond" w:hAnsi="Garamond"/>
                      <w:b/>
                      <w:smallCaps/>
                      <w:sz w:val="38"/>
                    </w:rPr>
                    <w:t xml:space="preserve">Uma ferramenta de auxílio </w:t>
                  </w:r>
                  <w:del w:id="16" w:author="MARCELO" w:date="2009-06-06T12:17:00Z">
                    <w:r w:rsidDel="006E68CC">
                      <w:rPr>
                        <w:rFonts w:ascii="Garamond" w:hAnsi="Garamond"/>
                        <w:b/>
                        <w:smallCaps/>
                        <w:sz w:val="38"/>
                      </w:rPr>
                      <w:delText xml:space="preserve">para </w:delText>
                    </w:r>
                  </w:del>
                  <w:del w:id="17" w:author="MARCELO" w:date="2009-05-31T16:33:00Z">
                    <w:r w:rsidDel="00326531">
                      <w:rPr>
                        <w:rFonts w:ascii="Garamond" w:hAnsi="Garamond"/>
                        <w:b/>
                        <w:smallCaps/>
                        <w:sz w:val="38"/>
                      </w:rPr>
                      <w:delText>o desenvolvimento em ambientes de programação</w:delText>
                    </w:r>
                  </w:del>
                  <w:ins w:id="18" w:author="MARCELO" w:date="2009-06-06T12:17:00Z">
                    <w:r>
                      <w:rPr>
                        <w:rFonts w:ascii="Garamond" w:hAnsi="Garamond"/>
                        <w:b/>
                        <w:smallCaps/>
                        <w:sz w:val="38"/>
                      </w:rPr>
                      <w:t>à</w:t>
                    </w:r>
                  </w:ins>
                  <w:ins w:id="19" w:author="MARCELO" w:date="2009-05-31T16:33:00Z">
                    <w:r>
                      <w:rPr>
                        <w:rFonts w:ascii="Garamond" w:hAnsi="Garamond"/>
                        <w:b/>
                        <w:smallCaps/>
                        <w:sz w:val="38"/>
                      </w:rPr>
                      <w:t xml:space="preserve"> manutenção de sistemas em </w:t>
                    </w:r>
                  </w:ins>
                  <w:del w:id="20" w:author="MARCELO" w:date="2009-05-31T16:33:00Z">
                    <w:r w:rsidDel="00326531">
                      <w:rPr>
                        <w:rFonts w:ascii="Garamond" w:hAnsi="Garamond"/>
                        <w:b/>
                        <w:smallCaps/>
                        <w:sz w:val="38"/>
                      </w:rPr>
                      <w:delText xml:space="preserve"> </w:delText>
                    </w:r>
                  </w:del>
                  <w:r>
                    <w:rPr>
                      <w:rFonts w:ascii="Garamond" w:hAnsi="Garamond"/>
                      <w:b/>
                      <w:smallCaps/>
                      <w:sz w:val="38"/>
                    </w:rPr>
                    <w:t xml:space="preserve">PL/SQL </w:t>
                  </w:r>
                </w:p>
                <w:p w:rsidR="00A34298" w:rsidRDefault="00A34298">
                  <w:pPr>
                    <w:jc w:val="center"/>
                    <w:rPr>
                      <w:rFonts w:ascii="Garamond" w:hAnsi="Garamond"/>
                      <w:b/>
                      <w:smallCaps/>
                      <w:sz w:val="38"/>
                    </w:rPr>
                  </w:pPr>
                </w:p>
                <w:p w:rsidR="00A34298" w:rsidRDefault="00A34298">
                  <w:pPr>
                    <w:jc w:val="center"/>
                    <w:rPr>
                      <w:rFonts w:ascii="Garamond" w:hAnsi="Garamond"/>
                      <w:b/>
                      <w:smallCaps/>
                      <w:sz w:val="38"/>
                    </w:rPr>
                  </w:pPr>
                </w:p>
                <w:p w:rsidR="00A34298" w:rsidRDefault="00A34298">
                  <w:pPr>
                    <w:rPr>
                      <w:rFonts w:ascii="Garamond" w:hAnsi="Garamond"/>
                      <w:b/>
                      <w:smallCaps/>
                      <w:sz w:val="38"/>
                    </w:rPr>
                  </w:pPr>
                </w:p>
                <w:p w:rsidR="00A34298" w:rsidRDefault="00A34298">
                  <w:pPr>
                    <w:jc w:val="center"/>
                  </w:pPr>
                </w:p>
              </w:txbxContent>
            </v:textbox>
            <w10:wrap type="tight"/>
          </v:shape>
        </w:pict>
      </w:r>
    </w:p>
    <w:p w:rsidR="00FB039E" w:rsidRDefault="00FB039E" w:rsidP="00EB36D3">
      <w:pPr>
        <w:spacing w:line="360" w:lineRule="auto"/>
        <w:jc w:val="both"/>
        <w:rPr>
          <w:rFonts w:ascii="Times New Roman" w:hAnsi="Times New Roman"/>
        </w:rPr>
        <w:pPrChange w:id="21"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22" w:author="MARCELO" w:date="2009-06-07T15:32:00Z">
          <w:pPr>
            <w:spacing w:line="360" w:lineRule="auto"/>
            <w:jc w:val="both"/>
          </w:pPr>
        </w:pPrChange>
      </w:pPr>
    </w:p>
    <w:p w:rsidR="00FB039E" w:rsidRDefault="00FB039E" w:rsidP="00EB36D3">
      <w:pPr>
        <w:pStyle w:val="TextoNormal"/>
        <w:spacing w:line="360" w:lineRule="auto"/>
        <w:rPr>
          <w:rFonts w:ascii="Times New Roman" w:hAnsi="Times New Roman"/>
        </w:rPr>
        <w:pPrChange w:id="23" w:author="MARCELO" w:date="2009-06-07T15:32:00Z">
          <w:pPr>
            <w:pStyle w:val="TextoNormal"/>
            <w:spacing w:line="360" w:lineRule="auto"/>
          </w:pPr>
        </w:pPrChange>
      </w:pPr>
    </w:p>
    <w:p w:rsidR="00FB039E" w:rsidRDefault="00FB039E" w:rsidP="00EB36D3">
      <w:pPr>
        <w:pStyle w:val="TextoNormal"/>
        <w:spacing w:line="360" w:lineRule="auto"/>
        <w:rPr>
          <w:rFonts w:ascii="Times New Roman" w:hAnsi="Times New Roman"/>
        </w:rPr>
        <w:pPrChange w:id="24" w:author="MARCELO" w:date="2009-06-07T15:32:00Z">
          <w:pPr>
            <w:pStyle w:val="TextoNormal"/>
            <w:spacing w:line="360" w:lineRule="auto"/>
          </w:pPr>
        </w:pPrChange>
      </w:pPr>
    </w:p>
    <w:p w:rsidR="00FB039E" w:rsidRDefault="00FB039E" w:rsidP="00EB36D3">
      <w:pPr>
        <w:pStyle w:val="TextoNormal"/>
        <w:spacing w:line="360" w:lineRule="auto"/>
        <w:rPr>
          <w:rFonts w:ascii="Times New Roman" w:hAnsi="Times New Roman"/>
        </w:rPr>
        <w:pPrChange w:id="25" w:author="MARCELO" w:date="2009-06-07T15:32:00Z">
          <w:pPr>
            <w:pStyle w:val="TextoNormal"/>
            <w:spacing w:line="360" w:lineRule="auto"/>
          </w:pPr>
        </w:pPrChange>
      </w:pPr>
    </w:p>
    <w:p w:rsidR="00FB039E" w:rsidRDefault="00FB039E" w:rsidP="00EB36D3">
      <w:pPr>
        <w:pStyle w:val="TextoNormal"/>
        <w:spacing w:line="360" w:lineRule="auto"/>
        <w:rPr>
          <w:rFonts w:ascii="Times New Roman" w:hAnsi="Times New Roman"/>
        </w:rPr>
        <w:pPrChange w:id="26" w:author="MARCELO" w:date="2009-06-07T15:32:00Z">
          <w:pPr>
            <w:pStyle w:val="TextoNormal"/>
            <w:spacing w:line="360" w:lineRule="auto"/>
          </w:pPr>
        </w:pPrChange>
      </w:pPr>
    </w:p>
    <w:p w:rsidR="00FB039E" w:rsidRDefault="00FB039E" w:rsidP="00EB36D3">
      <w:pPr>
        <w:pStyle w:val="TextoNormal"/>
        <w:spacing w:line="360" w:lineRule="auto"/>
        <w:rPr>
          <w:rFonts w:ascii="Times New Roman" w:hAnsi="Times New Roman"/>
        </w:rPr>
        <w:pPrChange w:id="27" w:author="MARCELO" w:date="2009-06-07T15:32:00Z">
          <w:pPr>
            <w:pStyle w:val="TextoNormal"/>
            <w:spacing w:line="360" w:lineRule="auto"/>
          </w:pPr>
        </w:pPrChange>
      </w:pPr>
    </w:p>
    <w:p w:rsidR="00FB039E" w:rsidRDefault="00FB039E" w:rsidP="00EB36D3">
      <w:pPr>
        <w:pStyle w:val="TextoNormal"/>
        <w:spacing w:line="360" w:lineRule="auto"/>
        <w:rPr>
          <w:del w:id="28" w:author="MARCELO PEREIRA" w:date="2009-05-28T12:55:00Z"/>
        </w:rPr>
        <w:pPrChange w:id="29" w:author="MARCELO" w:date="2009-06-07T15:32:00Z">
          <w:pPr>
            <w:pStyle w:val="TextoNormal"/>
            <w:spacing w:line="360" w:lineRule="auto"/>
          </w:pPr>
        </w:pPrChange>
      </w:pPr>
    </w:p>
    <w:p w:rsidR="00FB039E" w:rsidRDefault="00FB039E" w:rsidP="00EB36D3">
      <w:pPr>
        <w:pStyle w:val="TextoNormal"/>
        <w:spacing w:line="360" w:lineRule="auto"/>
        <w:rPr>
          <w:del w:id="30" w:author="MARCELO PEREIRA" w:date="2009-05-28T12:55:00Z"/>
          <w:rFonts w:ascii="Times New Roman" w:hAnsi="Times New Roman"/>
        </w:rPr>
        <w:pPrChange w:id="31" w:author="MARCELO" w:date="2009-06-07T15:32:00Z">
          <w:pPr>
            <w:pStyle w:val="TextoNormal"/>
            <w:spacing w:line="360" w:lineRule="auto"/>
          </w:pPr>
        </w:pPrChange>
      </w:pPr>
    </w:p>
    <w:p w:rsidR="00FB039E" w:rsidRDefault="00FB039E" w:rsidP="00EB36D3">
      <w:pPr>
        <w:pStyle w:val="TextoNormal"/>
        <w:spacing w:line="360" w:lineRule="auto"/>
        <w:rPr>
          <w:del w:id="32" w:author="MARCELO PEREIRA" w:date="2009-05-28T12:55:00Z"/>
          <w:rFonts w:ascii="Times New Roman" w:hAnsi="Times New Roman"/>
        </w:rPr>
        <w:pPrChange w:id="33" w:author="MARCELO" w:date="2009-06-07T15:32:00Z">
          <w:pPr>
            <w:pStyle w:val="TextoNormal"/>
            <w:spacing w:line="360" w:lineRule="auto"/>
          </w:pPr>
        </w:pPrChange>
      </w:pPr>
    </w:p>
    <w:p w:rsidR="00FB039E" w:rsidRDefault="00FB039E" w:rsidP="00EB36D3">
      <w:pPr>
        <w:pStyle w:val="TextoNormal"/>
        <w:spacing w:line="360" w:lineRule="auto"/>
        <w:rPr>
          <w:del w:id="34" w:author="MARCELO PEREIRA" w:date="2009-05-28T12:55:00Z"/>
          <w:rFonts w:ascii="Times New Roman" w:hAnsi="Times New Roman"/>
        </w:rPr>
        <w:pPrChange w:id="35" w:author="MARCELO" w:date="2009-06-07T15:32:00Z">
          <w:pPr>
            <w:pStyle w:val="TextoNormal"/>
            <w:spacing w:line="360" w:lineRule="auto"/>
          </w:pPr>
        </w:pPrChange>
      </w:pPr>
    </w:p>
    <w:p w:rsidR="00FB039E" w:rsidRDefault="00FB039E" w:rsidP="00EB36D3">
      <w:pPr>
        <w:pStyle w:val="TextoNormal"/>
        <w:spacing w:line="360" w:lineRule="auto"/>
        <w:rPr>
          <w:del w:id="36" w:author="MARCELO PEREIRA" w:date="2009-05-28T12:55:00Z"/>
          <w:rFonts w:ascii="Times New Roman" w:hAnsi="Times New Roman"/>
        </w:rPr>
        <w:pPrChange w:id="37" w:author="MARCELO" w:date="2009-06-07T15:32:00Z">
          <w:pPr>
            <w:pStyle w:val="TextoNormal"/>
            <w:spacing w:line="360" w:lineRule="auto"/>
          </w:pPr>
        </w:pPrChange>
      </w:pPr>
    </w:p>
    <w:p w:rsidR="00FB039E" w:rsidRDefault="00FB039E" w:rsidP="00EB36D3">
      <w:pPr>
        <w:pStyle w:val="TextoNormal"/>
        <w:spacing w:line="360" w:lineRule="auto"/>
        <w:rPr>
          <w:del w:id="38" w:author="MARCELO PEREIRA" w:date="2009-05-28T12:55:00Z"/>
          <w:rFonts w:ascii="Times New Roman" w:hAnsi="Times New Roman"/>
        </w:rPr>
        <w:pPrChange w:id="39" w:author="MARCELO" w:date="2009-06-07T15:32:00Z">
          <w:pPr>
            <w:pStyle w:val="TextoNormal"/>
            <w:spacing w:line="360" w:lineRule="auto"/>
          </w:pPr>
        </w:pPrChange>
      </w:pPr>
    </w:p>
    <w:p w:rsidR="00FB039E" w:rsidRDefault="00FB039E" w:rsidP="00EB36D3">
      <w:pPr>
        <w:pStyle w:val="TextoNormal"/>
        <w:spacing w:line="360" w:lineRule="auto"/>
        <w:rPr>
          <w:del w:id="40" w:author="MARCELO PEREIRA" w:date="2009-05-28T12:55:00Z"/>
          <w:rFonts w:ascii="Times New Roman" w:hAnsi="Times New Roman"/>
        </w:rPr>
        <w:pPrChange w:id="41" w:author="MARCELO" w:date="2009-06-07T15:32:00Z">
          <w:pPr>
            <w:pStyle w:val="TextoNormal"/>
            <w:spacing w:line="360" w:lineRule="auto"/>
          </w:pPr>
        </w:pPrChange>
      </w:pPr>
    </w:p>
    <w:p w:rsidR="00FB039E" w:rsidRDefault="00FB039E" w:rsidP="00EB36D3">
      <w:pPr>
        <w:pStyle w:val="TextoNormal"/>
        <w:spacing w:line="360" w:lineRule="auto"/>
        <w:rPr>
          <w:del w:id="42" w:author="MARCELO PEREIRA" w:date="2009-05-28T12:55:00Z"/>
          <w:rFonts w:ascii="Times New Roman" w:hAnsi="Times New Roman"/>
        </w:rPr>
        <w:pPrChange w:id="43" w:author="MARCELO" w:date="2009-06-07T15:32:00Z">
          <w:pPr>
            <w:pStyle w:val="TextoNormal"/>
            <w:spacing w:line="360" w:lineRule="auto"/>
          </w:pPr>
        </w:pPrChange>
      </w:pPr>
    </w:p>
    <w:p w:rsidR="00FB039E" w:rsidRDefault="00FB039E" w:rsidP="00EB36D3">
      <w:pPr>
        <w:pStyle w:val="TextoNormal"/>
        <w:spacing w:line="360" w:lineRule="auto"/>
        <w:rPr>
          <w:rFonts w:ascii="Times New Roman" w:hAnsi="Times New Roman"/>
        </w:rPr>
        <w:pPrChange w:id="44" w:author="MARCELO" w:date="2009-06-07T15:32:00Z">
          <w:pPr>
            <w:pStyle w:val="TextoNormal"/>
            <w:spacing w:line="360" w:lineRule="auto"/>
          </w:pPr>
        </w:pPrChange>
      </w:pPr>
      <w:r>
        <w:rPr>
          <w:rFonts w:ascii="Times New Roman" w:hAnsi="Times New Roman"/>
          <w:b/>
        </w:rPr>
        <w:t xml:space="preserve">Aluno: </w:t>
      </w:r>
      <w:r>
        <w:rPr>
          <w:rFonts w:ascii="Times New Roman" w:hAnsi="Times New Roman"/>
        </w:rPr>
        <w:t>Marcelo Victor Carneiro Pereira (mvcp@cin.ufpe.br)</w:t>
      </w:r>
    </w:p>
    <w:p w:rsidR="00FB039E" w:rsidRDefault="00FB039E" w:rsidP="00EB36D3">
      <w:pPr>
        <w:pStyle w:val="TextoNormal"/>
        <w:spacing w:line="360" w:lineRule="auto"/>
        <w:rPr>
          <w:rFonts w:ascii="Times New Roman" w:hAnsi="Times New Roman"/>
        </w:rPr>
        <w:pPrChange w:id="45" w:author="MARCELO" w:date="2009-06-07T15:32:00Z">
          <w:pPr>
            <w:pStyle w:val="TextoNormal"/>
            <w:spacing w:line="360" w:lineRule="auto"/>
          </w:pPr>
        </w:pPrChange>
      </w:pPr>
      <w:r>
        <w:rPr>
          <w:rFonts w:ascii="Times New Roman" w:hAnsi="Times New Roman"/>
          <w:b/>
        </w:rPr>
        <w:t>Orientadora:</w:t>
      </w:r>
      <w:r>
        <w:rPr>
          <w:rFonts w:ascii="Times New Roman" w:hAnsi="Times New Roman"/>
        </w:rPr>
        <w:t xml:space="preserve"> Valéria Cesário T</w:t>
      </w:r>
      <w:del w:id="46" w:author="MARCELO" w:date="2009-06-20T14:04:00Z">
        <w:r w:rsidDel="00630861">
          <w:rPr>
            <w:rFonts w:ascii="Times New Roman" w:hAnsi="Times New Roman"/>
          </w:rPr>
          <w:delText>I</w:delText>
        </w:r>
      </w:del>
      <w:ins w:id="47" w:author="MARCELO" w:date="2009-06-20T14:04:00Z">
        <w:r w:rsidR="00630861">
          <w:rPr>
            <w:rFonts w:ascii="Times New Roman" w:hAnsi="Times New Roman"/>
          </w:rPr>
          <w:t>i</w:t>
        </w:r>
      </w:ins>
      <w:r>
        <w:rPr>
          <w:rFonts w:ascii="Times New Roman" w:hAnsi="Times New Roman"/>
        </w:rPr>
        <w:t xml:space="preserve">mes (vct@cin.ufpe.br). </w:t>
      </w:r>
    </w:p>
    <w:p w:rsidR="00FB039E" w:rsidRDefault="00FB039E" w:rsidP="00EB36D3">
      <w:pPr>
        <w:pStyle w:val="TextoNormal"/>
        <w:spacing w:line="360" w:lineRule="auto"/>
        <w:rPr>
          <w:rFonts w:ascii="Times New Roman" w:hAnsi="Times New Roman"/>
        </w:rPr>
        <w:pPrChange w:id="48" w:author="MARCELO" w:date="2009-06-07T15:32:00Z">
          <w:pPr>
            <w:pStyle w:val="TextoNormal"/>
            <w:spacing w:line="360" w:lineRule="auto"/>
          </w:pPr>
        </w:pPrChange>
      </w:pPr>
      <w:r>
        <w:rPr>
          <w:rFonts w:ascii="Times New Roman" w:hAnsi="Times New Roman"/>
        </w:rPr>
        <w:tab/>
      </w:r>
    </w:p>
    <w:p w:rsidR="00FB039E" w:rsidRDefault="00FB039E" w:rsidP="00EB36D3">
      <w:pPr>
        <w:spacing w:line="360" w:lineRule="auto"/>
        <w:jc w:val="both"/>
        <w:rPr>
          <w:rFonts w:ascii="Times New Roman" w:hAnsi="Times New Roman"/>
        </w:rPr>
        <w:pPrChange w:id="49" w:author="MARCELO" w:date="2009-06-07T15:32:00Z">
          <w:pPr>
            <w:spacing w:line="360" w:lineRule="auto"/>
            <w:jc w:val="both"/>
          </w:pPr>
        </w:pPrChange>
      </w:pPr>
    </w:p>
    <w:p w:rsidR="00FB039E" w:rsidRDefault="00FB039E" w:rsidP="00EB36D3">
      <w:pPr>
        <w:spacing w:line="360" w:lineRule="auto"/>
        <w:jc w:val="both"/>
        <w:rPr>
          <w:rFonts w:ascii="Times New Roman" w:hAnsi="Times New Roman"/>
        </w:rPr>
        <w:pPrChange w:id="50" w:author="MARCELO" w:date="2009-06-07T15:32:00Z">
          <w:pPr>
            <w:spacing w:line="360" w:lineRule="auto"/>
            <w:jc w:val="both"/>
          </w:pPr>
        </w:pPrChange>
      </w:pPr>
    </w:p>
    <w:p w:rsidR="00FB039E" w:rsidRDefault="00FB039E" w:rsidP="00EB36D3">
      <w:pPr>
        <w:spacing w:line="360" w:lineRule="auto"/>
        <w:jc w:val="both"/>
        <w:outlineLvl w:val="0"/>
        <w:rPr>
          <w:rFonts w:ascii="Times New Roman" w:hAnsi="Times New Roman"/>
        </w:rPr>
        <w:pPrChange w:id="51" w:author="MARCELO" w:date="2009-06-07T15:32:00Z">
          <w:pPr>
            <w:spacing w:line="360" w:lineRule="auto"/>
            <w:jc w:val="both"/>
            <w:outlineLvl w:val="0"/>
          </w:pPr>
        </w:pPrChange>
      </w:pPr>
      <w:del w:id="52" w:author="MARCELO" w:date="2009-06-06T12:18:00Z">
        <w:r w:rsidDel="006E68CC">
          <w:rPr>
            <w:rFonts w:ascii="Times New Roman" w:hAnsi="Times New Roman"/>
          </w:rPr>
          <w:delText xml:space="preserve">Março </w:delText>
        </w:r>
      </w:del>
      <w:ins w:id="53" w:author="MARCELO" w:date="2009-06-06T12:18:00Z">
        <w:r w:rsidR="006E68CC">
          <w:rPr>
            <w:rFonts w:ascii="Times New Roman" w:hAnsi="Times New Roman"/>
          </w:rPr>
          <w:t xml:space="preserve">Julho </w:t>
        </w:r>
      </w:ins>
      <w:r>
        <w:rPr>
          <w:rFonts w:ascii="Times New Roman" w:hAnsi="Times New Roman"/>
        </w:rPr>
        <w:t>de 2009</w:t>
      </w:r>
    </w:p>
    <w:p w:rsidR="00FB039E" w:rsidRDefault="00FB039E" w:rsidP="00EB36D3">
      <w:pPr>
        <w:spacing w:line="360" w:lineRule="auto"/>
        <w:jc w:val="both"/>
        <w:rPr>
          <w:rFonts w:ascii="Times New Roman" w:hAnsi="Times New Roman"/>
          <w:b/>
        </w:rPr>
        <w:pPrChange w:id="5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55" w:author="MARCELO" w:date="2009-06-07T15:32:00Z">
          <w:pPr>
            <w:pBdr>
              <w:bottom w:val="single" w:sz="4" w:space="1" w:color="000000"/>
            </w:pBdr>
            <w:spacing w:line="360" w:lineRule="auto"/>
            <w:jc w:val="both"/>
          </w:pPr>
        </w:pPrChange>
      </w:pPr>
    </w:p>
    <w:p w:rsidR="00FB039E" w:rsidDel="004D1CCD" w:rsidRDefault="004D1CCD" w:rsidP="00EB36D3">
      <w:pPr>
        <w:spacing w:line="360" w:lineRule="auto"/>
        <w:jc w:val="both"/>
        <w:rPr>
          <w:del w:id="56" w:author="MARCELO" w:date="2009-06-08T23:42:00Z"/>
          <w:rFonts w:ascii="Times New Roman" w:hAnsi="Times New Roman"/>
          <w:b/>
          <w:sz w:val="38"/>
          <w:szCs w:val="38"/>
        </w:rPr>
        <w:pPrChange w:id="57" w:author="MARCELO" w:date="2009-06-07T15:32:00Z">
          <w:pPr>
            <w:pBdr>
              <w:bottom w:val="single" w:sz="4" w:space="1" w:color="000000"/>
            </w:pBdr>
            <w:spacing w:line="360" w:lineRule="auto"/>
            <w:jc w:val="both"/>
          </w:pPr>
        </w:pPrChange>
      </w:pPr>
      <w:ins w:id="58" w:author="MARCELO" w:date="2009-06-21T20:58:00Z">
        <w:r>
          <w:rPr>
            <w:rFonts w:ascii="Times New Roman" w:hAnsi="Times New Roman"/>
            <w:b/>
            <w:sz w:val="38"/>
            <w:szCs w:val="38"/>
          </w:rPr>
          <w:lastRenderedPageBreak/>
          <w:t>Resumo</w:t>
        </w:r>
      </w:ins>
    </w:p>
    <w:p w:rsidR="004D1CCD" w:rsidRDefault="004D1CCD" w:rsidP="0040497A">
      <w:pPr>
        <w:spacing w:line="360" w:lineRule="auto"/>
        <w:jc w:val="both"/>
        <w:outlineLvl w:val="0"/>
        <w:rPr>
          <w:ins w:id="59" w:author="MARCELO" w:date="2009-06-21T20:58:00Z"/>
          <w:rFonts w:ascii="Times New Roman" w:hAnsi="Times New Roman"/>
          <w:b/>
          <w:sz w:val="38"/>
          <w:szCs w:val="38"/>
        </w:rPr>
        <w:pPrChange w:id="60" w:author="MARCELO" w:date="2009-06-08T23:42:00Z">
          <w:pPr>
            <w:spacing w:line="360" w:lineRule="auto"/>
            <w:jc w:val="both"/>
          </w:pPr>
        </w:pPrChange>
      </w:pPr>
    </w:p>
    <w:p w:rsidR="004D1CCD" w:rsidRDefault="004D1CCD" w:rsidP="0040497A">
      <w:pPr>
        <w:spacing w:line="360" w:lineRule="auto"/>
        <w:jc w:val="both"/>
        <w:outlineLvl w:val="0"/>
        <w:rPr>
          <w:ins w:id="61" w:author="MARCELO" w:date="2009-06-21T20:58:00Z"/>
          <w:rFonts w:ascii="Times New Roman" w:hAnsi="Times New Roman"/>
          <w:b/>
          <w:sz w:val="38"/>
          <w:szCs w:val="38"/>
        </w:rPr>
        <w:pPrChange w:id="62" w:author="MARCELO" w:date="2009-06-08T23:42:00Z">
          <w:pPr>
            <w:spacing w:line="360" w:lineRule="auto"/>
            <w:jc w:val="both"/>
          </w:pPr>
        </w:pPrChange>
      </w:pPr>
    </w:p>
    <w:p w:rsidR="004D1CCD" w:rsidRPr="004D1CCD" w:rsidRDefault="004D1CCD" w:rsidP="0040497A">
      <w:pPr>
        <w:spacing w:line="360" w:lineRule="auto"/>
        <w:jc w:val="both"/>
        <w:outlineLvl w:val="0"/>
        <w:rPr>
          <w:ins w:id="63" w:author="MARCELO" w:date="2009-06-21T20:58:00Z"/>
          <w:rFonts w:ascii="Times New Roman" w:hAnsi="Times New Roman"/>
          <w:rPrChange w:id="64" w:author="MARCELO" w:date="2009-06-21T20:59:00Z">
            <w:rPr>
              <w:ins w:id="65" w:author="MARCELO" w:date="2009-06-21T20:58:00Z"/>
              <w:rFonts w:ascii="Times New Roman" w:hAnsi="Times New Roman"/>
              <w:b/>
            </w:rPr>
          </w:rPrChange>
        </w:rPr>
        <w:pPrChange w:id="66" w:author="MARCELO" w:date="2009-06-08T23:42:00Z">
          <w:pPr>
            <w:spacing w:line="360" w:lineRule="auto"/>
            <w:jc w:val="both"/>
          </w:pPr>
        </w:pPrChange>
      </w:pPr>
      <w:ins w:id="67" w:author="MARCELO" w:date="2009-06-21T20:58:00Z">
        <w:r w:rsidRPr="004D1CCD">
          <w:rPr>
            <w:rFonts w:ascii="Times New Roman" w:hAnsi="Times New Roman"/>
            <w:rPrChange w:id="68" w:author="MARCELO" w:date="2009-06-21T20:59:00Z">
              <w:rPr>
                <w:rFonts w:ascii="Times New Roman" w:hAnsi="Times New Roman"/>
                <w:b/>
                <w:sz w:val="38"/>
                <w:szCs w:val="38"/>
              </w:rPr>
            </w:rPrChange>
          </w:rPr>
          <w:tab/>
        </w:r>
      </w:ins>
      <w:ins w:id="69" w:author="MARCELO" w:date="2009-06-21T20:59:00Z">
        <w:r w:rsidRPr="004D1CCD">
          <w:rPr>
            <w:rFonts w:ascii="Times New Roman" w:hAnsi="Times New Roman"/>
            <w:rPrChange w:id="70" w:author="MARCELO" w:date="2009-06-21T20:59:00Z">
              <w:rPr>
                <w:rFonts w:ascii="Times New Roman" w:hAnsi="Times New Roman"/>
                <w:b/>
                <w:sz w:val="38"/>
                <w:szCs w:val="38"/>
              </w:rPr>
            </w:rPrChange>
          </w:rPr>
          <w:t>Este</w:t>
        </w:r>
        <w:r>
          <w:rPr>
            <w:rFonts w:ascii="Times New Roman" w:hAnsi="Times New Roman"/>
          </w:rPr>
          <w:t xml:space="preserve"> trabalho </w:t>
        </w:r>
      </w:ins>
      <w:ins w:id="71" w:author="MARCELO" w:date="2009-06-21T21:11:00Z">
        <w:r w:rsidR="00F864CD">
          <w:rPr>
            <w:rFonts w:ascii="Times New Roman" w:hAnsi="Times New Roman"/>
          </w:rPr>
          <w:t>aborda a especificação e desenvolvimento de uma ferramenta de software capaz de prover funcionalidades para fins de manutenç</w:t>
        </w:r>
      </w:ins>
      <w:ins w:id="72" w:author="MARCELO" w:date="2009-06-21T21:12:00Z">
        <w:r w:rsidR="00F864CD">
          <w:rPr>
            <w:rFonts w:ascii="Times New Roman" w:hAnsi="Times New Roman"/>
          </w:rPr>
          <w:t xml:space="preserve">ão de </w:t>
        </w:r>
      </w:ins>
      <w:ins w:id="73" w:author="MARCELO" w:date="2009-06-21T21:22:00Z">
        <w:r w:rsidR="00AA79B2">
          <w:rPr>
            <w:rFonts w:ascii="Times New Roman" w:hAnsi="Times New Roman"/>
          </w:rPr>
          <w:t xml:space="preserve">sistemas </w:t>
        </w:r>
      </w:ins>
      <w:ins w:id="74" w:author="MARCELO" w:date="2009-06-21T21:12:00Z">
        <w:r w:rsidR="00F864CD">
          <w:rPr>
            <w:rFonts w:ascii="Times New Roman" w:hAnsi="Times New Roman"/>
          </w:rPr>
          <w:t xml:space="preserve">de bancos de dados desenvolvidos em </w:t>
        </w:r>
      </w:ins>
      <w:ins w:id="75" w:author="MARCELO" w:date="2009-06-21T21:18:00Z">
        <w:r w:rsidR="00AA79B2">
          <w:rPr>
            <w:rFonts w:ascii="Times New Roman" w:hAnsi="Times New Roman"/>
          </w:rPr>
          <w:t xml:space="preserve">linguagem </w:t>
        </w:r>
      </w:ins>
      <w:ins w:id="76" w:author="MARCELO" w:date="2009-06-21T21:12:00Z">
        <w:r w:rsidR="00F864CD">
          <w:rPr>
            <w:rFonts w:ascii="Times New Roman" w:hAnsi="Times New Roman"/>
          </w:rPr>
          <w:t xml:space="preserve">PL/SQL. </w:t>
        </w:r>
      </w:ins>
      <w:ins w:id="77" w:author="MARCELO" w:date="2009-06-21T21:13:00Z">
        <w:r w:rsidR="00F864CD">
          <w:rPr>
            <w:rFonts w:ascii="Times New Roman" w:hAnsi="Times New Roman"/>
          </w:rPr>
          <w:t xml:space="preserve">Com a pesquisa, foi verificada a </w:t>
        </w:r>
      </w:ins>
      <w:ins w:id="78" w:author="MARCELO" w:date="2009-06-21T21:18:00Z">
        <w:r w:rsidR="00AA79B2">
          <w:rPr>
            <w:rFonts w:ascii="Times New Roman" w:hAnsi="Times New Roman"/>
          </w:rPr>
          <w:t xml:space="preserve">falta de </w:t>
        </w:r>
      </w:ins>
      <w:ins w:id="79" w:author="MARCELO" w:date="2009-06-21T21:22:00Z">
        <w:r w:rsidR="00AA79B2">
          <w:rPr>
            <w:rFonts w:ascii="Times New Roman" w:hAnsi="Times New Roman"/>
          </w:rPr>
          <w:t>ferramentas com esse objetivo e a ausência de materiais</w:t>
        </w:r>
      </w:ins>
      <w:ins w:id="80" w:author="MARCELO" w:date="2009-06-21T21:32:00Z">
        <w:r w:rsidR="00F3066F">
          <w:rPr>
            <w:rFonts w:ascii="Times New Roman" w:hAnsi="Times New Roman"/>
          </w:rPr>
          <w:t xml:space="preserve"> que especifiquem modelos ou arquitetura</w:t>
        </w:r>
      </w:ins>
      <w:ins w:id="81" w:author="MARCELO" w:date="2009-06-21T21:33:00Z">
        <w:r w:rsidR="00F3066F">
          <w:rPr>
            <w:rFonts w:ascii="Times New Roman" w:hAnsi="Times New Roman"/>
          </w:rPr>
          <w:t>s de software</w:t>
        </w:r>
      </w:ins>
      <w:ins w:id="82" w:author="MARCELO" w:date="2009-06-21T21:32:00Z">
        <w:r w:rsidR="00F3066F">
          <w:rPr>
            <w:rFonts w:ascii="Times New Roman" w:hAnsi="Times New Roman"/>
          </w:rPr>
          <w:t xml:space="preserve"> para esta finalidade.</w:t>
        </w:r>
      </w:ins>
    </w:p>
    <w:p w:rsidR="004D1CCD" w:rsidRDefault="004D1CCD" w:rsidP="00EB36D3">
      <w:pPr>
        <w:spacing w:line="360" w:lineRule="auto"/>
        <w:jc w:val="both"/>
        <w:rPr>
          <w:ins w:id="83" w:author="MARCELO" w:date="2009-06-21T21:33:00Z"/>
          <w:rFonts w:ascii="Times New Roman" w:hAnsi="Times New Roman"/>
          <w:b/>
        </w:rPr>
        <w:pPrChange w:id="84" w:author="MARCELO" w:date="2009-06-07T15:32:00Z">
          <w:pPr>
            <w:pBdr>
              <w:bottom w:val="single" w:sz="4" w:space="1" w:color="000000"/>
            </w:pBdr>
            <w:spacing w:line="360" w:lineRule="auto"/>
            <w:jc w:val="both"/>
          </w:pPr>
        </w:pPrChange>
      </w:pPr>
    </w:p>
    <w:p w:rsidR="00A033AF" w:rsidRPr="000A4F72" w:rsidRDefault="000A4F72" w:rsidP="00EB36D3">
      <w:pPr>
        <w:spacing w:line="360" w:lineRule="auto"/>
        <w:jc w:val="both"/>
        <w:rPr>
          <w:ins w:id="85" w:author="MARCELO" w:date="2009-06-21T21:33:00Z"/>
          <w:rFonts w:ascii="Times New Roman" w:hAnsi="Times New Roman"/>
          <w:rPrChange w:id="86" w:author="MARCELO" w:date="2009-06-21T22:31:00Z">
            <w:rPr>
              <w:ins w:id="87" w:author="MARCELO" w:date="2009-06-21T21:33:00Z"/>
              <w:rFonts w:ascii="Times New Roman" w:hAnsi="Times New Roman"/>
              <w:b/>
            </w:rPr>
          </w:rPrChange>
        </w:rPr>
        <w:pPrChange w:id="88" w:author="MARCELO" w:date="2009-06-07T15:32:00Z">
          <w:pPr>
            <w:pBdr>
              <w:bottom w:val="single" w:sz="4" w:space="1" w:color="000000"/>
            </w:pBdr>
            <w:spacing w:line="360" w:lineRule="auto"/>
            <w:jc w:val="both"/>
          </w:pPr>
        </w:pPrChange>
      </w:pPr>
      <w:ins w:id="89" w:author="MARCELO" w:date="2009-06-21T22:31:00Z">
        <w:r>
          <w:rPr>
            <w:rFonts w:ascii="Times New Roman" w:hAnsi="Times New Roman"/>
            <w:b/>
          </w:rPr>
          <w:t xml:space="preserve">Palavras-chave: </w:t>
        </w:r>
      </w:ins>
      <w:ins w:id="90" w:author="MARCELO" w:date="2009-06-21T23:03:00Z">
        <w:r w:rsidR="0004360D" w:rsidRPr="00547CED">
          <w:rPr>
            <w:rFonts w:ascii="Times New Roman" w:hAnsi="Times New Roman"/>
            <w:rPrChange w:id="91" w:author="MARCELO" w:date="2009-06-21T23:03:00Z">
              <w:rPr>
                <w:rFonts w:ascii="Times New Roman" w:hAnsi="Times New Roman"/>
                <w:b/>
              </w:rPr>
            </w:rPrChange>
          </w:rPr>
          <w:t>sistemas de</w:t>
        </w:r>
        <w:r w:rsidR="00E73ACC">
          <w:rPr>
            <w:rFonts w:ascii="Times New Roman" w:hAnsi="Times New Roman"/>
          </w:rPr>
          <w:t xml:space="preserve"> gerenciamento de </w:t>
        </w:r>
      </w:ins>
      <w:ins w:id="92" w:author="MARCELO" w:date="2009-06-21T22:31:00Z">
        <w:r>
          <w:rPr>
            <w:rFonts w:ascii="Times New Roman" w:hAnsi="Times New Roman"/>
          </w:rPr>
          <w:t>bancos de dados, análise, manutenção, PL/SQL, padrões de projeto, diagrama de dependência, refatoramento, testes, documentaç</w:t>
        </w:r>
      </w:ins>
      <w:ins w:id="93" w:author="MARCELO" w:date="2009-06-21T22:32:00Z">
        <w:r>
          <w:rPr>
            <w:rFonts w:ascii="Times New Roman" w:hAnsi="Times New Roman"/>
          </w:rPr>
          <w:t>ão.</w:t>
        </w:r>
      </w:ins>
    </w:p>
    <w:p w:rsidR="00A033AF" w:rsidRDefault="00A033AF" w:rsidP="00EB36D3">
      <w:pPr>
        <w:spacing w:line="360" w:lineRule="auto"/>
        <w:jc w:val="both"/>
        <w:rPr>
          <w:ins w:id="94" w:author="MARCELO" w:date="2009-06-21T21:33:00Z"/>
          <w:rFonts w:ascii="Times New Roman" w:hAnsi="Times New Roman"/>
          <w:b/>
        </w:rPr>
        <w:pPrChange w:id="95"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96" w:author="MARCELO" w:date="2009-06-21T21:33:00Z"/>
          <w:rFonts w:ascii="Times New Roman" w:hAnsi="Times New Roman"/>
          <w:b/>
        </w:rPr>
        <w:pPrChange w:id="97"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98" w:author="MARCELO" w:date="2009-06-21T21:33:00Z"/>
          <w:rFonts w:ascii="Times New Roman" w:hAnsi="Times New Roman"/>
          <w:b/>
        </w:rPr>
        <w:pPrChange w:id="99"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00" w:author="MARCELO" w:date="2009-06-21T21:33:00Z"/>
          <w:rFonts w:ascii="Times New Roman" w:hAnsi="Times New Roman"/>
          <w:b/>
        </w:rPr>
        <w:pPrChange w:id="101"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02" w:author="MARCELO" w:date="2009-06-21T21:33:00Z"/>
          <w:rFonts w:ascii="Times New Roman" w:hAnsi="Times New Roman"/>
          <w:b/>
        </w:rPr>
        <w:pPrChange w:id="103"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04" w:author="MARCELO" w:date="2009-06-21T21:33:00Z"/>
          <w:rFonts w:ascii="Times New Roman" w:hAnsi="Times New Roman"/>
          <w:b/>
        </w:rPr>
        <w:pPrChange w:id="105"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06" w:author="MARCELO" w:date="2009-06-21T21:33:00Z"/>
          <w:rFonts w:ascii="Times New Roman" w:hAnsi="Times New Roman"/>
          <w:b/>
        </w:rPr>
        <w:pPrChange w:id="107"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08" w:author="MARCELO" w:date="2009-06-21T21:33:00Z"/>
          <w:rFonts w:ascii="Times New Roman" w:hAnsi="Times New Roman"/>
          <w:b/>
        </w:rPr>
        <w:pPrChange w:id="109"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10" w:author="MARCELO" w:date="2009-06-21T21:33:00Z"/>
          <w:rFonts w:ascii="Times New Roman" w:hAnsi="Times New Roman"/>
          <w:b/>
        </w:rPr>
        <w:pPrChange w:id="111"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12" w:author="MARCELO" w:date="2009-06-21T21:33:00Z"/>
          <w:rFonts w:ascii="Times New Roman" w:hAnsi="Times New Roman"/>
          <w:b/>
        </w:rPr>
        <w:pPrChange w:id="113"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14" w:author="MARCELO" w:date="2009-06-21T21:33:00Z"/>
          <w:rFonts w:ascii="Times New Roman" w:hAnsi="Times New Roman"/>
          <w:b/>
        </w:rPr>
        <w:pPrChange w:id="115"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16" w:author="MARCELO" w:date="2009-06-21T21:33:00Z"/>
          <w:rFonts w:ascii="Times New Roman" w:hAnsi="Times New Roman"/>
          <w:b/>
        </w:rPr>
        <w:pPrChange w:id="117"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18" w:author="MARCELO" w:date="2009-06-21T21:33:00Z"/>
          <w:rFonts w:ascii="Times New Roman" w:hAnsi="Times New Roman"/>
          <w:b/>
        </w:rPr>
        <w:pPrChange w:id="119"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20" w:author="MARCELO" w:date="2009-06-21T21:33:00Z"/>
          <w:rFonts w:ascii="Times New Roman" w:hAnsi="Times New Roman"/>
          <w:b/>
        </w:rPr>
        <w:pPrChange w:id="121"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22" w:author="MARCELO" w:date="2009-06-21T21:33:00Z"/>
          <w:rFonts w:ascii="Times New Roman" w:hAnsi="Times New Roman"/>
          <w:b/>
        </w:rPr>
        <w:pPrChange w:id="123"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24" w:author="MARCELO" w:date="2009-06-21T21:33:00Z"/>
          <w:rFonts w:ascii="Times New Roman" w:hAnsi="Times New Roman"/>
          <w:b/>
        </w:rPr>
        <w:pPrChange w:id="125"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26" w:author="MARCELO" w:date="2009-06-21T21:33:00Z"/>
          <w:rFonts w:ascii="Times New Roman" w:hAnsi="Times New Roman"/>
          <w:b/>
        </w:rPr>
        <w:pPrChange w:id="127"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28" w:author="MARCELO" w:date="2009-06-21T21:33:00Z"/>
          <w:rFonts w:ascii="Times New Roman" w:hAnsi="Times New Roman"/>
          <w:b/>
        </w:rPr>
        <w:pPrChange w:id="129"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30" w:author="MARCELO" w:date="2009-06-21T21:33:00Z"/>
          <w:rFonts w:ascii="Times New Roman" w:hAnsi="Times New Roman"/>
          <w:b/>
        </w:rPr>
        <w:pPrChange w:id="131"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32" w:author="MARCELO" w:date="2009-06-21T21:33:00Z"/>
          <w:rFonts w:ascii="Times New Roman" w:hAnsi="Times New Roman"/>
          <w:b/>
        </w:rPr>
        <w:pPrChange w:id="133"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34" w:author="MARCELO" w:date="2009-06-21T21:33:00Z"/>
          <w:rFonts w:ascii="Times New Roman" w:hAnsi="Times New Roman"/>
          <w:b/>
        </w:rPr>
        <w:pPrChange w:id="135"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36" w:author="MARCELO" w:date="2009-06-21T21:33:00Z"/>
          <w:rFonts w:ascii="Times New Roman" w:hAnsi="Times New Roman"/>
          <w:b/>
        </w:rPr>
        <w:pPrChange w:id="137" w:author="MARCELO" w:date="2009-06-07T15:32:00Z">
          <w:pPr>
            <w:pBdr>
              <w:bottom w:val="single" w:sz="4" w:space="1" w:color="000000"/>
            </w:pBdr>
            <w:spacing w:line="360" w:lineRule="auto"/>
            <w:jc w:val="both"/>
          </w:pPr>
        </w:pPrChange>
      </w:pPr>
    </w:p>
    <w:p w:rsidR="00A033AF" w:rsidRDefault="00A033AF" w:rsidP="00EB36D3">
      <w:pPr>
        <w:spacing w:line="360" w:lineRule="auto"/>
        <w:jc w:val="both"/>
        <w:rPr>
          <w:ins w:id="138" w:author="MARCELO" w:date="2009-06-21T20:58:00Z"/>
          <w:rFonts w:ascii="Times New Roman" w:hAnsi="Times New Roman"/>
          <w:b/>
        </w:rPr>
        <w:pPrChange w:id="139" w:author="MARCELO" w:date="2009-06-07T15:32:00Z">
          <w:pPr>
            <w:pBdr>
              <w:bottom w:val="single" w:sz="4" w:space="1" w:color="000000"/>
            </w:pBdr>
            <w:spacing w:line="360" w:lineRule="auto"/>
            <w:jc w:val="both"/>
          </w:pPr>
        </w:pPrChange>
      </w:pPr>
    </w:p>
    <w:p w:rsidR="00FB039E" w:rsidDel="0040497A" w:rsidRDefault="00FB039E" w:rsidP="00EB36D3">
      <w:pPr>
        <w:spacing w:line="360" w:lineRule="auto"/>
        <w:jc w:val="both"/>
        <w:outlineLvl w:val="0"/>
        <w:rPr>
          <w:del w:id="140" w:author="MARCELO" w:date="2009-06-08T23:42:00Z"/>
          <w:rFonts w:ascii="Times New Roman" w:hAnsi="Times New Roman"/>
          <w:b/>
        </w:rPr>
        <w:pPrChange w:id="141" w:author="MARCELO" w:date="2009-06-07T15:32:00Z">
          <w:pPr>
            <w:pBdr>
              <w:bottom w:val="single" w:sz="4" w:space="1" w:color="000000"/>
            </w:pBdr>
            <w:spacing w:line="360" w:lineRule="auto"/>
            <w:jc w:val="both"/>
            <w:outlineLvl w:val="0"/>
          </w:pPr>
        </w:pPrChange>
      </w:pPr>
      <w:r>
        <w:rPr>
          <w:rFonts w:ascii="Times New Roman" w:hAnsi="Times New Roman"/>
          <w:b/>
        </w:rPr>
        <w:t>Índice</w:t>
      </w:r>
    </w:p>
    <w:p w:rsidR="00FB039E" w:rsidRDefault="00FB039E" w:rsidP="0040497A">
      <w:pPr>
        <w:spacing w:line="360" w:lineRule="auto"/>
        <w:jc w:val="both"/>
        <w:outlineLvl w:val="0"/>
        <w:rPr>
          <w:rFonts w:ascii="Times New Roman" w:hAnsi="Times New Roman"/>
          <w:b/>
        </w:rPr>
        <w:pPrChange w:id="142" w:author="MARCELO" w:date="2009-06-08T23:42:00Z">
          <w:pPr>
            <w:spacing w:line="360" w:lineRule="auto"/>
            <w:jc w:val="both"/>
          </w:pPr>
        </w:pPrChange>
      </w:pPr>
    </w:p>
    <w:p w:rsidR="00FB039E" w:rsidRDefault="00FB039E" w:rsidP="00EB36D3">
      <w:pPr>
        <w:spacing w:line="360" w:lineRule="auto"/>
        <w:jc w:val="both"/>
        <w:rPr>
          <w:ins w:id="143" w:author="MARCELO" w:date="2009-05-31T17:27:00Z"/>
          <w:rFonts w:ascii="Times New Roman" w:hAnsi="Times New Roman"/>
          <w:b/>
        </w:rPr>
      </w:pPr>
    </w:p>
    <w:p w:rsidR="003B15C0" w:rsidRDefault="003B15C0" w:rsidP="00EB36D3">
      <w:pPr>
        <w:spacing w:line="360" w:lineRule="auto"/>
        <w:jc w:val="both"/>
        <w:outlineLvl w:val="0"/>
        <w:rPr>
          <w:ins w:id="144" w:author="MARCELO" w:date="2009-05-31T17:28:00Z"/>
          <w:rFonts w:ascii="Times New Roman" w:hAnsi="Times New Roman"/>
          <w:b/>
        </w:rPr>
      </w:pPr>
      <w:ins w:id="145" w:author="MARCELO" w:date="2009-05-31T17:27:00Z">
        <w:r>
          <w:rPr>
            <w:rFonts w:ascii="Times New Roman" w:hAnsi="Times New Roman"/>
            <w:b/>
          </w:rPr>
          <w:t>1 Introdução</w:t>
        </w:r>
      </w:ins>
      <w:ins w:id="146" w:author="MARCELO" w:date="2009-05-31T17:28:00Z">
        <w:r>
          <w:rPr>
            <w:rFonts w:ascii="Times New Roman" w:hAnsi="Times New Roman"/>
            <w:b/>
          </w:rPr>
          <w:t>............................................................................................</w:t>
        </w:r>
      </w:ins>
      <w:ins w:id="147" w:author="MARCELO" w:date="2009-06-21T22:19:00Z">
        <w:r w:rsidR="009F6009">
          <w:rPr>
            <w:rFonts w:ascii="Times New Roman" w:hAnsi="Times New Roman"/>
            <w:b/>
          </w:rPr>
          <w:t>.............</w:t>
        </w:r>
      </w:ins>
      <w:ins w:id="148" w:author="MARCELO" w:date="2009-05-31T17:28:00Z">
        <w:r>
          <w:rPr>
            <w:rFonts w:ascii="Times New Roman" w:hAnsi="Times New Roman"/>
            <w:b/>
          </w:rPr>
          <w:t>...........................</w:t>
        </w:r>
      </w:ins>
      <w:ins w:id="149" w:author="MARCELO" w:date="2009-06-21T21:34:00Z">
        <w:r w:rsidR="00A033AF">
          <w:rPr>
            <w:rFonts w:ascii="Times New Roman" w:hAnsi="Times New Roman"/>
            <w:b/>
          </w:rPr>
          <w:t>5</w:t>
        </w:r>
      </w:ins>
    </w:p>
    <w:p w:rsidR="003B15C0" w:rsidRPr="00A702C2" w:rsidRDefault="003B15C0" w:rsidP="00EB36D3">
      <w:pPr>
        <w:numPr>
          <w:ilvl w:val="1"/>
          <w:numId w:val="2"/>
        </w:numPr>
        <w:spacing w:line="360" w:lineRule="auto"/>
        <w:jc w:val="both"/>
        <w:rPr>
          <w:ins w:id="150" w:author="MARCELO" w:date="2009-05-31T17:29:00Z"/>
          <w:rFonts w:ascii="Times New Roman" w:hAnsi="Times New Roman"/>
          <w:rPrChange w:id="151" w:author="MARCELO" w:date="2009-06-21T22:14:00Z">
            <w:rPr>
              <w:ins w:id="152" w:author="MARCELO" w:date="2009-05-31T17:29:00Z"/>
              <w:rFonts w:ascii="Times New Roman" w:hAnsi="Times New Roman"/>
              <w:b/>
            </w:rPr>
          </w:rPrChange>
        </w:rPr>
        <w:pPrChange w:id="153" w:author="MARCELO" w:date="2009-06-07T15:32:00Z">
          <w:pPr>
            <w:spacing w:line="360" w:lineRule="auto"/>
            <w:jc w:val="both"/>
          </w:pPr>
        </w:pPrChange>
      </w:pPr>
      <w:ins w:id="154" w:author="MARCELO" w:date="2009-05-31T17:29:00Z">
        <w:r w:rsidRPr="00A702C2">
          <w:rPr>
            <w:rFonts w:ascii="Times New Roman" w:hAnsi="Times New Roman"/>
            <w:rPrChange w:id="155" w:author="MARCELO" w:date="2009-06-21T22:14:00Z">
              <w:rPr>
                <w:rFonts w:ascii="Times New Roman" w:hAnsi="Times New Roman"/>
                <w:b/>
              </w:rPr>
            </w:rPrChange>
          </w:rPr>
          <w:t>Motivação..........................................................................................</w:t>
        </w:r>
      </w:ins>
      <w:ins w:id="156" w:author="MARCELO" w:date="2009-06-21T22:19:00Z">
        <w:r w:rsidR="009F6009">
          <w:rPr>
            <w:rFonts w:ascii="Times New Roman" w:hAnsi="Times New Roman"/>
          </w:rPr>
          <w:t>............</w:t>
        </w:r>
      </w:ins>
      <w:ins w:id="157" w:author="MARCELO" w:date="2009-05-31T17:29:00Z">
        <w:r w:rsidRPr="00A702C2">
          <w:rPr>
            <w:rFonts w:ascii="Times New Roman" w:hAnsi="Times New Roman"/>
            <w:rPrChange w:id="158" w:author="MARCELO" w:date="2009-06-21T22:14:00Z">
              <w:rPr>
                <w:rFonts w:ascii="Times New Roman" w:hAnsi="Times New Roman"/>
                <w:b/>
              </w:rPr>
            </w:rPrChange>
          </w:rPr>
          <w:t>.............</w:t>
        </w:r>
      </w:ins>
      <w:ins w:id="159" w:author="MARCELO" w:date="2009-06-21T22:14:00Z">
        <w:r w:rsidR="00A702C2">
          <w:rPr>
            <w:rFonts w:ascii="Times New Roman" w:hAnsi="Times New Roman"/>
          </w:rPr>
          <w:t>.</w:t>
        </w:r>
      </w:ins>
      <w:ins w:id="160" w:author="MARCELO" w:date="2009-05-31T17:29:00Z">
        <w:r w:rsidRPr="00A702C2">
          <w:rPr>
            <w:rFonts w:ascii="Times New Roman" w:hAnsi="Times New Roman"/>
            <w:rPrChange w:id="161" w:author="MARCELO" w:date="2009-06-21T22:14:00Z">
              <w:rPr>
                <w:rFonts w:ascii="Times New Roman" w:hAnsi="Times New Roman"/>
                <w:b/>
              </w:rPr>
            </w:rPrChange>
          </w:rPr>
          <w:t>....</w:t>
        </w:r>
      </w:ins>
      <w:ins w:id="162" w:author="MARCELO" w:date="2009-06-21T21:34:00Z">
        <w:r w:rsidR="00A033AF" w:rsidRPr="00A702C2">
          <w:rPr>
            <w:rFonts w:ascii="Times New Roman" w:hAnsi="Times New Roman"/>
            <w:rPrChange w:id="163" w:author="MARCELO" w:date="2009-06-21T22:14:00Z">
              <w:rPr>
                <w:rFonts w:ascii="Times New Roman" w:hAnsi="Times New Roman"/>
                <w:b/>
              </w:rPr>
            </w:rPrChange>
          </w:rPr>
          <w:t>5</w:t>
        </w:r>
      </w:ins>
    </w:p>
    <w:p w:rsidR="003B15C0" w:rsidRPr="00A702C2" w:rsidRDefault="003B15C0" w:rsidP="00EB36D3">
      <w:pPr>
        <w:numPr>
          <w:ilvl w:val="1"/>
          <w:numId w:val="2"/>
        </w:numPr>
        <w:spacing w:line="360" w:lineRule="auto"/>
        <w:jc w:val="both"/>
        <w:rPr>
          <w:ins w:id="164" w:author="MARCELO" w:date="2009-05-31T17:30:00Z"/>
          <w:rFonts w:ascii="Times New Roman" w:hAnsi="Times New Roman"/>
          <w:rPrChange w:id="165" w:author="MARCELO" w:date="2009-06-21T22:14:00Z">
            <w:rPr>
              <w:ins w:id="166" w:author="MARCELO" w:date="2009-05-31T17:30:00Z"/>
              <w:rFonts w:ascii="Times New Roman" w:hAnsi="Times New Roman"/>
              <w:b/>
            </w:rPr>
          </w:rPrChange>
        </w:rPr>
        <w:pPrChange w:id="167" w:author="MARCELO" w:date="2009-06-07T15:32:00Z">
          <w:pPr>
            <w:spacing w:line="360" w:lineRule="auto"/>
            <w:jc w:val="both"/>
          </w:pPr>
        </w:pPrChange>
      </w:pPr>
      <w:ins w:id="168" w:author="MARCELO" w:date="2009-05-31T17:29:00Z">
        <w:r w:rsidRPr="00A702C2">
          <w:rPr>
            <w:rFonts w:ascii="Times New Roman" w:hAnsi="Times New Roman"/>
            <w:rPrChange w:id="169" w:author="MARCELO" w:date="2009-06-21T22:14:00Z">
              <w:rPr>
                <w:rFonts w:ascii="Times New Roman" w:hAnsi="Times New Roman"/>
                <w:b/>
              </w:rPr>
            </w:rPrChange>
          </w:rPr>
          <w:t>Objetivos....................................................................................................</w:t>
        </w:r>
      </w:ins>
      <w:ins w:id="170" w:author="MARCELO" w:date="2009-06-21T22:19:00Z">
        <w:r w:rsidR="009F6009">
          <w:rPr>
            <w:rFonts w:ascii="Times New Roman" w:hAnsi="Times New Roman"/>
          </w:rPr>
          <w:t>............</w:t>
        </w:r>
      </w:ins>
      <w:ins w:id="171" w:author="MARCELO" w:date="2009-05-31T17:29:00Z">
        <w:r w:rsidRPr="00A702C2">
          <w:rPr>
            <w:rFonts w:ascii="Times New Roman" w:hAnsi="Times New Roman"/>
            <w:rPrChange w:id="172" w:author="MARCELO" w:date="2009-06-21T22:14:00Z">
              <w:rPr>
                <w:rFonts w:ascii="Times New Roman" w:hAnsi="Times New Roman"/>
                <w:b/>
              </w:rPr>
            </w:rPrChange>
          </w:rPr>
          <w:t>.........</w:t>
        </w:r>
      </w:ins>
      <w:ins w:id="173" w:author="MARCELO" w:date="2009-06-21T21:34:00Z">
        <w:r w:rsidR="00A033AF" w:rsidRPr="00A702C2">
          <w:rPr>
            <w:rFonts w:ascii="Times New Roman" w:hAnsi="Times New Roman"/>
            <w:rPrChange w:id="174" w:author="MARCELO" w:date="2009-06-21T22:14:00Z">
              <w:rPr>
                <w:rFonts w:ascii="Times New Roman" w:hAnsi="Times New Roman"/>
                <w:b/>
              </w:rPr>
            </w:rPrChange>
          </w:rPr>
          <w:t>6</w:t>
        </w:r>
      </w:ins>
    </w:p>
    <w:p w:rsidR="003B15C0" w:rsidRPr="00A702C2" w:rsidRDefault="003B15C0" w:rsidP="00EB36D3">
      <w:pPr>
        <w:numPr>
          <w:ilvl w:val="1"/>
          <w:numId w:val="2"/>
        </w:numPr>
        <w:spacing w:line="360" w:lineRule="auto"/>
        <w:jc w:val="both"/>
        <w:rPr>
          <w:ins w:id="175" w:author="MARCELO" w:date="2009-05-31T17:30:00Z"/>
          <w:rFonts w:ascii="Times New Roman" w:hAnsi="Times New Roman"/>
          <w:rPrChange w:id="176" w:author="MARCELO" w:date="2009-06-21T22:14:00Z">
            <w:rPr>
              <w:ins w:id="177" w:author="MARCELO" w:date="2009-05-31T17:30:00Z"/>
              <w:rFonts w:ascii="Times New Roman" w:hAnsi="Times New Roman"/>
              <w:b/>
            </w:rPr>
          </w:rPrChange>
        </w:rPr>
        <w:pPrChange w:id="178" w:author="MARCELO" w:date="2009-06-07T15:32:00Z">
          <w:pPr>
            <w:spacing w:line="360" w:lineRule="auto"/>
            <w:jc w:val="both"/>
          </w:pPr>
        </w:pPrChange>
      </w:pPr>
      <w:ins w:id="179" w:author="MARCELO" w:date="2009-05-31T17:30:00Z">
        <w:r w:rsidRPr="00A702C2">
          <w:rPr>
            <w:rFonts w:ascii="Times New Roman" w:hAnsi="Times New Roman"/>
            <w:rPrChange w:id="180" w:author="MARCELO" w:date="2009-06-21T22:14:00Z">
              <w:rPr>
                <w:rFonts w:ascii="Times New Roman" w:hAnsi="Times New Roman"/>
                <w:b/>
              </w:rPr>
            </w:rPrChange>
          </w:rPr>
          <w:t>Estrutura do Documento.....................................................................................</w:t>
        </w:r>
      </w:ins>
      <w:ins w:id="181" w:author="MARCELO" w:date="2009-06-21T22:14:00Z">
        <w:r w:rsidR="00A702C2">
          <w:rPr>
            <w:rFonts w:ascii="Times New Roman" w:hAnsi="Times New Roman"/>
          </w:rPr>
          <w:t>..</w:t>
        </w:r>
      </w:ins>
      <w:ins w:id="182" w:author="MARCELO" w:date="2009-06-21T22:20:00Z">
        <w:r w:rsidR="009F6009">
          <w:rPr>
            <w:rFonts w:ascii="Times New Roman" w:hAnsi="Times New Roman"/>
          </w:rPr>
          <w:t>...........</w:t>
        </w:r>
      </w:ins>
      <w:ins w:id="183" w:author="MARCELO" w:date="2009-05-31T17:30:00Z">
        <w:r w:rsidRPr="00A702C2">
          <w:rPr>
            <w:rFonts w:ascii="Times New Roman" w:hAnsi="Times New Roman"/>
            <w:rPrChange w:id="184" w:author="MARCELO" w:date="2009-06-21T22:14:00Z">
              <w:rPr>
                <w:rFonts w:ascii="Times New Roman" w:hAnsi="Times New Roman"/>
                <w:b/>
              </w:rPr>
            </w:rPrChange>
          </w:rPr>
          <w:t>.</w:t>
        </w:r>
      </w:ins>
      <w:ins w:id="185" w:author="MARCELO" w:date="2009-06-21T21:34:00Z">
        <w:r w:rsidR="00A033AF" w:rsidRPr="00A702C2">
          <w:rPr>
            <w:rFonts w:ascii="Times New Roman" w:hAnsi="Times New Roman"/>
            <w:rPrChange w:id="186" w:author="MARCELO" w:date="2009-06-21T22:14:00Z">
              <w:rPr>
                <w:rFonts w:ascii="Times New Roman" w:hAnsi="Times New Roman"/>
                <w:b/>
              </w:rPr>
            </w:rPrChange>
          </w:rPr>
          <w:t>7</w:t>
        </w:r>
      </w:ins>
    </w:p>
    <w:p w:rsidR="003B15C0" w:rsidRDefault="003B15C0" w:rsidP="00EB36D3">
      <w:pPr>
        <w:numPr>
          <w:ilvl w:val="0"/>
          <w:numId w:val="2"/>
        </w:numPr>
        <w:spacing w:line="360" w:lineRule="auto"/>
        <w:jc w:val="both"/>
        <w:rPr>
          <w:ins w:id="187" w:author="MARCELO" w:date="2009-05-31T17:30:00Z"/>
          <w:rFonts w:ascii="Times New Roman" w:hAnsi="Times New Roman"/>
          <w:b/>
        </w:rPr>
        <w:pPrChange w:id="188" w:author="MARCELO" w:date="2009-06-07T15:32:00Z">
          <w:pPr>
            <w:spacing w:line="360" w:lineRule="auto"/>
            <w:jc w:val="both"/>
          </w:pPr>
        </w:pPrChange>
      </w:pPr>
      <w:ins w:id="189" w:author="MARCELO" w:date="2009-05-31T17:30:00Z">
        <w:r>
          <w:rPr>
            <w:rFonts w:ascii="Times New Roman" w:hAnsi="Times New Roman"/>
            <w:b/>
          </w:rPr>
          <w:t>Fundamentação Teórica...........................................................................................</w:t>
        </w:r>
      </w:ins>
      <w:ins w:id="190" w:author="MARCELO" w:date="2009-06-21T22:20:00Z">
        <w:r w:rsidR="009F6009">
          <w:rPr>
            <w:rFonts w:ascii="Times New Roman" w:hAnsi="Times New Roman"/>
            <w:b/>
          </w:rPr>
          <w:t>..........</w:t>
        </w:r>
      </w:ins>
      <w:ins w:id="191" w:author="MARCELO" w:date="2009-05-31T17:30:00Z">
        <w:r>
          <w:rPr>
            <w:rFonts w:ascii="Times New Roman" w:hAnsi="Times New Roman"/>
            <w:b/>
          </w:rPr>
          <w:t>......</w:t>
        </w:r>
      </w:ins>
      <w:ins w:id="192" w:author="MARCELO" w:date="2009-06-21T21:34:00Z">
        <w:r w:rsidR="00A033AF">
          <w:rPr>
            <w:rFonts w:ascii="Times New Roman" w:hAnsi="Times New Roman"/>
            <w:b/>
          </w:rPr>
          <w:t>8</w:t>
        </w:r>
      </w:ins>
    </w:p>
    <w:p w:rsidR="003B15C0" w:rsidRPr="00A702C2" w:rsidRDefault="003B15C0" w:rsidP="00EB36D3">
      <w:pPr>
        <w:numPr>
          <w:ilvl w:val="1"/>
          <w:numId w:val="2"/>
        </w:numPr>
        <w:spacing w:line="360" w:lineRule="auto"/>
        <w:jc w:val="both"/>
        <w:rPr>
          <w:ins w:id="193" w:author="MARCELO" w:date="2009-05-31T17:29:00Z"/>
          <w:rFonts w:ascii="Times New Roman" w:hAnsi="Times New Roman"/>
          <w:rPrChange w:id="194" w:author="MARCELO" w:date="2009-06-21T22:14:00Z">
            <w:rPr>
              <w:ins w:id="195" w:author="MARCELO" w:date="2009-05-31T17:29:00Z"/>
              <w:rFonts w:ascii="Times New Roman" w:hAnsi="Times New Roman"/>
              <w:b/>
            </w:rPr>
          </w:rPrChange>
        </w:rPr>
        <w:pPrChange w:id="196" w:author="MARCELO" w:date="2009-06-07T15:32:00Z">
          <w:pPr>
            <w:spacing w:line="360" w:lineRule="auto"/>
            <w:jc w:val="both"/>
          </w:pPr>
        </w:pPrChange>
      </w:pPr>
      <w:ins w:id="197" w:author="MARCELO" w:date="2009-05-31T17:30:00Z">
        <w:r w:rsidRPr="00A702C2">
          <w:rPr>
            <w:rFonts w:ascii="Times New Roman" w:hAnsi="Times New Roman"/>
            <w:rPrChange w:id="198" w:author="MARCELO" w:date="2009-06-21T22:14:00Z">
              <w:rPr>
                <w:rFonts w:ascii="Times New Roman" w:hAnsi="Times New Roman"/>
                <w:b/>
              </w:rPr>
            </w:rPrChange>
          </w:rPr>
          <w:t>Introdução.................................................................................................</w:t>
        </w:r>
      </w:ins>
      <w:ins w:id="199" w:author="MARCELO" w:date="2009-06-21T22:14:00Z">
        <w:r w:rsidR="00A702C2">
          <w:rPr>
            <w:rFonts w:ascii="Times New Roman" w:hAnsi="Times New Roman"/>
          </w:rPr>
          <w:t>.</w:t>
        </w:r>
      </w:ins>
      <w:ins w:id="200" w:author="MARCELO" w:date="2009-05-31T17:30:00Z">
        <w:r w:rsidRPr="00A702C2">
          <w:rPr>
            <w:rFonts w:ascii="Times New Roman" w:hAnsi="Times New Roman"/>
            <w:rPrChange w:id="201" w:author="MARCELO" w:date="2009-06-21T22:14:00Z">
              <w:rPr>
                <w:rFonts w:ascii="Times New Roman" w:hAnsi="Times New Roman"/>
                <w:b/>
              </w:rPr>
            </w:rPrChange>
          </w:rPr>
          <w:t>........</w:t>
        </w:r>
        <w:r w:rsidR="00625392" w:rsidRPr="00A702C2">
          <w:rPr>
            <w:rFonts w:ascii="Times New Roman" w:hAnsi="Times New Roman"/>
            <w:rPrChange w:id="202" w:author="MARCELO" w:date="2009-06-21T22:14:00Z">
              <w:rPr>
                <w:rFonts w:ascii="Times New Roman" w:hAnsi="Times New Roman"/>
                <w:b/>
              </w:rPr>
            </w:rPrChange>
          </w:rPr>
          <w:t>.</w:t>
        </w:r>
      </w:ins>
      <w:ins w:id="203" w:author="MARCELO" w:date="2009-06-21T22:20:00Z">
        <w:r w:rsidR="009F6009">
          <w:rPr>
            <w:rFonts w:ascii="Times New Roman" w:hAnsi="Times New Roman"/>
          </w:rPr>
          <w:t>...........</w:t>
        </w:r>
      </w:ins>
      <w:ins w:id="204" w:author="MARCELO" w:date="2009-06-21T21:34:00Z">
        <w:r w:rsidR="00A033AF" w:rsidRPr="00A702C2">
          <w:rPr>
            <w:rFonts w:ascii="Times New Roman" w:hAnsi="Times New Roman"/>
            <w:rPrChange w:id="205" w:author="MARCELO" w:date="2009-06-21T22:14:00Z">
              <w:rPr>
                <w:rFonts w:ascii="Times New Roman" w:hAnsi="Times New Roman"/>
                <w:b/>
              </w:rPr>
            </w:rPrChange>
          </w:rPr>
          <w:t>8</w:t>
        </w:r>
      </w:ins>
    </w:p>
    <w:p w:rsidR="003B15C0" w:rsidRPr="00A702C2" w:rsidRDefault="00477E42" w:rsidP="004501E1">
      <w:pPr>
        <w:numPr>
          <w:ilvl w:val="1"/>
          <w:numId w:val="2"/>
        </w:numPr>
        <w:spacing w:line="360" w:lineRule="auto"/>
        <w:jc w:val="both"/>
        <w:rPr>
          <w:ins w:id="206" w:author="MARCELO" w:date="2009-06-08T23:39:00Z"/>
          <w:rFonts w:ascii="Times New Roman" w:hAnsi="Times New Roman"/>
          <w:rPrChange w:id="207" w:author="MARCELO" w:date="2009-06-21T22:14:00Z">
            <w:rPr>
              <w:ins w:id="208" w:author="MARCELO" w:date="2009-06-08T23:39:00Z"/>
              <w:rFonts w:ascii="Times New Roman" w:hAnsi="Times New Roman"/>
              <w:b/>
            </w:rPr>
          </w:rPrChange>
        </w:rPr>
        <w:pPrChange w:id="209" w:author="MARCELO" w:date="2009-06-08T23:39:00Z">
          <w:pPr>
            <w:spacing w:line="360" w:lineRule="auto"/>
            <w:jc w:val="both"/>
          </w:pPr>
        </w:pPrChange>
      </w:pPr>
      <w:ins w:id="210" w:author="MARCELO" w:date="2009-06-08T23:30:00Z">
        <w:r w:rsidRPr="00A702C2">
          <w:rPr>
            <w:rFonts w:ascii="Times New Roman" w:hAnsi="Times New Roman"/>
            <w:rPrChange w:id="211" w:author="MARCELO" w:date="2009-06-21T22:14:00Z">
              <w:rPr>
                <w:rFonts w:ascii="Times New Roman" w:hAnsi="Times New Roman"/>
                <w:b/>
              </w:rPr>
            </w:rPrChange>
          </w:rPr>
          <w:t>Conceitos Básicos...............................................................................................</w:t>
        </w:r>
      </w:ins>
      <w:ins w:id="212" w:author="MARCELO" w:date="2009-06-08T23:38:00Z">
        <w:r w:rsidR="004501E1" w:rsidRPr="00A702C2">
          <w:rPr>
            <w:rFonts w:ascii="Times New Roman" w:hAnsi="Times New Roman"/>
            <w:rPrChange w:id="213" w:author="MARCELO" w:date="2009-06-21T22:14:00Z">
              <w:rPr>
                <w:rFonts w:ascii="Times New Roman" w:hAnsi="Times New Roman"/>
                <w:b/>
              </w:rPr>
            </w:rPrChange>
          </w:rPr>
          <w:t>.</w:t>
        </w:r>
      </w:ins>
      <w:ins w:id="214" w:author="MARCELO" w:date="2009-06-08T23:30:00Z">
        <w:r w:rsidRPr="00A702C2">
          <w:rPr>
            <w:rFonts w:ascii="Times New Roman" w:hAnsi="Times New Roman"/>
            <w:rPrChange w:id="215" w:author="MARCELO" w:date="2009-06-21T22:14:00Z">
              <w:rPr>
                <w:rFonts w:ascii="Times New Roman" w:hAnsi="Times New Roman"/>
                <w:b/>
              </w:rPr>
            </w:rPrChange>
          </w:rPr>
          <w:t>.</w:t>
        </w:r>
      </w:ins>
      <w:ins w:id="216" w:author="MARCELO" w:date="2009-06-21T22:20:00Z">
        <w:r w:rsidR="009F6009">
          <w:rPr>
            <w:rFonts w:ascii="Times New Roman" w:hAnsi="Times New Roman"/>
          </w:rPr>
          <w:t>...........</w:t>
        </w:r>
      </w:ins>
      <w:ins w:id="217" w:author="MARCELO" w:date="2009-06-21T21:34:00Z">
        <w:r w:rsidR="00A033AF" w:rsidRPr="00A702C2">
          <w:rPr>
            <w:rFonts w:ascii="Times New Roman" w:hAnsi="Times New Roman"/>
            <w:rPrChange w:id="218" w:author="MARCELO" w:date="2009-06-21T22:14:00Z">
              <w:rPr>
                <w:rFonts w:ascii="Times New Roman" w:hAnsi="Times New Roman"/>
                <w:b/>
              </w:rPr>
            </w:rPrChange>
          </w:rPr>
          <w:t>9</w:t>
        </w:r>
      </w:ins>
    </w:p>
    <w:p w:rsidR="004501E1" w:rsidRPr="00A702C2" w:rsidRDefault="004501E1" w:rsidP="004501E1">
      <w:pPr>
        <w:numPr>
          <w:ilvl w:val="2"/>
          <w:numId w:val="2"/>
        </w:numPr>
        <w:spacing w:line="360" w:lineRule="auto"/>
        <w:jc w:val="both"/>
        <w:rPr>
          <w:ins w:id="219" w:author="MARCELO" w:date="2009-06-08T23:39:00Z"/>
          <w:rFonts w:ascii="Times New Roman" w:hAnsi="Times New Roman"/>
          <w:rPrChange w:id="220" w:author="MARCELO" w:date="2009-06-21T22:14:00Z">
            <w:rPr>
              <w:ins w:id="221" w:author="MARCELO" w:date="2009-06-08T23:39:00Z"/>
              <w:rFonts w:ascii="Times New Roman" w:hAnsi="Times New Roman"/>
              <w:b/>
            </w:rPr>
          </w:rPrChange>
        </w:rPr>
        <w:pPrChange w:id="222" w:author="MARCELO" w:date="2009-06-08T23:39:00Z">
          <w:pPr>
            <w:spacing w:line="360" w:lineRule="auto"/>
            <w:jc w:val="both"/>
          </w:pPr>
        </w:pPrChange>
      </w:pPr>
      <w:ins w:id="223" w:author="MARCELO" w:date="2009-06-08T23:39:00Z">
        <w:r w:rsidRPr="00A702C2">
          <w:rPr>
            <w:rFonts w:ascii="Times New Roman" w:hAnsi="Times New Roman"/>
            <w:rPrChange w:id="224" w:author="MARCELO" w:date="2009-06-21T22:14:00Z">
              <w:rPr>
                <w:rFonts w:ascii="Times New Roman" w:hAnsi="Times New Roman"/>
                <w:b/>
              </w:rPr>
            </w:rPrChange>
          </w:rPr>
          <w:t>Rotina............................................................................................</w:t>
        </w:r>
      </w:ins>
      <w:ins w:id="225" w:author="MARCELO" w:date="2009-06-21T22:20:00Z">
        <w:r w:rsidR="009F6009">
          <w:rPr>
            <w:rFonts w:ascii="Times New Roman" w:hAnsi="Times New Roman"/>
          </w:rPr>
          <w:t>..........</w:t>
        </w:r>
      </w:ins>
      <w:ins w:id="226" w:author="MARCELO" w:date="2009-06-08T23:39:00Z">
        <w:r w:rsidRPr="00A702C2">
          <w:rPr>
            <w:rFonts w:ascii="Times New Roman" w:hAnsi="Times New Roman"/>
            <w:rPrChange w:id="227" w:author="MARCELO" w:date="2009-06-21T22:14:00Z">
              <w:rPr>
                <w:rFonts w:ascii="Times New Roman" w:hAnsi="Times New Roman"/>
                <w:b/>
              </w:rPr>
            </w:rPrChange>
          </w:rPr>
          <w:t>.....</w:t>
        </w:r>
      </w:ins>
      <w:ins w:id="228" w:author="MARCELO" w:date="2009-06-21T22:17:00Z">
        <w:r w:rsidR="009F6009">
          <w:rPr>
            <w:rFonts w:ascii="Times New Roman" w:hAnsi="Times New Roman"/>
          </w:rPr>
          <w:t>9</w:t>
        </w:r>
      </w:ins>
    </w:p>
    <w:p w:rsidR="004501E1" w:rsidRPr="00A702C2" w:rsidRDefault="004501E1" w:rsidP="004501E1">
      <w:pPr>
        <w:numPr>
          <w:ilvl w:val="2"/>
          <w:numId w:val="2"/>
        </w:numPr>
        <w:spacing w:line="360" w:lineRule="auto"/>
        <w:jc w:val="both"/>
        <w:rPr>
          <w:ins w:id="229" w:author="MARCELO" w:date="2009-06-08T23:39:00Z"/>
          <w:rFonts w:ascii="Times New Roman" w:hAnsi="Times New Roman"/>
          <w:rPrChange w:id="230" w:author="MARCELO" w:date="2009-06-21T22:14:00Z">
            <w:rPr>
              <w:ins w:id="231" w:author="MARCELO" w:date="2009-06-08T23:39:00Z"/>
              <w:rFonts w:ascii="Times New Roman" w:hAnsi="Times New Roman"/>
              <w:b/>
            </w:rPr>
          </w:rPrChange>
        </w:rPr>
        <w:pPrChange w:id="232" w:author="MARCELO" w:date="2009-06-08T23:39:00Z">
          <w:pPr>
            <w:spacing w:line="360" w:lineRule="auto"/>
            <w:jc w:val="both"/>
          </w:pPr>
        </w:pPrChange>
      </w:pPr>
      <w:ins w:id="233" w:author="MARCELO" w:date="2009-06-08T23:39:00Z">
        <w:r w:rsidRPr="00A702C2">
          <w:rPr>
            <w:rFonts w:ascii="Times New Roman" w:hAnsi="Times New Roman"/>
            <w:rPrChange w:id="234" w:author="MARCELO" w:date="2009-06-21T22:14:00Z">
              <w:rPr>
                <w:rFonts w:ascii="Times New Roman" w:hAnsi="Times New Roman"/>
                <w:b/>
              </w:rPr>
            </w:rPrChange>
          </w:rPr>
          <w:t>Pacotes...................................................................................</w:t>
        </w:r>
      </w:ins>
      <w:ins w:id="235" w:author="MARCELO" w:date="2009-06-21T22:20:00Z">
        <w:r w:rsidR="009F6009">
          <w:rPr>
            <w:rFonts w:ascii="Times New Roman" w:hAnsi="Times New Roman"/>
          </w:rPr>
          <w:t>..........</w:t>
        </w:r>
      </w:ins>
      <w:ins w:id="236" w:author="MARCELO" w:date="2009-06-08T23:39:00Z">
        <w:r w:rsidRPr="00A702C2">
          <w:rPr>
            <w:rFonts w:ascii="Times New Roman" w:hAnsi="Times New Roman"/>
            <w:rPrChange w:id="237" w:author="MARCELO" w:date="2009-06-21T22:14:00Z">
              <w:rPr>
                <w:rFonts w:ascii="Times New Roman" w:hAnsi="Times New Roman"/>
                <w:b/>
              </w:rPr>
            </w:rPrChange>
          </w:rPr>
          <w:t>.............</w:t>
        </w:r>
      </w:ins>
      <w:ins w:id="238" w:author="MARCELO" w:date="2009-06-21T21:34:00Z">
        <w:r w:rsidR="00A033AF" w:rsidRPr="00A702C2">
          <w:rPr>
            <w:rFonts w:ascii="Times New Roman" w:hAnsi="Times New Roman"/>
            <w:rPrChange w:id="239" w:author="MARCELO" w:date="2009-06-21T22:14:00Z">
              <w:rPr>
                <w:rFonts w:ascii="Times New Roman" w:hAnsi="Times New Roman"/>
                <w:b/>
              </w:rPr>
            </w:rPrChange>
          </w:rPr>
          <w:t>10</w:t>
        </w:r>
      </w:ins>
    </w:p>
    <w:p w:rsidR="004501E1" w:rsidRPr="00A702C2" w:rsidRDefault="004501E1" w:rsidP="004501E1">
      <w:pPr>
        <w:numPr>
          <w:ilvl w:val="2"/>
          <w:numId w:val="2"/>
        </w:numPr>
        <w:spacing w:line="360" w:lineRule="auto"/>
        <w:jc w:val="both"/>
        <w:rPr>
          <w:ins w:id="240" w:author="MARCELO" w:date="2009-06-08T23:40:00Z"/>
          <w:rFonts w:ascii="Times New Roman" w:hAnsi="Times New Roman"/>
          <w:rPrChange w:id="241" w:author="MARCELO" w:date="2009-06-21T22:14:00Z">
            <w:rPr>
              <w:ins w:id="242" w:author="MARCELO" w:date="2009-06-08T23:40:00Z"/>
              <w:rFonts w:ascii="Times New Roman" w:hAnsi="Times New Roman"/>
              <w:b/>
            </w:rPr>
          </w:rPrChange>
        </w:rPr>
        <w:pPrChange w:id="243" w:author="MARCELO" w:date="2009-06-08T23:39:00Z">
          <w:pPr>
            <w:spacing w:line="360" w:lineRule="auto"/>
            <w:jc w:val="both"/>
          </w:pPr>
        </w:pPrChange>
      </w:pPr>
      <w:ins w:id="244" w:author="MARCELO" w:date="2009-06-08T23:40:00Z">
        <w:r w:rsidRPr="00A702C2">
          <w:rPr>
            <w:rFonts w:ascii="Times New Roman" w:hAnsi="Times New Roman"/>
            <w:rPrChange w:id="245" w:author="MARCELO" w:date="2009-06-21T22:14:00Z">
              <w:rPr>
                <w:rFonts w:ascii="Times New Roman" w:hAnsi="Times New Roman"/>
                <w:b/>
              </w:rPr>
            </w:rPrChange>
          </w:rPr>
          <w:t>Pós-codificação.................................................................</w:t>
        </w:r>
      </w:ins>
      <w:ins w:id="246" w:author="MARCELO" w:date="2009-06-21T22:20:00Z">
        <w:r w:rsidR="009F6009">
          <w:rPr>
            <w:rFonts w:ascii="Times New Roman" w:hAnsi="Times New Roman"/>
          </w:rPr>
          <w:t>..........</w:t>
        </w:r>
      </w:ins>
      <w:ins w:id="247" w:author="MARCELO" w:date="2009-06-08T23:40:00Z">
        <w:r w:rsidRPr="00A702C2">
          <w:rPr>
            <w:rFonts w:ascii="Times New Roman" w:hAnsi="Times New Roman"/>
            <w:rPrChange w:id="248" w:author="MARCELO" w:date="2009-06-21T22:14:00Z">
              <w:rPr>
                <w:rFonts w:ascii="Times New Roman" w:hAnsi="Times New Roman"/>
                <w:b/>
              </w:rPr>
            </w:rPrChange>
          </w:rPr>
          <w:t>...................</w:t>
        </w:r>
      </w:ins>
      <w:ins w:id="249" w:author="MARCELO" w:date="2009-06-21T21:34:00Z">
        <w:r w:rsidR="00A033AF" w:rsidRPr="00A702C2">
          <w:rPr>
            <w:rFonts w:ascii="Times New Roman" w:hAnsi="Times New Roman"/>
            <w:rPrChange w:id="250" w:author="MARCELO" w:date="2009-06-21T22:14:00Z">
              <w:rPr>
                <w:rFonts w:ascii="Times New Roman" w:hAnsi="Times New Roman"/>
                <w:b/>
              </w:rPr>
            </w:rPrChange>
          </w:rPr>
          <w:t>10</w:t>
        </w:r>
      </w:ins>
    </w:p>
    <w:p w:rsidR="004501E1" w:rsidRPr="00A702C2" w:rsidRDefault="004501E1" w:rsidP="004501E1">
      <w:pPr>
        <w:numPr>
          <w:ilvl w:val="2"/>
          <w:numId w:val="2"/>
        </w:numPr>
        <w:spacing w:line="360" w:lineRule="auto"/>
        <w:jc w:val="both"/>
        <w:rPr>
          <w:ins w:id="251" w:author="MARCELO" w:date="2009-06-08T23:40:00Z"/>
          <w:rFonts w:ascii="Times New Roman" w:hAnsi="Times New Roman"/>
          <w:rPrChange w:id="252" w:author="MARCELO" w:date="2009-06-21T22:14:00Z">
            <w:rPr>
              <w:ins w:id="253" w:author="MARCELO" w:date="2009-06-08T23:40:00Z"/>
              <w:rFonts w:ascii="Times New Roman" w:hAnsi="Times New Roman"/>
              <w:b/>
            </w:rPr>
          </w:rPrChange>
        </w:rPr>
        <w:pPrChange w:id="254" w:author="MARCELO" w:date="2009-06-08T23:39:00Z">
          <w:pPr>
            <w:spacing w:line="360" w:lineRule="auto"/>
            <w:jc w:val="both"/>
          </w:pPr>
        </w:pPrChange>
      </w:pPr>
      <w:ins w:id="255" w:author="MARCELO" w:date="2009-06-08T23:40:00Z">
        <w:r w:rsidRPr="00A702C2">
          <w:rPr>
            <w:rFonts w:ascii="Times New Roman" w:hAnsi="Times New Roman"/>
            <w:rPrChange w:id="256" w:author="MARCELO" w:date="2009-06-21T22:14:00Z">
              <w:rPr>
                <w:rFonts w:ascii="Times New Roman" w:hAnsi="Times New Roman"/>
                <w:b/>
              </w:rPr>
            </w:rPrChange>
          </w:rPr>
          <w:t>Métricas....................................................................</w:t>
        </w:r>
      </w:ins>
      <w:ins w:id="257" w:author="MARCELO" w:date="2009-06-21T22:20:00Z">
        <w:r w:rsidR="009F6009">
          <w:rPr>
            <w:rFonts w:ascii="Times New Roman" w:hAnsi="Times New Roman"/>
          </w:rPr>
          <w:t>..........</w:t>
        </w:r>
      </w:ins>
      <w:ins w:id="258" w:author="MARCELO" w:date="2009-06-08T23:40:00Z">
        <w:r w:rsidRPr="00A702C2">
          <w:rPr>
            <w:rFonts w:ascii="Times New Roman" w:hAnsi="Times New Roman"/>
            <w:rPrChange w:id="259" w:author="MARCELO" w:date="2009-06-21T22:14:00Z">
              <w:rPr>
                <w:rFonts w:ascii="Times New Roman" w:hAnsi="Times New Roman"/>
                <w:b/>
              </w:rPr>
            </w:rPrChange>
          </w:rPr>
          <w:t>..........................</w:t>
        </w:r>
      </w:ins>
      <w:ins w:id="260" w:author="MARCELO" w:date="2009-06-21T21:34:00Z">
        <w:r w:rsidR="00A033AF" w:rsidRPr="00A702C2">
          <w:rPr>
            <w:rFonts w:ascii="Times New Roman" w:hAnsi="Times New Roman"/>
            <w:rPrChange w:id="261" w:author="MARCELO" w:date="2009-06-21T22:14:00Z">
              <w:rPr>
                <w:rFonts w:ascii="Times New Roman" w:hAnsi="Times New Roman"/>
                <w:b/>
              </w:rPr>
            </w:rPrChange>
          </w:rPr>
          <w:t>10</w:t>
        </w:r>
      </w:ins>
    </w:p>
    <w:p w:rsidR="004501E1" w:rsidRPr="00A702C2" w:rsidRDefault="004501E1" w:rsidP="004501E1">
      <w:pPr>
        <w:numPr>
          <w:ilvl w:val="1"/>
          <w:numId w:val="2"/>
        </w:numPr>
        <w:spacing w:line="360" w:lineRule="auto"/>
        <w:jc w:val="both"/>
        <w:rPr>
          <w:ins w:id="262" w:author="MARCELO" w:date="2009-06-08T23:41:00Z"/>
          <w:rFonts w:ascii="Times New Roman" w:hAnsi="Times New Roman"/>
          <w:rPrChange w:id="263" w:author="MARCELO" w:date="2009-06-21T22:14:00Z">
            <w:rPr>
              <w:ins w:id="264" w:author="MARCELO" w:date="2009-06-08T23:41:00Z"/>
              <w:rFonts w:ascii="Times New Roman" w:hAnsi="Times New Roman"/>
              <w:b/>
            </w:rPr>
          </w:rPrChange>
        </w:rPr>
        <w:pPrChange w:id="265" w:author="MARCELO" w:date="2009-06-08T23:40:00Z">
          <w:pPr>
            <w:spacing w:line="360" w:lineRule="auto"/>
            <w:jc w:val="both"/>
          </w:pPr>
        </w:pPrChange>
      </w:pPr>
      <w:ins w:id="266" w:author="MARCELO" w:date="2009-06-08T23:40:00Z">
        <w:r w:rsidRPr="00A702C2">
          <w:rPr>
            <w:rFonts w:ascii="Times New Roman" w:hAnsi="Times New Roman"/>
            <w:rPrChange w:id="267" w:author="MARCELO" w:date="2009-06-21T22:14:00Z">
              <w:rPr>
                <w:rFonts w:ascii="Times New Roman" w:hAnsi="Times New Roman"/>
                <w:b/>
              </w:rPr>
            </w:rPrChange>
          </w:rPr>
          <w:t>T</w:t>
        </w:r>
        <w:r w:rsidRPr="00A702C2">
          <w:rPr>
            <w:rFonts w:ascii="Times New Roman" w:hAnsi="Times New Roman" w:hint="cs"/>
            <w:rPrChange w:id="268" w:author="MARCELO" w:date="2009-06-21T22:14:00Z">
              <w:rPr>
                <w:rFonts w:ascii="Times New Roman" w:hAnsi="Times New Roman" w:hint="cs"/>
                <w:b/>
              </w:rPr>
            </w:rPrChange>
          </w:rPr>
          <w:t>é</w:t>
        </w:r>
        <w:r w:rsidRPr="00A702C2">
          <w:rPr>
            <w:rFonts w:ascii="Times New Roman" w:hAnsi="Times New Roman"/>
            <w:rPrChange w:id="269" w:author="MARCELO" w:date="2009-06-21T22:14:00Z">
              <w:rPr>
                <w:rFonts w:ascii="Times New Roman" w:hAnsi="Times New Roman"/>
                <w:b/>
              </w:rPr>
            </w:rPrChange>
          </w:rPr>
          <w:t>cnicas de Engenharia de Software</w:t>
        </w:r>
        <w:r w:rsidR="0040497A" w:rsidRPr="00A702C2">
          <w:rPr>
            <w:rFonts w:ascii="Times New Roman" w:hAnsi="Times New Roman"/>
            <w:rPrChange w:id="270" w:author="MARCELO" w:date="2009-06-21T22:14:00Z">
              <w:rPr>
                <w:rFonts w:ascii="Times New Roman" w:hAnsi="Times New Roman"/>
                <w:b/>
              </w:rPr>
            </w:rPrChange>
          </w:rPr>
          <w:t>.....................................</w:t>
        </w:r>
        <w:r w:rsidR="00EC122F" w:rsidRPr="00A702C2">
          <w:rPr>
            <w:rFonts w:ascii="Times New Roman" w:hAnsi="Times New Roman"/>
            <w:rPrChange w:id="271" w:author="MARCELO" w:date="2009-06-21T22:14:00Z">
              <w:rPr>
                <w:rFonts w:ascii="Times New Roman" w:hAnsi="Times New Roman"/>
                <w:b/>
              </w:rPr>
            </w:rPrChange>
          </w:rPr>
          <w:t>...</w:t>
        </w:r>
      </w:ins>
      <w:ins w:id="272" w:author="MARCELO" w:date="2009-06-21T22:20:00Z">
        <w:r w:rsidR="009F6009">
          <w:rPr>
            <w:rFonts w:ascii="Times New Roman" w:hAnsi="Times New Roman"/>
          </w:rPr>
          <w:t>.........</w:t>
        </w:r>
      </w:ins>
      <w:ins w:id="273" w:author="MARCELO" w:date="2009-06-08T23:40:00Z">
        <w:r w:rsidR="00EC122F" w:rsidRPr="00A702C2">
          <w:rPr>
            <w:rFonts w:ascii="Times New Roman" w:hAnsi="Times New Roman"/>
            <w:rPrChange w:id="274" w:author="MARCELO" w:date="2009-06-21T22:14:00Z">
              <w:rPr>
                <w:rFonts w:ascii="Times New Roman" w:hAnsi="Times New Roman"/>
                <w:b/>
              </w:rPr>
            </w:rPrChange>
          </w:rPr>
          <w:t>............................</w:t>
        </w:r>
      </w:ins>
      <w:ins w:id="275" w:author="MARCELO" w:date="2009-06-21T22:15:00Z">
        <w:r w:rsidR="00A702C2">
          <w:rPr>
            <w:rFonts w:ascii="Times New Roman" w:hAnsi="Times New Roman"/>
          </w:rPr>
          <w:t>..</w:t>
        </w:r>
      </w:ins>
      <w:ins w:id="276" w:author="MARCELO" w:date="2009-06-08T23:54:00Z">
        <w:r w:rsidR="00EC122F" w:rsidRPr="00A702C2">
          <w:rPr>
            <w:rFonts w:ascii="Times New Roman" w:hAnsi="Times New Roman"/>
            <w:rPrChange w:id="277" w:author="MARCELO" w:date="2009-06-21T22:14:00Z">
              <w:rPr>
                <w:rFonts w:ascii="Times New Roman" w:hAnsi="Times New Roman"/>
                <w:b/>
              </w:rPr>
            </w:rPrChange>
          </w:rPr>
          <w:t>1</w:t>
        </w:r>
      </w:ins>
      <w:ins w:id="278" w:author="MARCELO" w:date="2009-06-21T21:34:00Z">
        <w:r w:rsidR="00A033AF" w:rsidRPr="00A702C2">
          <w:rPr>
            <w:rFonts w:ascii="Times New Roman" w:hAnsi="Times New Roman"/>
            <w:rPrChange w:id="279" w:author="MARCELO" w:date="2009-06-21T22:14:00Z">
              <w:rPr>
                <w:rFonts w:ascii="Times New Roman" w:hAnsi="Times New Roman"/>
                <w:b/>
              </w:rPr>
            </w:rPrChange>
          </w:rPr>
          <w:t>1</w:t>
        </w:r>
      </w:ins>
    </w:p>
    <w:p w:rsidR="0040497A" w:rsidRPr="00A702C2" w:rsidRDefault="0040497A" w:rsidP="0040497A">
      <w:pPr>
        <w:numPr>
          <w:ilvl w:val="2"/>
          <w:numId w:val="2"/>
        </w:numPr>
        <w:spacing w:line="360" w:lineRule="auto"/>
        <w:jc w:val="both"/>
        <w:rPr>
          <w:ins w:id="280" w:author="MARCELO" w:date="2009-06-08T23:41:00Z"/>
          <w:rFonts w:ascii="Times New Roman" w:hAnsi="Times New Roman"/>
          <w:rPrChange w:id="281" w:author="MARCELO" w:date="2009-06-21T22:14:00Z">
            <w:rPr>
              <w:ins w:id="282" w:author="MARCELO" w:date="2009-06-08T23:41:00Z"/>
              <w:rFonts w:ascii="Times New Roman" w:hAnsi="Times New Roman"/>
              <w:b/>
            </w:rPr>
          </w:rPrChange>
        </w:rPr>
        <w:pPrChange w:id="283" w:author="MARCELO" w:date="2009-06-08T23:41:00Z">
          <w:pPr>
            <w:spacing w:line="360" w:lineRule="auto"/>
            <w:jc w:val="both"/>
          </w:pPr>
        </w:pPrChange>
      </w:pPr>
      <w:ins w:id="284" w:author="MARCELO" w:date="2009-06-08T23:41:00Z">
        <w:r w:rsidRPr="00A702C2">
          <w:rPr>
            <w:rFonts w:ascii="Times New Roman" w:hAnsi="Times New Roman"/>
            <w:rPrChange w:id="285" w:author="MARCELO" w:date="2009-06-21T22:14:00Z">
              <w:rPr>
                <w:rFonts w:ascii="Times New Roman" w:hAnsi="Times New Roman"/>
                <w:b/>
              </w:rPr>
            </w:rPrChange>
          </w:rPr>
          <w:t>Padr</w:t>
        </w:r>
        <w:r w:rsidRPr="00A702C2">
          <w:rPr>
            <w:rFonts w:ascii="Times New Roman" w:hAnsi="Times New Roman" w:hint="cs"/>
            <w:rPrChange w:id="286" w:author="MARCELO" w:date="2009-06-21T22:14:00Z">
              <w:rPr>
                <w:rFonts w:ascii="Times New Roman" w:hAnsi="Times New Roman" w:hint="cs"/>
                <w:b/>
              </w:rPr>
            </w:rPrChange>
          </w:rPr>
          <w:t>õ</w:t>
        </w:r>
        <w:r w:rsidRPr="00A702C2">
          <w:rPr>
            <w:rFonts w:ascii="Times New Roman" w:hAnsi="Times New Roman"/>
            <w:rPrChange w:id="287" w:author="MARCELO" w:date="2009-06-21T22:14:00Z">
              <w:rPr>
                <w:rFonts w:ascii="Times New Roman" w:hAnsi="Times New Roman"/>
                <w:b/>
              </w:rPr>
            </w:rPrChange>
          </w:rPr>
          <w:t>es de Projeto...........................................</w:t>
        </w:r>
      </w:ins>
      <w:ins w:id="288" w:author="MARCELO" w:date="2009-06-21T22:20:00Z">
        <w:r w:rsidR="009F6009">
          <w:rPr>
            <w:rFonts w:ascii="Times New Roman" w:hAnsi="Times New Roman"/>
          </w:rPr>
          <w:t>.........</w:t>
        </w:r>
      </w:ins>
      <w:ins w:id="289" w:author="MARCELO" w:date="2009-06-08T23:41:00Z">
        <w:r w:rsidRPr="00A702C2">
          <w:rPr>
            <w:rFonts w:ascii="Times New Roman" w:hAnsi="Times New Roman"/>
            <w:rPrChange w:id="290" w:author="MARCELO" w:date="2009-06-21T22:14:00Z">
              <w:rPr>
                <w:rFonts w:ascii="Times New Roman" w:hAnsi="Times New Roman"/>
                <w:b/>
              </w:rPr>
            </w:rPrChange>
          </w:rPr>
          <w:t>....................................</w:t>
        </w:r>
      </w:ins>
      <w:ins w:id="291" w:author="MARCELO" w:date="2009-06-21T22:15:00Z">
        <w:r w:rsidR="00A702C2">
          <w:rPr>
            <w:rFonts w:ascii="Times New Roman" w:hAnsi="Times New Roman"/>
          </w:rPr>
          <w:t>.</w:t>
        </w:r>
      </w:ins>
      <w:ins w:id="292" w:author="MARCELO" w:date="2009-06-08T23:54:00Z">
        <w:r w:rsidR="00EC122F" w:rsidRPr="00A702C2">
          <w:rPr>
            <w:rFonts w:ascii="Times New Roman" w:hAnsi="Times New Roman"/>
            <w:rPrChange w:id="293" w:author="MARCELO" w:date="2009-06-21T22:14:00Z">
              <w:rPr>
                <w:rFonts w:ascii="Times New Roman" w:hAnsi="Times New Roman"/>
                <w:b/>
              </w:rPr>
            </w:rPrChange>
          </w:rPr>
          <w:t>1</w:t>
        </w:r>
      </w:ins>
      <w:ins w:id="294" w:author="MARCELO" w:date="2009-06-21T21:34:00Z">
        <w:r w:rsidR="00A033AF" w:rsidRPr="00A702C2">
          <w:rPr>
            <w:rFonts w:ascii="Times New Roman" w:hAnsi="Times New Roman"/>
            <w:rPrChange w:id="295" w:author="MARCELO" w:date="2009-06-21T22:14:00Z">
              <w:rPr>
                <w:rFonts w:ascii="Times New Roman" w:hAnsi="Times New Roman"/>
                <w:b/>
              </w:rPr>
            </w:rPrChange>
          </w:rPr>
          <w:t>1</w:t>
        </w:r>
      </w:ins>
    </w:p>
    <w:p w:rsidR="0040497A" w:rsidRPr="00A702C2" w:rsidRDefault="0040497A" w:rsidP="0040497A">
      <w:pPr>
        <w:numPr>
          <w:ilvl w:val="2"/>
          <w:numId w:val="2"/>
        </w:numPr>
        <w:spacing w:line="360" w:lineRule="auto"/>
        <w:jc w:val="both"/>
        <w:rPr>
          <w:ins w:id="296" w:author="MARCELO" w:date="2009-06-08T23:41:00Z"/>
          <w:rFonts w:ascii="Times New Roman" w:hAnsi="Times New Roman"/>
          <w:rPrChange w:id="297" w:author="MARCELO" w:date="2009-06-21T22:14:00Z">
            <w:rPr>
              <w:ins w:id="298" w:author="MARCELO" w:date="2009-06-08T23:41:00Z"/>
              <w:rFonts w:ascii="Times New Roman" w:hAnsi="Times New Roman"/>
              <w:b/>
            </w:rPr>
          </w:rPrChange>
        </w:rPr>
        <w:pPrChange w:id="299" w:author="MARCELO" w:date="2009-06-08T23:41:00Z">
          <w:pPr>
            <w:spacing w:line="360" w:lineRule="auto"/>
            <w:jc w:val="both"/>
          </w:pPr>
        </w:pPrChange>
      </w:pPr>
      <w:ins w:id="300" w:author="MARCELO" w:date="2009-06-08T23:41:00Z">
        <w:r w:rsidRPr="00A702C2">
          <w:rPr>
            <w:rFonts w:ascii="Times New Roman" w:hAnsi="Times New Roman"/>
            <w:rPrChange w:id="301" w:author="MARCELO" w:date="2009-06-21T22:14:00Z">
              <w:rPr>
                <w:rFonts w:ascii="Times New Roman" w:hAnsi="Times New Roman"/>
                <w:b/>
              </w:rPr>
            </w:rPrChange>
          </w:rPr>
          <w:t>Refatoramento..............................................</w:t>
        </w:r>
      </w:ins>
      <w:ins w:id="302" w:author="MARCELO" w:date="2009-06-21T22:20:00Z">
        <w:r w:rsidR="009F6009">
          <w:rPr>
            <w:rFonts w:ascii="Times New Roman" w:hAnsi="Times New Roman"/>
          </w:rPr>
          <w:t>.........</w:t>
        </w:r>
      </w:ins>
      <w:ins w:id="303" w:author="MARCELO" w:date="2009-06-08T23:41:00Z">
        <w:r w:rsidRPr="00A702C2">
          <w:rPr>
            <w:rFonts w:ascii="Times New Roman" w:hAnsi="Times New Roman"/>
            <w:rPrChange w:id="304" w:author="MARCELO" w:date="2009-06-21T22:14:00Z">
              <w:rPr>
                <w:rFonts w:ascii="Times New Roman" w:hAnsi="Times New Roman"/>
                <w:b/>
              </w:rPr>
            </w:rPrChange>
          </w:rPr>
          <w:t>.....................................</w:t>
        </w:r>
      </w:ins>
      <w:ins w:id="305" w:author="MARCELO" w:date="2009-06-08T23:54:00Z">
        <w:r w:rsidR="00EC122F" w:rsidRPr="00A702C2">
          <w:rPr>
            <w:rFonts w:ascii="Times New Roman" w:hAnsi="Times New Roman"/>
            <w:rPrChange w:id="306" w:author="MARCELO" w:date="2009-06-21T22:14:00Z">
              <w:rPr>
                <w:rFonts w:ascii="Times New Roman" w:hAnsi="Times New Roman"/>
                <w:b/>
              </w:rPr>
            </w:rPrChange>
          </w:rPr>
          <w:t>.</w:t>
        </w:r>
      </w:ins>
      <w:ins w:id="307" w:author="MARCELO" w:date="2009-06-08T23:41:00Z">
        <w:r w:rsidRPr="00A702C2">
          <w:rPr>
            <w:rFonts w:ascii="Times New Roman" w:hAnsi="Times New Roman"/>
            <w:rPrChange w:id="308" w:author="MARCELO" w:date="2009-06-21T22:14:00Z">
              <w:rPr>
                <w:rFonts w:ascii="Times New Roman" w:hAnsi="Times New Roman"/>
                <w:b/>
              </w:rPr>
            </w:rPrChange>
          </w:rPr>
          <w:t>.</w:t>
        </w:r>
      </w:ins>
      <w:ins w:id="309" w:author="MARCELO" w:date="2009-06-21T22:15:00Z">
        <w:r w:rsidR="00A702C2">
          <w:rPr>
            <w:rFonts w:ascii="Times New Roman" w:hAnsi="Times New Roman"/>
          </w:rPr>
          <w:t>.</w:t>
        </w:r>
      </w:ins>
      <w:ins w:id="310" w:author="MARCELO" w:date="2009-06-08T23:41:00Z">
        <w:r w:rsidRPr="00A702C2">
          <w:rPr>
            <w:rFonts w:ascii="Times New Roman" w:hAnsi="Times New Roman"/>
            <w:rPrChange w:id="311" w:author="MARCELO" w:date="2009-06-21T22:14:00Z">
              <w:rPr>
                <w:rFonts w:ascii="Times New Roman" w:hAnsi="Times New Roman"/>
                <w:b/>
              </w:rPr>
            </w:rPrChange>
          </w:rPr>
          <w:t>1</w:t>
        </w:r>
      </w:ins>
      <w:ins w:id="312" w:author="MARCELO" w:date="2009-06-21T21:34:00Z">
        <w:r w:rsidR="00A033AF" w:rsidRPr="00A702C2">
          <w:rPr>
            <w:rFonts w:ascii="Times New Roman" w:hAnsi="Times New Roman"/>
            <w:rPrChange w:id="313" w:author="MARCELO" w:date="2009-06-21T22:14:00Z">
              <w:rPr>
                <w:rFonts w:ascii="Times New Roman" w:hAnsi="Times New Roman"/>
                <w:b/>
              </w:rPr>
            </w:rPrChange>
          </w:rPr>
          <w:t>2</w:t>
        </w:r>
      </w:ins>
    </w:p>
    <w:p w:rsidR="0040497A" w:rsidRPr="00A702C2" w:rsidRDefault="0040497A" w:rsidP="0040497A">
      <w:pPr>
        <w:numPr>
          <w:ilvl w:val="2"/>
          <w:numId w:val="2"/>
        </w:numPr>
        <w:spacing w:line="360" w:lineRule="auto"/>
        <w:jc w:val="both"/>
        <w:rPr>
          <w:ins w:id="314" w:author="MARCELO" w:date="2009-06-08T23:41:00Z"/>
          <w:rFonts w:ascii="Times New Roman" w:hAnsi="Times New Roman"/>
          <w:rPrChange w:id="315" w:author="MARCELO" w:date="2009-06-21T22:14:00Z">
            <w:rPr>
              <w:ins w:id="316" w:author="MARCELO" w:date="2009-06-08T23:41:00Z"/>
              <w:rFonts w:ascii="Times New Roman" w:hAnsi="Times New Roman"/>
              <w:b/>
            </w:rPr>
          </w:rPrChange>
        </w:rPr>
        <w:pPrChange w:id="317" w:author="MARCELO" w:date="2009-06-08T23:41:00Z">
          <w:pPr>
            <w:spacing w:line="360" w:lineRule="auto"/>
            <w:jc w:val="both"/>
          </w:pPr>
        </w:pPrChange>
      </w:pPr>
      <w:ins w:id="318" w:author="MARCELO" w:date="2009-06-08T23:41:00Z">
        <w:r w:rsidRPr="00A702C2">
          <w:rPr>
            <w:rFonts w:ascii="Times New Roman" w:hAnsi="Times New Roman"/>
            <w:rPrChange w:id="319" w:author="MARCELO" w:date="2009-06-21T22:14:00Z">
              <w:rPr>
                <w:rFonts w:ascii="Times New Roman" w:hAnsi="Times New Roman"/>
                <w:b/>
              </w:rPr>
            </w:rPrChange>
          </w:rPr>
          <w:t>Teste de Software...................................</w:t>
        </w:r>
      </w:ins>
      <w:ins w:id="320" w:author="MARCELO" w:date="2009-06-21T22:20:00Z">
        <w:r w:rsidR="009F6009">
          <w:rPr>
            <w:rFonts w:ascii="Times New Roman" w:hAnsi="Times New Roman"/>
          </w:rPr>
          <w:t>..........</w:t>
        </w:r>
      </w:ins>
      <w:ins w:id="321" w:author="MARCELO" w:date="2009-06-08T23:41:00Z">
        <w:r w:rsidRPr="00A702C2">
          <w:rPr>
            <w:rFonts w:ascii="Times New Roman" w:hAnsi="Times New Roman"/>
            <w:rPrChange w:id="322" w:author="MARCELO" w:date="2009-06-21T22:14:00Z">
              <w:rPr>
                <w:rFonts w:ascii="Times New Roman" w:hAnsi="Times New Roman"/>
                <w:b/>
              </w:rPr>
            </w:rPrChange>
          </w:rPr>
          <w:t>.............................................</w:t>
        </w:r>
      </w:ins>
      <w:ins w:id="323" w:author="MARCELO" w:date="2009-06-21T22:15:00Z">
        <w:r w:rsidR="00A702C2">
          <w:rPr>
            <w:rFonts w:ascii="Times New Roman" w:hAnsi="Times New Roman"/>
          </w:rPr>
          <w:t>.</w:t>
        </w:r>
      </w:ins>
      <w:ins w:id="324" w:author="MARCELO" w:date="2009-06-08T23:41:00Z">
        <w:r w:rsidRPr="00A702C2">
          <w:rPr>
            <w:rFonts w:ascii="Times New Roman" w:hAnsi="Times New Roman"/>
            <w:rPrChange w:id="325" w:author="MARCELO" w:date="2009-06-21T22:14:00Z">
              <w:rPr>
                <w:rFonts w:ascii="Times New Roman" w:hAnsi="Times New Roman"/>
                <w:b/>
              </w:rPr>
            </w:rPrChange>
          </w:rPr>
          <w:t>1</w:t>
        </w:r>
      </w:ins>
      <w:ins w:id="326" w:author="MARCELO" w:date="2009-06-21T21:34:00Z">
        <w:r w:rsidR="00A033AF" w:rsidRPr="00A702C2">
          <w:rPr>
            <w:rFonts w:ascii="Times New Roman" w:hAnsi="Times New Roman"/>
            <w:rPrChange w:id="327" w:author="MARCELO" w:date="2009-06-21T22:14:00Z">
              <w:rPr>
                <w:rFonts w:ascii="Times New Roman" w:hAnsi="Times New Roman"/>
                <w:b/>
              </w:rPr>
            </w:rPrChange>
          </w:rPr>
          <w:t>4</w:t>
        </w:r>
      </w:ins>
    </w:p>
    <w:p w:rsidR="0040497A" w:rsidRPr="00A702C2" w:rsidRDefault="0040497A" w:rsidP="0040497A">
      <w:pPr>
        <w:numPr>
          <w:ilvl w:val="2"/>
          <w:numId w:val="2"/>
        </w:numPr>
        <w:spacing w:line="360" w:lineRule="auto"/>
        <w:jc w:val="both"/>
        <w:rPr>
          <w:ins w:id="328" w:author="MARCELO" w:date="2009-06-08T23:42:00Z"/>
          <w:rFonts w:ascii="Times New Roman" w:hAnsi="Times New Roman"/>
          <w:rPrChange w:id="329" w:author="MARCELO" w:date="2009-06-21T22:14:00Z">
            <w:rPr>
              <w:ins w:id="330" w:author="MARCELO" w:date="2009-06-08T23:42:00Z"/>
              <w:rFonts w:ascii="Times New Roman" w:hAnsi="Times New Roman"/>
              <w:b/>
            </w:rPr>
          </w:rPrChange>
        </w:rPr>
        <w:pPrChange w:id="331" w:author="MARCELO" w:date="2009-06-08T23:41:00Z">
          <w:pPr>
            <w:spacing w:line="360" w:lineRule="auto"/>
            <w:jc w:val="both"/>
          </w:pPr>
        </w:pPrChange>
      </w:pPr>
      <w:ins w:id="332" w:author="MARCELO" w:date="2009-06-08T23:41:00Z">
        <w:r w:rsidRPr="00A702C2">
          <w:rPr>
            <w:rFonts w:ascii="Times New Roman" w:hAnsi="Times New Roman"/>
            <w:rPrChange w:id="333" w:author="MARCELO" w:date="2009-06-21T22:14:00Z">
              <w:rPr>
                <w:rFonts w:ascii="Times New Roman" w:hAnsi="Times New Roman"/>
                <w:b/>
              </w:rPr>
            </w:rPrChange>
          </w:rPr>
          <w:t>Documenta</w:t>
        </w:r>
        <w:r w:rsidRPr="00A702C2">
          <w:rPr>
            <w:rFonts w:ascii="Times New Roman" w:hAnsi="Times New Roman" w:hint="cs"/>
            <w:rPrChange w:id="334" w:author="MARCELO" w:date="2009-06-21T22:14:00Z">
              <w:rPr>
                <w:rFonts w:ascii="Times New Roman" w:hAnsi="Times New Roman" w:hint="cs"/>
                <w:b/>
              </w:rPr>
            </w:rPrChange>
          </w:rPr>
          <w:t>çã</w:t>
        </w:r>
        <w:r w:rsidRPr="00A702C2">
          <w:rPr>
            <w:rFonts w:ascii="Times New Roman" w:hAnsi="Times New Roman"/>
            <w:rPrChange w:id="335" w:author="MARCELO" w:date="2009-06-21T22:14:00Z">
              <w:rPr>
                <w:rFonts w:ascii="Times New Roman" w:hAnsi="Times New Roman"/>
                <w:b/>
              </w:rPr>
            </w:rPrChange>
          </w:rPr>
          <w:t>o de Software..................</w:t>
        </w:r>
      </w:ins>
      <w:ins w:id="336" w:author="MARCELO" w:date="2009-06-21T22:20:00Z">
        <w:r w:rsidR="009F6009">
          <w:rPr>
            <w:rFonts w:ascii="Times New Roman" w:hAnsi="Times New Roman"/>
          </w:rPr>
          <w:t>.........</w:t>
        </w:r>
      </w:ins>
      <w:ins w:id="337" w:author="MARCELO" w:date="2009-06-08T23:41:00Z">
        <w:r w:rsidRPr="00A702C2">
          <w:rPr>
            <w:rFonts w:ascii="Times New Roman" w:hAnsi="Times New Roman"/>
            <w:rPrChange w:id="338" w:author="MARCELO" w:date="2009-06-21T22:14:00Z">
              <w:rPr>
                <w:rFonts w:ascii="Times New Roman" w:hAnsi="Times New Roman"/>
                <w:b/>
              </w:rPr>
            </w:rPrChange>
          </w:rPr>
          <w:t>...............................................</w:t>
        </w:r>
      </w:ins>
      <w:ins w:id="339" w:author="MARCELO" w:date="2009-06-21T22:15:00Z">
        <w:r w:rsidR="00A702C2">
          <w:rPr>
            <w:rFonts w:ascii="Times New Roman" w:hAnsi="Times New Roman"/>
          </w:rPr>
          <w:t>..</w:t>
        </w:r>
      </w:ins>
      <w:ins w:id="340" w:author="MARCELO" w:date="2009-06-08T23:41:00Z">
        <w:r w:rsidRPr="00A702C2">
          <w:rPr>
            <w:rFonts w:ascii="Times New Roman" w:hAnsi="Times New Roman"/>
            <w:rPrChange w:id="341" w:author="MARCELO" w:date="2009-06-21T22:14:00Z">
              <w:rPr>
                <w:rFonts w:ascii="Times New Roman" w:hAnsi="Times New Roman"/>
                <w:b/>
              </w:rPr>
            </w:rPrChange>
          </w:rPr>
          <w:t>1</w:t>
        </w:r>
      </w:ins>
      <w:ins w:id="342" w:author="MARCELO" w:date="2009-06-21T21:34:00Z">
        <w:r w:rsidR="00A033AF" w:rsidRPr="00A702C2">
          <w:rPr>
            <w:rFonts w:ascii="Times New Roman" w:hAnsi="Times New Roman"/>
            <w:rPrChange w:id="343" w:author="MARCELO" w:date="2009-06-21T22:14:00Z">
              <w:rPr>
                <w:rFonts w:ascii="Times New Roman" w:hAnsi="Times New Roman"/>
                <w:b/>
              </w:rPr>
            </w:rPrChange>
          </w:rPr>
          <w:t>6</w:t>
        </w:r>
      </w:ins>
    </w:p>
    <w:p w:rsidR="0040497A" w:rsidRPr="00A702C2" w:rsidRDefault="0040497A" w:rsidP="0040497A">
      <w:pPr>
        <w:numPr>
          <w:ilvl w:val="1"/>
          <w:numId w:val="2"/>
        </w:numPr>
        <w:spacing w:line="360" w:lineRule="auto"/>
        <w:jc w:val="both"/>
        <w:rPr>
          <w:ins w:id="344" w:author="MARCELO" w:date="2009-06-08T23:42:00Z"/>
          <w:rFonts w:ascii="Times New Roman" w:hAnsi="Times New Roman"/>
          <w:rPrChange w:id="345" w:author="MARCELO" w:date="2009-06-21T22:14:00Z">
            <w:rPr>
              <w:ins w:id="346" w:author="MARCELO" w:date="2009-06-08T23:42:00Z"/>
              <w:rFonts w:ascii="Times New Roman" w:hAnsi="Times New Roman"/>
              <w:b/>
            </w:rPr>
          </w:rPrChange>
        </w:rPr>
        <w:pPrChange w:id="347" w:author="MARCELO" w:date="2009-06-08T23:42:00Z">
          <w:pPr>
            <w:spacing w:line="360" w:lineRule="auto"/>
            <w:jc w:val="both"/>
          </w:pPr>
        </w:pPrChange>
      </w:pPr>
      <w:ins w:id="348" w:author="MARCELO" w:date="2009-06-08T23:42:00Z">
        <w:r w:rsidRPr="00A702C2">
          <w:rPr>
            <w:rFonts w:ascii="Times New Roman" w:hAnsi="Times New Roman"/>
            <w:rPrChange w:id="349" w:author="MARCELO" w:date="2009-06-21T22:14:00Z">
              <w:rPr>
                <w:rFonts w:ascii="Times New Roman" w:hAnsi="Times New Roman"/>
                <w:b/>
              </w:rPr>
            </w:rPrChange>
          </w:rPr>
          <w:t>Ambientes PL/SQL...........................................</w:t>
        </w:r>
      </w:ins>
      <w:ins w:id="350" w:author="MARCELO" w:date="2009-06-21T22:20:00Z">
        <w:r w:rsidR="009F6009">
          <w:rPr>
            <w:rFonts w:ascii="Times New Roman" w:hAnsi="Times New Roman"/>
          </w:rPr>
          <w:t>..........</w:t>
        </w:r>
      </w:ins>
      <w:ins w:id="351" w:author="MARCELO" w:date="2009-06-08T23:42:00Z">
        <w:r w:rsidRPr="00A702C2">
          <w:rPr>
            <w:rFonts w:ascii="Times New Roman" w:hAnsi="Times New Roman"/>
            <w:rPrChange w:id="352" w:author="MARCELO" w:date="2009-06-21T22:14:00Z">
              <w:rPr>
                <w:rFonts w:ascii="Times New Roman" w:hAnsi="Times New Roman"/>
                <w:b/>
              </w:rPr>
            </w:rPrChange>
          </w:rPr>
          <w:t>..................................................</w:t>
        </w:r>
      </w:ins>
      <w:ins w:id="353" w:author="MARCELO" w:date="2009-06-21T22:15:00Z">
        <w:r w:rsidR="00A702C2">
          <w:rPr>
            <w:rFonts w:ascii="Times New Roman" w:hAnsi="Times New Roman"/>
          </w:rPr>
          <w:t>.</w:t>
        </w:r>
      </w:ins>
      <w:ins w:id="354" w:author="MARCELO" w:date="2009-06-08T23:42:00Z">
        <w:r w:rsidRPr="00A702C2">
          <w:rPr>
            <w:rFonts w:ascii="Times New Roman" w:hAnsi="Times New Roman"/>
            <w:rPrChange w:id="355" w:author="MARCELO" w:date="2009-06-21T22:14:00Z">
              <w:rPr>
                <w:rFonts w:ascii="Times New Roman" w:hAnsi="Times New Roman"/>
                <w:b/>
              </w:rPr>
            </w:rPrChange>
          </w:rPr>
          <w:t>1</w:t>
        </w:r>
      </w:ins>
      <w:ins w:id="356" w:author="MARCELO" w:date="2009-06-21T21:34:00Z">
        <w:r w:rsidR="00A033AF" w:rsidRPr="00A702C2">
          <w:rPr>
            <w:rFonts w:ascii="Times New Roman" w:hAnsi="Times New Roman"/>
            <w:rPrChange w:id="357" w:author="MARCELO" w:date="2009-06-21T22:14:00Z">
              <w:rPr>
                <w:rFonts w:ascii="Times New Roman" w:hAnsi="Times New Roman"/>
                <w:b/>
              </w:rPr>
            </w:rPrChange>
          </w:rPr>
          <w:t>7</w:t>
        </w:r>
      </w:ins>
    </w:p>
    <w:p w:rsidR="0040497A" w:rsidRPr="00A702C2" w:rsidRDefault="0040497A" w:rsidP="0040497A">
      <w:pPr>
        <w:numPr>
          <w:ilvl w:val="1"/>
          <w:numId w:val="2"/>
        </w:numPr>
        <w:spacing w:line="360" w:lineRule="auto"/>
        <w:jc w:val="both"/>
        <w:rPr>
          <w:ins w:id="358" w:author="MARCELO" w:date="2009-06-08T23:42:00Z"/>
          <w:rFonts w:ascii="Times New Roman" w:hAnsi="Times New Roman"/>
          <w:rPrChange w:id="359" w:author="MARCELO" w:date="2009-06-21T22:14:00Z">
            <w:rPr>
              <w:ins w:id="360" w:author="MARCELO" w:date="2009-06-08T23:42:00Z"/>
              <w:rFonts w:ascii="Times New Roman" w:hAnsi="Times New Roman"/>
              <w:b/>
            </w:rPr>
          </w:rPrChange>
        </w:rPr>
        <w:pPrChange w:id="361" w:author="MARCELO" w:date="2009-06-08T23:42:00Z">
          <w:pPr>
            <w:spacing w:line="360" w:lineRule="auto"/>
            <w:jc w:val="both"/>
          </w:pPr>
        </w:pPrChange>
      </w:pPr>
      <w:ins w:id="362" w:author="MARCELO" w:date="2009-06-08T23:42:00Z">
        <w:r w:rsidRPr="00A702C2">
          <w:rPr>
            <w:rFonts w:ascii="Times New Roman" w:hAnsi="Times New Roman"/>
            <w:rPrChange w:id="363" w:author="MARCELO" w:date="2009-06-21T22:14:00Z">
              <w:rPr>
                <w:rFonts w:ascii="Times New Roman" w:hAnsi="Times New Roman"/>
                <w:b/>
              </w:rPr>
            </w:rPrChange>
          </w:rPr>
          <w:t>Trabalhos Correlatos.......................................</w:t>
        </w:r>
      </w:ins>
      <w:ins w:id="364" w:author="MARCELO" w:date="2009-06-21T22:20:00Z">
        <w:r w:rsidR="009F6009">
          <w:rPr>
            <w:rFonts w:ascii="Times New Roman" w:hAnsi="Times New Roman"/>
          </w:rPr>
          <w:t>.........</w:t>
        </w:r>
      </w:ins>
      <w:ins w:id="365" w:author="MARCELO" w:date="2009-06-08T23:42:00Z">
        <w:r w:rsidRPr="00A702C2">
          <w:rPr>
            <w:rFonts w:ascii="Times New Roman" w:hAnsi="Times New Roman"/>
            <w:rPrChange w:id="366" w:author="MARCELO" w:date="2009-06-21T22:14:00Z">
              <w:rPr>
                <w:rFonts w:ascii="Times New Roman" w:hAnsi="Times New Roman"/>
                <w:b/>
              </w:rPr>
            </w:rPrChange>
          </w:rPr>
          <w:t>...................................................</w:t>
        </w:r>
      </w:ins>
      <w:ins w:id="367" w:author="MARCELO" w:date="2009-06-08T23:44:00Z">
        <w:r w:rsidR="00B62D98" w:rsidRPr="00A702C2">
          <w:rPr>
            <w:rFonts w:ascii="Times New Roman" w:hAnsi="Times New Roman"/>
            <w:rPrChange w:id="368" w:author="MARCELO" w:date="2009-06-21T22:14:00Z">
              <w:rPr>
                <w:rFonts w:ascii="Times New Roman" w:hAnsi="Times New Roman"/>
                <w:b/>
              </w:rPr>
            </w:rPrChange>
          </w:rPr>
          <w:t>.</w:t>
        </w:r>
      </w:ins>
      <w:ins w:id="369" w:author="MARCELO" w:date="2009-06-21T22:15:00Z">
        <w:r w:rsidR="00A702C2">
          <w:rPr>
            <w:rFonts w:ascii="Times New Roman" w:hAnsi="Times New Roman"/>
          </w:rPr>
          <w:t>.</w:t>
        </w:r>
      </w:ins>
      <w:ins w:id="370" w:author="MARCELO" w:date="2009-06-21T22:17:00Z">
        <w:r w:rsidR="009F6009">
          <w:rPr>
            <w:rFonts w:ascii="Times New Roman" w:hAnsi="Times New Roman"/>
          </w:rPr>
          <w:t>.</w:t>
        </w:r>
      </w:ins>
      <w:ins w:id="371" w:author="MARCELO" w:date="2009-06-08T23:42:00Z">
        <w:r w:rsidRPr="00A702C2">
          <w:rPr>
            <w:rFonts w:ascii="Times New Roman" w:hAnsi="Times New Roman"/>
            <w:rPrChange w:id="372" w:author="MARCELO" w:date="2009-06-21T22:14:00Z">
              <w:rPr>
                <w:rFonts w:ascii="Times New Roman" w:hAnsi="Times New Roman"/>
                <w:b/>
              </w:rPr>
            </w:rPrChange>
          </w:rPr>
          <w:t>1</w:t>
        </w:r>
      </w:ins>
      <w:ins w:id="373" w:author="MARCELO" w:date="2009-06-21T21:34:00Z">
        <w:r w:rsidR="00A033AF" w:rsidRPr="00A702C2">
          <w:rPr>
            <w:rFonts w:ascii="Times New Roman" w:hAnsi="Times New Roman"/>
            <w:rPrChange w:id="374" w:author="MARCELO" w:date="2009-06-21T22:14:00Z">
              <w:rPr>
                <w:rFonts w:ascii="Times New Roman" w:hAnsi="Times New Roman"/>
                <w:b/>
              </w:rPr>
            </w:rPrChange>
          </w:rPr>
          <w:t>8</w:t>
        </w:r>
      </w:ins>
    </w:p>
    <w:p w:rsidR="0040497A" w:rsidRPr="00A702C2" w:rsidRDefault="0040497A" w:rsidP="0040497A">
      <w:pPr>
        <w:numPr>
          <w:ilvl w:val="1"/>
          <w:numId w:val="2"/>
        </w:numPr>
        <w:spacing w:line="360" w:lineRule="auto"/>
        <w:jc w:val="both"/>
        <w:rPr>
          <w:ins w:id="375" w:author="MARCELO" w:date="2009-06-08T23:43:00Z"/>
          <w:rFonts w:ascii="Times New Roman" w:hAnsi="Times New Roman"/>
          <w:rPrChange w:id="376" w:author="MARCELO" w:date="2009-06-21T22:15:00Z">
            <w:rPr>
              <w:ins w:id="377" w:author="MARCELO" w:date="2009-06-08T23:43:00Z"/>
              <w:rFonts w:ascii="Times New Roman" w:hAnsi="Times New Roman"/>
              <w:b/>
            </w:rPr>
          </w:rPrChange>
        </w:rPr>
        <w:pPrChange w:id="378" w:author="MARCELO" w:date="2009-06-08T23:42:00Z">
          <w:pPr>
            <w:spacing w:line="360" w:lineRule="auto"/>
            <w:jc w:val="both"/>
          </w:pPr>
        </w:pPrChange>
      </w:pPr>
      <w:ins w:id="379" w:author="MARCELO" w:date="2009-06-08T23:42:00Z">
        <w:r w:rsidRPr="00A702C2">
          <w:rPr>
            <w:rFonts w:ascii="Times New Roman" w:hAnsi="Times New Roman"/>
            <w:rPrChange w:id="380" w:author="MARCELO" w:date="2009-06-21T22:15:00Z">
              <w:rPr>
                <w:rFonts w:ascii="Times New Roman" w:hAnsi="Times New Roman"/>
                <w:b/>
              </w:rPr>
            </w:rPrChange>
          </w:rPr>
          <w:t>Conclus</w:t>
        </w:r>
        <w:r w:rsidRPr="00A702C2">
          <w:rPr>
            <w:rFonts w:ascii="Times New Roman" w:hAnsi="Times New Roman" w:hint="cs"/>
            <w:rPrChange w:id="381" w:author="MARCELO" w:date="2009-06-21T22:15:00Z">
              <w:rPr>
                <w:rFonts w:ascii="Times New Roman" w:hAnsi="Times New Roman" w:hint="cs"/>
                <w:b/>
              </w:rPr>
            </w:rPrChange>
          </w:rPr>
          <w:t>ã</w:t>
        </w:r>
        <w:r w:rsidRPr="00A702C2">
          <w:rPr>
            <w:rFonts w:ascii="Times New Roman" w:hAnsi="Times New Roman"/>
            <w:rPrChange w:id="382" w:author="MARCELO" w:date="2009-06-21T22:15:00Z">
              <w:rPr>
                <w:rFonts w:ascii="Times New Roman" w:hAnsi="Times New Roman"/>
                <w:b/>
              </w:rPr>
            </w:rPrChange>
          </w:rPr>
          <w:t>o.........................................................</w:t>
        </w:r>
      </w:ins>
      <w:ins w:id="383" w:author="MARCELO" w:date="2009-06-21T22:20:00Z">
        <w:r w:rsidR="009F6009">
          <w:rPr>
            <w:rFonts w:ascii="Times New Roman" w:hAnsi="Times New Roman"/>
          </w:rPr>
          <w:t>..........</w:t>
        </w:r>
      </w:ins>
      <w:ins w:id="384" w:author="MARCELO" w:date="2009-06-08T23:42:00Z">
        <w:r w:rsidRPr="00A702C2">
          <w:rPr>
            <w:rFonts w:ascii="Times New Roman" w:hAnsi="Times New Roman"/>
            <w:rPrChange w:id="385" w:author="MARCELO" w:date="2009-06-21T22:15:00Z">
              <w:rPr>
                <w:rFonts w:ascii="Times New Roman" w:hAnsi="Times New Roman"/>
                <w:b/>
              </w:rPr>
            </w:rPrChange>
          </w:rPr>
          <w:t>...........................................</w:t>
        </w:r>
      </w:ins>
      <w:ins w:id="386" w:author="MARCELO" w:date="2009-06-08T23:43:00Z">
        <w:r w:rsidRPr="00A702C2">
          <w:rPr>
            <w:rFonts w:ascii="Times New Roman" w:hAnsi="Times New Roman"/>
            <w:rPrChange w:id="387" w:author="MARCELO" w:date="2009-06-21T22:15:00Z">
              <w:rPr>
                <w:rFonts w:ascii="Times New Roman" w:hAnsi="Times New Roman"/>
                <w:b/>
              </w:rPr>
            </w:rPrChange>
          </w:rPr>
          <w:t>......</w:t>
        </w:r>
      </w:ins>
      <w:ins w:id="388" w:author="MARCELO" w:date="2009-06-21T22:15:00Z">
        <w:r w:rsidR="00A702C2">
          <w:rPr>
            <w:rFonts w:ascii="Times New Roman" w:hAnsi="Times New Roman"/>
          </w:rPr>
          <w:t>.</w:t>
        </w:r>
      </w:ins>
      <w:ins w:id="389" w:author="MARCELO" w:date="2009-06-21T22:17:00Z">
        <w:r w:rsidR="009F6009">
          <w:rPr>
            <w:rFonts w:ascii="Times New Roman" w:hAnsi="Times New Roman"/>
          </w:rPr>
          <w:t>.</w:t>
        </w:r>
      </w:ins>
      <w:ins w:id="390" w:author="MARCELO" w:date="2009-06-21T21:34:00Z">
        <w:r w:rsidR="00A033AF" w:rsidRPr="00A702C2">
          <w:rPr>
            <w:rFonts w:ascii="Times New Roman" w:hAnsi="Times New Roman"/>
            <w:rPrChange w:id="391" w:author="MARCELO" w:date="2009-06-21T22:15:00Z">
              <w:rPr>
                <w:rFonts w:ascii="Times New Roman" w:hAnsi="Times New Roman"/>
                <w:b/>
              </w:rPr>
            </w:rPrChange>
          </w:rPr>
          <w:t>20</w:t>
        </w:r>
      </w:ins>
    </w:p>
    <w:p w:rsidR="00B62D98" w:rsidRDefault="00B62D98" w:rsidP="00B62D98">
      <w:pPr>
        <w:numPr>
          <w:ilvl w:val="0"/>
          <w:numId w:val="2"/>
        </w:numPr>
        <w:spacing w:line="360" w:lineRule="auto"/>
        <w:jc w:val="both"/>
        <w:rPr>
          <w:ins w:id="392" w:author="MARCELO" w:date="2009-06-08T23:44:00Z"/>
          <w:rFonts w:ascii="Times New Roman" w:hAnsi="Times New Roman"/>
          <w:b/>
        </w:rPr>
        <w:pPrChange w:id="393" w:author="MARCELO" w:date="2009-06-08T23:43:00Z">
          <w:pPr>
            <w:spacing w:line="360" w:lineRule="auto"/>
            <w:jc w:val="both"/>
          </w:pPr>
        </w:pPrChange>
      </w:pPr>
      <w:ins w:id="394" w:author="MARCELO" w:date="2009-06-08T23:43:00Z">
        <w:r w:rsidRPr="00B62D98">
          <w:rPr>
            <w:rFonts w:ascii="Times New Roman" w:hAnsi="Times New Roman"/>
            <w:b/>
          </w:rPr>
          <w:t>Especifica</w:t>
        </w:r>
        <w:r w:rsidRPr="00B62D98">
          <w:rPr>
            <w:rFonts w:ascii="Times New Roman" w:hAnsi="Times New Roman" w:hint="cs"/>
            <w:b/>
          </w:rPr>
          <w:t>çã</w:t>
        </w:r>
        <w:r w:rsidRPr="00B62D98">
          <w:rPr>
            <w:rFonts w:ascii="Times New Roman" w:hAnsi="Times New Roman"/>
            <w:b/>
          </w:rPr>
          <w:t>o da Ferramenta PL/SQL Helper</w:t>
        </w:r>
        <w:r>
          <w:rPr>
            <w:rFonts w:ascii="Times New Roman" w:hAnsi="Times New Roman"/>
            <w:b/>
          </w:rPr>
          <w:t>.........................</w:t>
        </w:r>
      </w:ins>
      <w:ins w:id="395" w:author="MARCELO" w:date="2009-06-21T22:20:00Z">
        <w:r w:rsidR="009F6009">
          <w:rPr>
            <w:rFonts w:ascii="Times New Roman" w:hAnsi="Times New Roman"/>
            <w:b/>
          </w:rPr>
          <w:t>.........</w:t>
        </w:r>
      </w:ins>
      <w:ins w:id="396" w:author="MARCELO" w:date="2009-06-08T23:43:00Z">
        <w:r>
          <w:rPr>
            <w:rFonts w:ascii="Times New Roman" w:hAnsi="Times New Roman"/>
            <w:b/>
          </w:rPr>
          <w:t>......................................</w:t>
        </w:r>
      </w:ins>
      <w:ins w:id="397" w:author="MARCELO" w:date="2009-06-21T22:17:00Z">
        <w:r w:rsidR="009F6009">
          <w:rPr>
            <w:rFonts w:ascii="Times New Roman" w:hAnsi="Times New Roman"/>
            <w:b/>
          </w:rPr>
          <w:t>.</w:t>
        </w:r>
      </w:ins>
      <w:ins w:id="398" w:author="MARCELO" w:date="2009-06-08T23:54:00Z">
        <w:r w:rsidR="00EC122F">
          <w:rPr>
            <w:rFonts w:ascii="Times New Roman" w:hAnsi="Times New Roman"/>
            <w:b/>
          </w:rPr>
          <w:t>2</w:t>
        </w:r>
      </w:ins>
      <w:ins w:id="399" w:author="MARCELO" w:date="2009-06-21T21:34:00Z">
        <w:r w:rsidR="00A033AF">
          <w:rPr>
            <w:rFonts w:ascii="Times New Roman" w:hAnsi="Times New Roman"/>
            <w:b/>
          </w:rPr>
          <w:t>1</w:t>
        </w:r>
      </w:ins>
    </w:p>
    <w:p w:rsidR="00B62D98" w:rsidRPr="00A702C2" w:rsidRDefault="00B62D98" w:rsidP="00B62D98">
      <w:pPr>
        <w:numPr>
          <w:ilvl w:val="1"/>
          <w:numId w:val="2"/>
        </w:numPr>
        <w:spacing w:line="360" w:lineRule="auto"/>
        <w:jc w:val="both"/>
        <w:rPr>
          <w:ins w:id="400" w:author="MARCELO" w:date="2009-06-08T23:44:00Z"/>
          <w:rFonts w:ascii="Times New Roman" w:hAnsi="Times New Roman"/>
          <w:rPrChange w:id="401" w:author="MARCELO" w:date="2009-06-21T22:15:00Z">
            <w:rPr>
              <w:ins w:id="402" w:author="MARCELO" w:date="2009-06-08T23:44:00Z"/>
              <w:rFonts w:ascii="Times New Roman" w:hAnsi="Times New Roman"/>
              <w:b/>
            </w:rPr>
          </w:rPrChange>
        </w:rPr>
        <w:pPrChange w:id="403" w:author="MARCELO" w:date="2009-06-08T23:44:00Z">
          <w:pPr>
            <w:spacing w:line="360" w:lineRule="auto"/>
            <w:jc w:val="both"/>
          </w:pPr>
        </w:pPrChange>
      </w:pPr>
      <w:ins w:id="404" w:author="MARCELO" w:date="2009-06-08T23:44:00Z">
        <w:r w:rsidRPr="00A702C2">
          <w:rPr>
            <w:rFonts w:ascii="Times New Roman" w:hAnsi="Times New Roman"/>
            <w:rPrChange w:id="405" w:author="MARCELO" w:date="2009-06-21T22:15:00Z">
              <w:rPr>
                <w:rFonts w:ascii="Times New Roman" w:hAnsi="Times New Roman"/>
                <w:b/>
              </w:rPr>
            </w:rPrChange>
          </w:rPr>
          <w:t>Introdu</w:t>
        </w:r>
        <w:r w:rsidRPr="00A702C2">
          <w:rPr>
            <w:rFonts w:ascii="Times New Roman" w:hAnsi="Times New Roman" w:hint="cs"/>
            <w:rPrChange w:id="406" w:author="MARCELO" w:date="2009-06-21T22:15:00Z">
              <w:rPr>
                <w:rFonts w:ascii="Times New Roman" w:hAnsi="Times New Roman" w:hint="cs"/>
                <w:b/>
              </w:rPr>
            </w:rPrChange>
          </w:rPr>
          <w:t>çã</w:t>
        </w:r>
        <w:r w:rsidRPr="00A702C2">
          <w:rPr>
            <w:rFonts w:ascii="Times New Roman" w:hAnsi="Times New Roman"/>
            <w:rPrChange w:id="407" w:author="MARCELO" w:date="2009-06-21T22:15:00Z">
              <w:rPr>
                <w:rFonts w:ascii="Times New Roman" w:hAnsi="Times New Roman"/>
                <w:b/>
              </w:rPr>
            </w:rPrChange>
          </w:rPr>
          <w:t>o...............................................................</w:t>
        </w:r>
      </w:ins>
      <w:ins w:id="408" w:author="MARCELO" w:date="2009-06-21T22:20:00Z">
        <w:r w:rsidR="009F6009">
          <w:rPr>
            <w:rFonts w:ascii="Times New Roman" w:hAnsi="Times New Roman"/>
          </w:rPr>
          <w:t>..........</w:t>
        </w:r>
      </w:ins>
      <w:ins w:id="409" w:author="MARCELO" w:date="2009-06-08T23:44:00Z">
        <w:r w:rsidRPr="00A702C2">
          <w:rPr>
            <w:rFonts w:ascii="Times New Roman" w:hAnsi="Times New Roman"/>
            <w:rPrChange w:id="410" w:author="MARCELO" w:date="2009-06-21T22:15:00Z">
              <w:rPr>
                <w:rFonts w:ascii="Times New Roman" w:hAnsi="Times New Roman"/>
                <w:b/>
              </w:rPr>
            </w:rPrChange>
          </w:rPr>
          <w:t>...........................................</w:t>
        </w:r>
      </w:ins>
      <w:ins w:id="411" w:author="MARCELO" w:date="2009-06-08T23:54:00Z">
        <w:r w:rsidR="00EC122F" w:rsidRPr="00A702C2">
          <w:rPr>
            <w:rFonts w:ascii="Times New Roman" w:hAnsi="Times New Roman"/>
            <w:rPrChange w:id="412" w:author="MARCELO" w:date="2009-06-21T22:15:00Z">
              <w:rPr>
                <w:rFonts w:ascii="Times New Roman" w:hAnsi="Times New Roman"/>
                <w:b/>
              </w:rPr>
            </w:rPrChange>
          </w:rPr>
          <w:t>2</w:t>
        </w:r>
      </w:ins>
      <w:ins w:id="413" w:author="MARCELO" w:date="2009-06-21T21:34:00Z">
        <w:r w:rsidR="00A033AF" w:rsidRPr="00A702C2">
          <w:rPr>
            <w:rFonts w:ascii="Times New Roman" w:hAnsi="Times New Roman"/>
            <w:rPrChange w:id="414" w:author="MARCELO" w:date="2009-06-21T22:15:00Z">
              <w:rPr>
                <w:rFonts w:ascii="Times New Roman" w:hAnsi="Times New Roman"/>
                <w:b/>
              </w:rPr>
            </w:rPrChange>
          </w:rPr>
          <w:t>1</w:t>
        </w:r>
      </w:ins>
    </w:p>
    <w:p w:rsidR="00B62D98" w:rsidRPr="00A702C2" w:rsidRDefault="00B62D98" w:rsidP="00B62D98">
      <w:pPr>
        <w:numPr>
          <w:ilvl w:val="1"/>
          <w:numId w:val="2"/>
        </w:numPr>
        <w:spacing w:line="360" w:lineRule="auto"/>
        <w:jc w:val="both"/>
        <w:rPr>
          <w:ins w:id="415" w:author="MARCELO" w:date="2009-06-08T23:44:00Z"/>
          <w:rFonts w:ascii="Times New Roman" w:hAnsi="Times New Roman"/>
          <w:rPrChange w:id="416" w:author="MARCELO" w:date="2009-06-21T22:15:00Z">
            <w:rPr>
              <w:ins w:id="417" w:author="MARCELO" w:date="2009-06-08T23:44:00Z"/>
              <w:rFonts w:ascii="Times New Roman" w:hAnsi="Times New Roman"/>
              <w:b/>
            </w:rPr>
          </w:rPrChange>
        </w:rPr>
        <w:pPrChange w:id="418" w:author="MARCELO" w:date="2009-06-08T23:44:00Z">
          <w:pPr>
            <w:spacing w:line="360" w:lineRule="auto"/>
            <w:jc w:val="both"/>
          </w:pPr>
        </w:pPrChange>
      </w:pPr>
      <w:ins w:id="419" w:author="MARCELO" w:date="2009-06-08T23:44:00Z">
        <w:r w:rsidRPr="00A702C2">
          <w:rPr>
            <w:rFonts w:ascii="Times New Roman" w:hAnsi="Times New Roman"/>
            <w:rPrChange w:id="420" w:author="MARCELO" w:date="2009-06-21T22:15:00Z">
              <w:rPr>
                <w:rFonts w:ascii="Times New Roman" w:hAnsi="Times New Roman"/>
                <w:b/>
              </w:rPr>
            </w:rPrChange>
          </w:rPr>
          <w:t>A arquitetura do PL/SQL Helper...............................</w:t>
        </w:r>
      </w:ins>
      <w:ins w:id="421" w:author="MARCELO" w:date="2009-06-21T22:20:00Z">
        <w:r w:rsidR="009F6009">
          <w:rPr>
            <w:rFonts w:ascii="Times New Roman" w:hAnsi="Times New Roman"/>
          </w:rPr>
          <w:t>..........</w:t>
        </w:r>
      </w:ins>
      <w:ins w:id="422" w:author="MARCELO" w:date="2009-06-08T23:44:00Z">
        <w:r w:rsidRPr="00A702C2">
          <w:rPr>
            <w:rFonts w:ascii="Times New Roman" w:hAnsi="Times New Roman"/>
            <w:rPrChange w:id="423" w:author="MARCELO" w:date="2009-06-21T22:15:00Z">
              <w:rPr>
                <w:rFonts w:ascii="Times New Roman" w:hAnsi="Times New Roman"/>
                <w:b/>
              </w:rPr>
            </w:rPrChange>
          </w:rPr>
          <w:t>..........................................</w:t>
        </w:r>
      </w:ins>
      <w:ins w:id="424" w:author="MARCELO" w:date="2009-06-21T22:16:00Z">
        <w:r w:rsidR="009F6009">
          <w:rPr>
            <w:rFonts w:ascii="Times New Roman" w:hAnsi="Times New Roman"/>
          </w:rPr>
          <w:t>...</w:t>
        </w:r>
      </w:ins>
      <w:ins w:id="425" w:author="MARCELO" w:date="2009-06-08T23:54:00Z">
        <w:r w:rsidR="00EC122F" w:rsidRPr="00A702C2">
          <w:rPr>
            <w:rFonts w:ascii="Times New Roman" w:hAnsi="Times New Roman"/>
            <w:rPrChange w:id="426" w:author="MARCELO" w:date="2009-06-21T22:15:00Z">
              <w:rPr>
                <w:rFonts w:ascii="Times New Roman" w:hAnsi="Times New Roman"/>
                <w:b/>
              </w:rPr>
            </w:rPrChange>
          </w:rPr>
          <w:t>2</w:t>
        </w:r>
      </w:ins>
      <w:ins w:id="427" w:author="MARCELO" w:date="2009-06-21T21:34:00Z">
        <w:r w:rsidR="00A033AF" w:rsidRPr="00A702C2">
          <w:rPr>
            <w:rFonts w:ascii="Times New Roman" w:hAnsi="Times New Roman"/>
            <w:rPrChange w:id="428" w:author="MARCELO" w:date="2009-06-21T22:15:00Z">
              <w:rPr>
                <w:rFonts w:ascii="Times New Roman" w:hAnsi="Times New Roman"/>
                <w:b/>
              </w:rPr>
            </w:rPrChange>
          </w:rPr>
          <w:t>1</w:t>
        </w:r>
      </w:ins>
    </w:p>
    <w:p w:rsidR="00B62D98" w:rsidRPr="00A702C2" w:rsidRDefault="00B62D98" w:rsidP="00B62D98">
      <w:pPr>
        <w:numPr>
          <w:ilvl w:val="1"/>
          <w:numId w:val="2"/>
        </w:numPr>
        <w:spacing w:line="360" w:lineRule="auto"/>
        <w:jc w:val="both"/>
        <w:rPr>
          <w:ins w:id="429" w:author="MARCELO" w:date="2009-06-08T23:44:00Z"/>
          <w:rFonts w:ascii="Times New Roman" w:hAnsi="Times New Roman"/>
          <w:rPrChange w:id="430" w:author="MARCELO" w:date="2009-06-21T22:15:00Z">
            <w:rPr>
              <w:ins w:id="431" w:author="MARCELO" w:date="2009-06-08T23:44:00Z"/>
              <w:rFonts w:ascii="Times New Roman" w:hAnsi="Times New Roman"/>
              <w:b/>
            </w:rPr>
          </w:rPrChange>
        </w:rPr>
        <w:pPrChange w:id="432" w:author="MARCELO" w:date="2009-06-08T23:44:00Z">
          <w:pPr>
            <w:spacing w:line="360" w:lineRule="auto"/>
            <w:jc w:val="both"/>
          </w:pPr>
        </w:pPrChange>
      </w:pPr>
      <w:ins w:id="433" w:author="MARCELO" w:date="2009-06-08T23:44:00Z">
        <w:r w:rsidRPr="00A702C2">
          <w:rPr>
            <w:rFonts w:ascii="Times New Roman" w:hAnsi="Times New Roman"/>
            <w:rPrChange w:id="434" w:author="MARCELO" w:date="2009-06-21T22:15:00Z">
              <w:rPr>
                <w:rFonts w:ascii="Times New Roman" w:hAnsi="Times New Roman"/>
                <w:b/>
              </w:rPr>
            </w:rPrChange>
          </w:rPr>
          <w:t>As funcionalidades do PL/SQL Helper..................</w:t>
        </w:r>
      </w:ins>
      <w:ins w:id="435" w:author="MARCELO" w:date="2009-06-21T22:20:00Z">
        <w:r w:rsidR="009F6009">
          <w:rPr>
            <w:rFonts w:ascii="Times New Roman" w:hAnsi="Times New Roman"/>
          </w:rPr>
          <w:t>.........</w:t>
        </w:r>
      </w:ins>
      <w:ins w:id="436" w:author="MARCELO" w:date="2009-06-08T23:44:00Z">
        <w:r w:rsidRPr="00A702C2">
          <w:rPr>
            <w:rFonts w:ascii="Times New Roman" w:hAnsi="Times New Roman"/>
            <w:rPrChange w:id="437" w:author="MARCELO" w:date="2009-06-21T22:15:00Z">
              <w:rPr>
                <w:rFonts w:ascii="Times New Roman" w:hAnsi="Times New Roman"/>
                <w:b/>
              </w:rPr>
            </w:rPrChange>
          </w:rPr>
          <w:t>...............................................</w:t>
        </w:r>
      </w:ins>
      <w:ins w:id="438" w:author="MARCELO" w:date="2009-06-21T22:16:00Z">
        <w:r w:rsidR="009F6009">
          <w:rPr>
            <w:rFonts w:ascii="Times New Roman" w:hAnsi="Times New Roman"/>
          </w:rPr>
          <w:t>.</w:t>
        </w:r>
      </w:ins>
      <w:ins w:id="439" w:author="MARCELO" w:date="2009-06-21T22:17:00Z">
        <w:r w:rsidR="009F6009">
          <w:rPr>
            <w:rFonts w:ascii="Times New Roman" w:hAnsi="Times New Roman"/>
          </w:rPr>
          <w:t>.</w:t>
        </w:r>
      </w:ins>
      <w:ins w:id="440" w:author="MARCELO" w:date="2009-06-08T23:44:00Z">
        <w:r w:rsidRPr="00A702C2">
          <w:rPr>
            <w:rFonts w:ascii="Times New Roman" w:hAnsi="Times New Roman"/>
            <w:rPrChange w:id="441" w:author="MARCELO" w:date="2009-06-21T22:15:00Z">
              <w:rPr>
                <w:rFonts w:ascii="Times New Roman" w:hAnsi="Times New Roman"/>
                <w:b/>
              </w:rPr>
            </w:rPrChange>
          </w:rPr>
          <w:t>2</w:t>
        </w:r>
      </w:ins>
      <w:ins w:id="442" w:author="MARCELO" w:date="2009-06-21T21:34:00Z">
        <w:r w:rsidR="00A033AF" w:rsidRPr="00A702C2">
          <w:rPr>
            <w:rFonts w:ascii="Times New Roman" w:hAnsi="Times New Roman"/>
            <w:rPrChange w:id="443" w:author="MARCELO" w:date="2009-06-21T22:15:00Z">
              <w:rPr>
                <w:rFonts w:ascii="Times New Roman" w:hAnsi="Times New Roman"/>
                <w:b/>
              </w:rPr>
            </w:rPrChange>
          </w:rPr>
          <w:t>3</w:t>
        </w:r>
      </w:ins>
    </w:p>
    <w:p w:rsidR="00B62D98" w:rsidRPr="00A702C2" w:rsidRDefault="00D12A37" w:rsidP="00B62D98">
      <w:pPr>
        <w:numPr>
          <w:ilvl w:val="2"/>
          <w:numId w:val="2"/>
        </w:numPr>
        <w:spacing w:line="360" w:lineRule="auto"/>
        <w:jc w:val="both"/>
        <w:rPr>
          <w:ins w:id="444" w:author="MARCELO" w:date="2009-06-08T23:46:00Z"/>
          <w:rFonts w:ascii="Times New Roman" w:hAnsi="Times New Roman"/>
          <w:rPrChange w:id="445" w:author="MARCELO" w:date="2009-06-21T22:15:00Z">
            <w:rPr>
              <w:ins w:id="446" w:author="MARCELO" w:date="2009-06-08T23:46:00Z"/>
              <w:rFonts w:ascii="Times New Roman" w:hAnsi="Times New Roman"/>
              <w:b/>
            </w:rPr>
          </w:rPrChange>
        </w:rPr>
        <w:pPrChange w:id="447" w:author="MARCELO" w:date="2009-06-08T23:44:00Z">
          <w:pPr>
            <w:spacing w:line="360" w:lineRule="auto"/>
            <w:jc w:val="both"/>
          </w:pPr>
        </w:pPrChange>
      </w:pPr>
      <w:ins w:id="448" w:author="MARCELO" w:date="2009-06-08T23:46:00Z">
        <w:r w:rsidRPr="00A702C2">
          <w:rPr>
            <w:rFonts w:ascii="Times New Roman" w:hAnsi="Times New Roman"/>
            <w:rPrChange w:id="449" w:author="MARCELO" w:date="2009-06-21T22:15:00Z">
              <w:rPr>
                <w:rFonts w:ascii="Times New Roman" w:hAnsi="Times New Roman"/>
                <w:b/>
              </w:rPr>
            </w:rPrChange>
          </w:rPr>
          <w:t>Documenta</w:t>
        </w:r>
        <w:r w:rsidRPr="00A702C2">
          <w:rPr>
            <w:rFonts w:ascii="Times New Roman" w:hAnsi="Times New Roman" w:hint="cs"/>
            <w:rPrChange w:id="450" w:author="MARCELO" w:date="2009-06-21T22:15:00Z">
              <w:rPr>
                <w:rFonts w:ascii="Times New Roman" w:hAnsi="Times New Roman" w:hint="cs"/>
                <w:b/>
              </w:rPr>
            </w:rPrChange>
          </w:rPr>
          <w:t>çã</w:t>
        </w:r>
        <w:r w:rsidRPr="00A702C2">
          <w:rPr>
            <w:rFonts w:ascii="Times New Roman" w:hAnsi="Times New Roman"/>
            <w:rPrChange w:id="451" w:author="MARCELO" w:date="2009-06-21T22:15:00Z">
              <w:rPr>
                <w:rFonts w:ascii="Times New Roman" w:hAnsi="Times New Roman"/>
                <w:b/>
              </w:rPr>
            </w:rPrChange>
          </w:rPr>
          <w:t>o...........................................</w:t>
        </w:r>
      </w:ins>
      <w:ins w:id="452" w:author="MARCELO" w:date="2009-06-21T22:21:00Z">
        <w:r w:rsidR="009F6009">
          <w:rPr>
            <w:rFonts w:ascii="Times New Roman" w:hAnsi="Times New Roman"/>
          </w:rPr>
          <w:t>..........</w:t>
        </w:r>
      </w:ins>
      <w:ins w:id="453" w:author="MARCELO" w:date="2009-06-08T23:46:00Z">
        <w:r w:rsidRPr="00A702C2">
          <w:rPr>
            <w:rFonts w:ascii="Times New Roman" w:hAnsi="Times New Roman"/>
            <w:rPrChange w:id="454" w:author="MARCELO" w:date="2009-06-21T22:15:00Z">
              <w:rPr>
                <w:rFonts w:ascii="Times New Roman" w:hAnsi="Times New Roman"/>
                <w:b/>
              </w:rPr>
            </w:rPrChange>
          </w:rPr>
          <w:t>.........................................</w:t>
        </w:r>
      </w:ins>
      <w:ins w:id="455" w:author="MARCELO" w:date="2009-06-21T22:17:00Z">
        <w:r w:rsidR="009F6009">
          <w:rPr>
            <w:rFonts w:ascii="Times New Roman" w:hAnsi="Times New Roman"/>
          </w:rPr>
          <w:t>.</w:t>
        </w:r>
      </w:ins>
      <w:ins w:id="456" w:author="MARCELO" w:date="2009-06-08T23:46:00Z">
        <w:r w:rsidRPr="00A702C2">
          <w:rPr>
            <w:rFonts w:ascii="Times New Roman" w:hAnsi="Times New Roman"/>
            <w:rPrChange w:id="457" w:author="MARCELO" w:date="2009-06-21T22:15:00Z">
              <w:rPr>
                <w:rFonts w:ascii="Times New Roman" w:hAnsi="Times New Roman"/>
                <w:b/>
              </w:rPr>
            </w:rPrChange>
          </w:rPr>
          <w:t>2</w:t>
        </w:r>
      </w:ins>
      <w:ins w:id="458" w:author="MARCELO" w:date="2009-06-21T21:34:00Z">
        <w:r w:rsidR="00A033AF" w:rsidRPr="00A702C2">
          <w:rPr>
            <w:rFonts w:ascii="Times New Roman" w:hAnsi="Times New Roman"/>
            <w:rPrChange w:id="459" w:author="MARCELO" w:date="2009-06-21T22:15:00Z">
              <w:rPr>
                <w:rFonts w:ascii="Times New Roman" w:hAnsi="Times New Roman"/>
                <w:b/>
              </w:rPr>
            </w:rPrChange>
          </w:rPr>
          <w:t>4</w:t>
        </w:r>
      </w:ins>
    </w:p>
    <w:p w:rsidR="00D12A37" w:rsidRPr="00A702C2" w:rsidRDefault="00D12A37" w:rsidP="00B62D98">
      <w:pPr>
        <w:numPr>
          <w:ilvl w:val="2"/>
          <w:numId w:val="2"/>
        </w:numPr>
        <w:spacing w:line="360" w:lineRule="auto"/>
        <w:jc w:val="both"/>
        <w:rPr>
          <w:ins w:id="460" w:author="MARCELO" w:date="2009-06-08T23:46:00Z"/>
          <w:rFonts w:ascii="Times New Roman" w:hAnsi="Times New Roman"/>
          <w:rPrChange w:id="461" w:author="MARCELO" w:date="2009-06-21T22:15:00Z">
            <w:rPr>
              <w:ins w:id="462" w:author="MARCELO" w:date="2009-06-08T23:46:00Z"/>
              <w:rFonts w:ascii="Times New Roman" w:hAnsi="Times New Roman"/>
              <w:b/>
            </w:rPr>
          </w:rPrChange>
        </w:rPr>
        <w:pPrChange w:id="463" w:author="MARCELO" w:date="2009-06-08T23:44:00Z">
          <w:pPr>
            <w:spacing w:line="360" w:lineRule="auto"/>
            <w:jc w:val="both"/>
          </w:pPr>
        </w:pPrChange>
      </w:pPr>
      <w:ins w:id="464" w:author="MARCELO" w:date="2009-06-08T23:46:00Z">
        <w:r w:rsidRPr="00A702C2">
          <w:rPr>
            <w:rFonts w:ascii="Times New Roman" w:hAnsi="Times New Roman"/>
            <w:rPrChange w:id="465" w:author="MARCELO" w:date="2009-06-21T22:15:00Z">
              <w:rPr>
                <w:rFonts w:ascii="Times New Roman" w:hAnsi="Times New Roman"/>
                <w:b/>
              </w:rPr>
            </w:rPrChange>
          </w:rPr>
          <w:t>An</w:t>
        </w:r>
        <w:r w:rsidRPr="00A702C2">
          <w:rPr>
            <w:rFonts w:ascii="Times New Roman" w:hAnsi="Times New Roman" w:hint="cs"/>
            <w:rPrChange w:id="466" w:author="MARCELO" w:date="2009-06-21T22:15:00Z">
              <w:rPr>
                <w:rFonts w:ascii="Times New Roman" w:hAnsi="Times New Roman" w:hint="cs"/>
                <w:b/>
              </w:rPr>
            </w:rPrChange>
          </w:rPr>
          <w:t>á</w:t>
        </w:r>
        <w:r w:rsidRPr="00A702C2">
          <w:rPr>
            <w:rFonts w:ascii="Times New Roman" w:hAnsi="Times New Roman"/>
            <w:rPrChange w:id="467" w:author="MARCELO" w:date="2009-06-21T22:15:00Z">
              <w:rPr>
                <w:rFonts w:ascii="Times New Roman" w:hAnsi="Times New Roman"/>
                <w:b/>
              </w:rPr>
            </w:rPrChange>
          </w:rPr>
          <w:t>lise................................................</w:t>
        </w:r>
      </w:ins>
      <w:ins w:id="468" w:author="MARCELO" w:date="2009-06-21T22:21:00Z">
        <w:r w:rsidR="009F6009">
          <w:rPr>
            <w:rFonts w:ascii="Times New Roman" w:hAnsi="Times New Roman"/>
          </w:rPr>
          <w:t>.........</w:t>
        </w:r>
      </w:ins>
      <w:ins w:id="469" w:author="MARCELO" w:date="2009-06-08T23:46:00Z">
        <w:r w:rsidRPr="00A702C2">
          <w:rPr>
            <w:rFonts w:ascii="Times New Roman" w:hAnsi="Times New Roman"/>
            <w:rPrChange w:id="470" w:author="MARCELO" w:date="2009-06-21T22:15:00Z">
              <w:rPr>
                <w:rFonts w:ascii="Times New Roman" w:hAnsi="Times New Roman"/>
                <w:b/>
              </w:rPr>
            </w:rPrChange>
          </w:rPr>
          <w:t>..............................................</w:t>
        </w:r>
      </w:ins>
      <w:ins w:id="471" w:author="MARCELO" w:date="2009-06-21T22:16:00Z">
        <w:r w:rsidR="009F6009">
          <w:rPr>
            <w:rFonts w:ascii="Times New Roman" w:hAnsi="Times New Roman"/>
          </w:rPr>
          <w:t>.</w:t>
        </w:r>
      </w:ins>
      <w:ins w:id="472" w:author="MARCELO" w:date="2009-06-08T23:46:00Z">
        <w:r w:rsidRPr="00A702C2">
          <w:rPr>
            <w:rFonts w:ascii="Times New Roman" w:hAnsi="Times New Roman"/>
            <w:rPrChange w:id="473" w:author="MARCELO" w:date="2009-06-21T22:15:00Z">
              <w:rPr>
                <w:rFonts w:ascii="Times New Roman" w:hAnsi="Times New Roman"/>
                <w:b/>
              </w:rPr>
            </w:rPrChange>
          </w:rPr>
          <w:t>2</w:t>
        </w:r>
      </w:ins>
      <w:ins w:id="474" w:author="MARCELO" w:date="2009-06-21T21:34:00Z">
        <w:r w:rsidR="00A033AF" w:rsidRPr="00A702C2">
          <w:rPr>
            <w:rFonts w:ascii="Times New Roman" w:hAnsi="Times New Roman"/>
            <w:rPrChange w:id="475" w:author="MARCELO" w:date="2009-06-21T22:15:00Z">
              <w:rPr>
                <w:rFonts w:ascii="Times New Roman" w:hAnsi="Times New Roman"/>
                <w:b/>
              </w:rPr>
            </w:rPrChange>
          </w:rPr>
          <w:t>5</w:t>
        </w:r>
      </w:ins>
    </w:p>
    <w:p w:rsidR="00D12A37" w:rsidRPr="00A702C2" w:rsidRDefault="00D12A37" w:rsidP="00D12A37">
      <w:pPr>
        <w:numPr>
          <w:ilvl w:val="3"/>
          <w:numId w:val="2"/>
        </w:numPr>
        <w:spacing w:line="360" w:lineRule="auto"/>
        <w:jc w:val="both"/>
        <w:rPr>
          <w:ins w:id="476" w:author="MARCELO" w:date="2009-06-08T23:47:00Z"/>
          <w:rFonts w:ascii="Times New Roman" w:hAnsi="Times New Roman"/>
          <w:rPrChange w:id="477" w:author="MARCELO" w:date="2009-06-21T22:15:00Z">
            <w:rPr>
              <w:ins w:id="478" w:author="MARCELO" w:date="2009-06-08T23:47:00Z"/>
              <w:rFonts w:ascii="Times New Roman" w:hAnsi="Times New Roman"/>
              <w:b/>
            </w:rPr>
          </w:rPrChange>
        </w:rPr>
        <w:pPrChange w:id="479" w:author="MARCELO" w:date="2009-06-08T23:46:00Z">
          <w:pPr>
            <w:spacing w:line="360" w:lineRule="auto"/>
            <w:jc w:val="both"/>
          </w:pPr>
        </w:pPrChange>
      </w:pPr>
      <w:ins w:id="480" w:author="MARCELO" w:date="2009-06-08T23:46:00Z">
        <w:r w:rsidRPr="00A702C2">
          <w:rPr>
            <w:rFonts w:ascii="Times New Roman" w:hAnsi="Times New Roman"/>
            <w:rPrChange w:id="481" w:author="MARCELO" w:date="2009-06-21T22:15:00Z">
              <w:rPr>
                <w:rFonts w:ascii="Times New Roman" w:hAnsi="Times New Roman"/>
                <w:b/>
              </w:rPr>
            </w:rPrChange>
          </w:rPr>
          <w:t>Gr</w:t>
        </w:r>
        <w:r w:rsidRPr="00A702C2">
          <w:rPr>
            <w:rFonts w:ascii="Times New Roman" w:hAnsi="Times New Roman" w:hint="cs"/>
            <w:rPrChange w:id="482" w:author="MARCELO" w:date="2009-06-21T22:15:00Z">
              <w:rPr>
                <w:rFonts w:ascii="Times New Roman" w:hAnsi="Times New Roman" w:hint="cs"/>
                <w:b/>
              </w:rPr>
            </w:rPrChange>
          </w:rPr>
          <w:t>á</w:t>
        </w:r>
        <w:r w:rsidRPr="00A702C2">
          <w:rPr>
            <w:rFonts w:ascii="Times New Roman" w:hAnsi="Times New Roman"/>
            <w:rPrChange w:id="483" w:author="MARCELO" w:date="2009-06-21T22:15:00Z">
              <w:rPr>
                <w:rFonts w:ascii="Times New Roman" w:hAnsi="Times New Roman"/>
                <w:b/>
              </w:rPr>
            </w:rPrChange>
          </w:rPr>
          <w:t>fico de Depend</w:t>
        </w:r>
        <w:r w:rsidRPr="00A702C2">
          <w:rPr>
            <w:rFonts w:ascii="Times New Roman" w:hAnsi="Times New Roman" w:hint="cs"/>
            <w:rPrChange w:id="484" w:author="MARCELO" w:date="2009-06-21T22:15:00Z">
              <w:rPr>
                <w:rFonts w:ascii="Times New Roman" w:hAnsi="Times New Roman" w:hint="cs"/>
                <w:b/>
              </w:rPr>
            </w:rPrChange>
          </w:rPr>
          <w:t>ê</w:t>
        </w:r>
        <w:r w:rsidRPr="00A702C2">
          <w:rPr>
            <w:rFonts w:ascii="Times New Roman" w:hAnsi="Times New Roman"/>
            <w:rPrChange w:id="485" w:author="MARCELO" w:date="2009-06-21T22:15:00Z">
              <w:rPr>
                <w:rFonts w:ascii="Times New Roman" w:hAnsi="Times New Roman"/>
                <w:b/>
              </w:rPr>
            </w:rPrChange>
          </w:rPr>
          <w:t>ncias</w:t>
        </w:r>
      </w:ins>
      <w:ins w:id="486" w:author="MARCELO" w:date="2009-06-08T23:47:00Z">
        <w:r w:rsidRPr="00A702C2">
          <w:rPr>
            <w:rFonts w:ascii="Times New Roman" w:hAnsi="Times New Roman"/>
            <w:rPrChange w:id="487" w:author="MARCELO" w:date="2009-06-21T22:15:00Z">
              <w:rPr>
                <w:rFonts w:ascii="Times New Roman" w:hAnsi="Times New Roman"/>
                <w:b/>
              </w:rPr>
            </w:rPrChange>
          </w:rPr>
          <w:t>.............</w:t>
        </w:r>
      </w:ins>
      <w:ins w:id="488" w:author="MARCELO" w:date="2009-06-21T22:21:00Z">
        <w:r w:rsidR="009F6009">
          <w:rPr>
            <w:rFonts w:ascii="Times New Roman" w:hAnsi="Times New Roman"/>
          </w:rPr>
          <w:t>..........</w:t>
        </w:r>
      </w:ins>
      <w:ins w:id="489" w:author="MARCELO" w:date="2009-06-08T23:47:00Z">
        <w:r w:rsidRPr="00A702C2">
          <w:rPr>
            <w:rFonts w:ascii="Times New Roman" w:hAnsi="Times New Roman"/>
            <w:rPrChange w:id="490" w:author="MARCELO" w:date="2009-06-21T22:15:00Z">
              <w:rPr>
                <w:rFonts w:ascii="Times New Roman" w:hAnsi="Times New Roman"/>
                <w:b/>
              </w:rPr>
            </w:rPrChange>
          </w:rPr>
          <w:t>..............................................</w:t>
        </w:r>
      </w:ins>
      <w:ins w:id="491" w:author="MARCELO" w:date="2009-06-08T23:46:00Z">
        <w:r w:rsidRPr="00A702C2">
          <w:rPr>
            <w:rFonts w:ascii="Times New Roman" w:hAnsi="Times New Roman"/>
            <w:rPrChange w:id="492" w:author="MARCELO" w:date="2009-06-21T22:15:00Z">
              <w:rPr>
                <w:rFonts w:ascii="Times New Roman" w:hAnsi="Times New Roman"/>
                <w:b/>
              </w:rPr>
            </w:rPrChange>
          </w:rPr>
          <w:t>2</w:t>
        </w:r>
      </w:ins>
      <w:ins w:id="493" w:author="MARCELO" w:date="2009-06-21T21:34:00Z">
        <w:r w:rsidR="00A033AF" w:rsidRPr="00A702C2">
          <w:rPr>
            <w:rFonts w:ascii="Times New Roman" w:hAnsi="Times New Roman"/>
            <w:rPrChange w:id="494" w:author="MARCELO" w:date="2009-06-21T22:15:00Z">
              <w:rPr>
                <w:rFonts w:ascii="Times New Roman" w:hAnsi="Times New Roman"/>
                <w:b/>
              </w:rPr>
            </w:rPrChange>
          </w:rPr>
          <w:t>6</w:t>
        </w:r>
      </w:ins>
    </w:p>
    <w:p w:rsidR="00D12A37" w:rsidRPr="00A702C2" w:rsidRDefault="00D12A37" w:rsidP="00D12A37">
      <w:pPr>
        <w:numPr>
          <w:ilvl w:val="3"/>
          <w:numId w:val="2"/>
        </w:numPr>
        <w:spacing w:line="360" w:lineRule="auto"/>
        <w:jc w:val="both"/>
        <w:rPr>
          <w:ins w:id="495" w:author="MARCELO" w:date="2009-06-08T23:47:00Z"/>
          <w:rFonts w:ascii="Times New Roman" w:hAnsi="Times New Roman"/>
          <w:rPrChange w:id="496" w:author="MARCELO" w:date="2009-06-21T22:15:00Z">
            <w:rPr>
              <w:ins w:id="497" w:author="MARCELO" w:date="2009-06-08T23:47:00Z"/>
              <w:rFonts w:ascii="Times New Roman" w:hAnsi="Times New Roman"/>
              <w:b/>
            </w:rPr>
          </w:rPrChange>
        </w:rPr>
        <w:pPrChange w:id="498" w:author="MARCELO" w:date="2009-06-08T23:46:00Z">
          <w:pPr>
            <w:spacing w:line="360" w:lineRule="auto"/>
            <w:jc w:val="both"/>
          </w:pPr>
        </w:pPrChange>
      </w:pPr>
      <w:ins w:id="499" w:author="MARCELO" w:date="2009-06-08T23:47:00Z">
        <w:r w:rsidRPr="00A702C2">
          <w:rPr>
            <w:rFonts w:ascii="Times New Roman" w:hAnsi="Times New Roman"/>
            <w:rPrChange w:id="500" w:author="MARCELO" w:date="2009-06-21T22:15:00Z">
              <w:rPr>
                <w:rFonts w:ascii="Times New Roman" w:hAnsi="Times New Roman"/>
                <w:b/>
              </w:rPr>
            </w:rPrChange>
          </w:rPr>
          <w:t>M</w:t>
        </w:r>
        <w:r w:rsidRPr="00A702C2">
          <w:rPr>
            <w:rFonts w:ascii="Times New Roman" w:hAnsi="Times New Roman" w:hint="cs"/>
            <w:rPrChange w:id="501" w:author="MARCELO" w:date="2009-06-21T22:15:00Z">
              <w:rPr>
                <w:rFonts w:ascii="Times New Roman" w:hAnsi="Times New Roman" w:hint="cs"/>
                <w:b/>
              </w:rPr>
            </w:rPrChange>
          </w:rPr>
          <w:t>é</w:t>
        </w:r>
        <w:r w:rsidRPr="00A702C2">
          <w:rPr>
            <w:rFonts w:ascii="Times New Roman" w:hAnsi="Times New Roman"/>
            <w:rPrChange w:id="502" w:author="MARCELO" w:date="2009-06-21T22:15:00Z">
              <w:rPr>
                <w:rFonts w:ascii="Times New Roman" w:hAnsi="Times New Roman"/>
                <w:b/>
              </w:rPr>
            </w:rPrChange>
          </w:rPr>
          <w:t>tricas.................................</w:t>
        </w:r>
      </w:ins>
      <w:ins w:id="503" w:author="MARCELO" w:date="2009-06-21T22:21:00Z">
        <w:r w:rsidR="009F6009">
          <w:rPr>
            <w:rFonts w:ascii="Times New Roman" w:hAnsi="Times New Roman"/>
          </w:rPr>
          <w:t>...........</w:t>
        </w:r>
      </w:ins>
      <w:ins w:id="504" w:author="MARCELO" w:date="2009-06-08T23:47:00Z">
        <w:r w:rsidRPr="00A702C2">
          <w:rPr>
            <w:rFonts w:ascii="Times New Roman" w:hAnsi="Times New Roman"/>
            <w:rPrChange w:id="505" w:author="MARCELO" w:date="2009-06-21T22:15:00Z">
              <w:rPr>
                <w:rFonts w:ascii="Times New Roman" w:hAnsi="Times New Roman"/>
                <w:b/>
              </w:rPr>
            </w:rPrChange>
          </w:rPr>
          <w:t>..................................................2</w:t>
        </w:r>
      </w:ins>
      <w:ins w:id="506" w:author="MARCELO" w:date="2009-06-21T21:34:00Z">
        <w:r w:rsidR="00A033AF" w:rsidRPr="00A702C2">
          <w:rPr>
            <w:rFonts w:ascii="Times New Roman" w:hAnsi="Times New Roman"/>
            <w:rPrChange w:id="507" w:author="MARCELO" w:date="2009-06-21T22:15:00Z">
              <w:rPr>
                <w:rFonts w:ascii="Times New Roman" w:hAnsi="Times New Roman"/>
                <w:b/>
              </w:rPr>
            </w:rPrChange>
          </w:rPr>
          <w:t>7</w:t>
        </w:r>
      </w:ins>
    </w:p>
    <w:p w:rsidR="00D12A37" w:rsidRPr="00A702C2" w:rsidRDefault="00D12A37" w:rsidP="00D12A37">
      <w:pPr>
        <w:numPr>
          <w:ilvl w:val="3"/>
          <w:numId w:val="2"/>
        </w:numPr>
        <w:spacing w:line="360" w:lineRule="auto"/>
        <w:jc w:val="both"/>
        <w:rPr>
          <w:ins w:id="508" w:author="MARCELO" w:date="2009-06-08T23:47:00Z"/>
          <w:rFonts w:ascii="Times New Roman" w:hAnsi="Times New Roman"/>
          <w:rPrChange w:id="509" w:author="MARCELO" w:date="2009-06-21T22:15:00Z">
            <w:rPr>
              <w:ins w:id="510" w:author="MARCELO" w:date="2009-06-08T23:47:00Z"/>
              <w:rFonts w:ascii="Times New Roman" w:hAnsi="Times New Roman"/>
              <w:b/>
            </w:rPr>
          </w:rPrChange>
        </w:rPr>
        <w:pPrChange w:id="511" w:author="MARCELO" w:date="2009-06-08T23:46:00Z">
          <w:pPr>
            <w:spacing w:line="360" w:lineRule="auto"/>
            <w:jc w:val="both"/>
          </w:pPr>
        </w:pPrChange>
      </w:pPr>
      <w:ins w:id="512" w:author="MARCELO" w:date="2009-06-08T23:47:00Z">
        <w:r w:rsidRPr="00A702C2">
          <w:rPr>
            <w:rFonts w:ascii="Times New Roman" w:hAnsi="Times New Roman"/>
            <w:rPrChange w:id="513" w:author="MARCELO" w:date="2009-06-21T22:15:00Z">
              <w:rPr>
                <w:rFonts w:ascii="Times New Roman" w:hAnsi="Times New Roman"/>
                <w:b/>
              </w:rPr>
            </w:rPrChange>
          </w:rPr>
          <w:t>Diagrama Relacional........................</w:t>
        </w:r>
      </w:ins>
      <w:ins w:id="514" w:author="MARCELO" w:date="2009-06-21T22:21:00Z">
        <w:r w:rsidR="009F6009">
          <w:rPr>
            <w:rFonts w:ascii="Times New Roman" w:hAnsi="Times New Roman"/>
          </w:rPr>
          <w:t>..........</w:t>
        </w:r>
      </w:ins>
      <w:ins w:id="515" w:author="MARCELO" w:date="2009-06-08T23:47:00Z">
        <w:r w:rsidRPr="00A702C2">
          <w:rPr>
            <w:rFonts w:ascii="Times New Roman" w:hAnsi="Times New Roman"/>
            <w:rPrChange w:id="516" w:author="MARCELO" w:date="2009-06-21T22:15:00Z">
              <w:rPr>
                <w:rFonts w:ascii="Times New Roman" w:hAnsi="Times New Roman"/>
                <w:b/>
              </w:rPr>
            </w:rPrChange>
          </w:rPr>
          <w:t>........................................</w:t>
        </w:r>
      </w:ins>
      <w:ins w:id="517" w:author="MARCELO" w:date="2009-06-21T22:18:00Z">
        <w:r w:rsidR="009F6009">
          <w:rPr>
            <w:rFonts w:ascii="Times New Roman" w:hAnsi="Times New Roman"/>
          </w:rPr>
          <w:t>.</w:t>
        </w:r>
      </w:ins>
      <w:ins w:id="518" w:author="MARCELO" w:date="2009-06-08T23:47:00Z">
        <w:r w:rsidRPr="00A702C2">
          <w:rPr>
            <w:rFonts w:ascii="Times New Roman" w:hAnsi="Times New Roman"/>
            <w:rPrChange w:id="519" w:author="MARCELO" w:date="2009-06-21T22:15:00Z">
              <w:rPr>
                <w:rFonts w:ascii="Times New Roman" w:hAnsi="Times New Roman"/>
                <w:b/>
              </w:rPr>
            </w:rPrChange>
          </w:rPr>
          <w:t>2</w:t>
        </w:r>
      </w:ins>
      <w:ins w:id="520" w:author="MARCELO" w:date="2009-06-21T21:34:00Z">
        <w:r w:rsidR="00A033AF" w:rsidRPr="00A702C2">
          <w:rPr>
            <w:rFonts w:ascii="Times New Roman" w:hAnsi="Times New Roman"/>
            <w:rPrChange w:id="521" w:author="MARCELO" w:date="2009-06-21T22:15:00Z">
              <w:rPr>
                <w:rFonts w:ascii="Times New Roman" w:hAnsi="Times New Roman"/>
                <w:b/>
              </w:rPr>
            </w:rPrChange>
          </w:rPr>
          <w:t>7</w:t>
        </w:r>
      </w:ins>
    </w:p>
    <w:p w:rsidR="00D12A37" w:rsidRPr="00A702C2" w:rsidRDefault="00D12A37" w:rsidP="00D12A37">
      <w:pPr>
        <w:numPr>
          <w:ilvl w:val="2"/>
          <w:numId w:val="2"/>
        </w:numPr>
        <w:spacing w:line="360" w:lineRule="auto"/>
        <w:jc w:val="both"/>
        <w:rPr>
          <w:ins w:id="522" w:author="MARCELO" w:date="2009-06-08T23:48:00Z"/>
          <w:rFonts w:ascii="Times New Roman" w:hAnsi="Times New Roman"/>
          <w:rPrChange w:id="523" w:author="MARCELO" w:date="2009-06-21T22:15:00Z">
            <w:rPr>
              <w:ins w:id="524" w:author="MARCELO" w:date="2009-06-08T23:48:00Z"/>
              <w:rFonts w:ascii="Times New Roman" w:hAnsi="Times New Roman"/>
              <w:b/>
            </w:rPr>
          </w:rPrChange>
        </w:rPr>
        <w:pPrChange w:id="525" w:author="MARCELO" w:date="2009-06-08T23:48:00Z">
          <w:pPr>
            <w:spacing w:line="360" w:lineRule="auto"/>
            <w:jc w:val="both"/>
          </w:pPr>
        </w:pPrChange>
      </w:pPr>
      <w:ins w:id="526" w:author="MARCELO" w:date="2009-06-08T23:48:00Z">
        <w:r w:rsidRPr="00A702C2">
          <w:rPr>
            <w:rFonts w:ascii="Times New Roman" w:hAnsi="Times New Roman"/>
            <w:rPrChange w:id="527" w:author="MARCELO" w:date="2009-06-21T22:15:00Z">
              <w:rPr>
                <w:rFonts w:ascii="Times New Roman" w:hAnsi="Times New Roman"/>
                <w:b/>
              </w:rPr>
            </w:rPrChange>
          </w:rPr>
          <w:t>Refatoramento.........................................</w:t>
        </w:r>
      </w:ins>
      <w:ins w:id="528" w:author="MARCELO" w:date="2009-06-21T22:21:00Z">
        <w:r w:rsidR="009F6009">
          <w:rPr>
            <w:rFonts w:ascii="Times New Roman" w:hAnsi="Times New Roman"/>
          </w:rPr>
          <w:t>...........</w:t>
        </w:r>
      </w:ins>
      <w:ins w:id="529" w:author="MARCELO" w:date="2009-06-08T23:48:00Z">
        <w:r w:rsidRPr="00A702C2">
          <w:rPr>
            <w:rFonts w:ascii="Times New Roman" w:hAnsi="Times New Roman"/>
            <w:rPrChange w:id="530" w:author="MARCELO" w:date="2009-06-21T22:15:00Z">
              <w:rPr>
                <w:rFonts w:ascii="Times New Roman" w:hAnsi="Times New Roman"/>
                <w:b/>
              </w:rPr>
            </w:rPrChange>
          </w:rPr>
          <w:t>...........................................2</w:t>
        </w:r>
      </w:ins>
      <w:ins w:id="531" w:author="MARCELO" w:date="2009-06-21T21:34:00Z">
        <w:r w:rsidR="00A033AF" w:rsidRPr="00A702C2">
          <w:rPr>
            <w:rFonts w:ascii="Times New Roman" w:hAnsi="Times New Roman"/>
            <w:rPrChange w:id="532" w:author="MARCELO" w:date="2009-06-21T22:15:00Z">
              <w:rPr>
                <w:rFonts w:ascii="Times New Roman" w:hAnsi="Times New Roman"/>
                <w:b/>
              </w:rPr>
            </w:rPrChange>
          </w:rPr>
          <w:t>7</w:t>
        </w:r>
      </w:ins>
    </w:p>
    <w:p w:rsidR="00D12A37" w:rsidRPr="00A702C2" w:rsidRDefault="00D12A37" w:rsidP="00D12A37">
      <w:pPr>
        <w:numPr>
          <w:ilvl w:val="3"/>
          <w:numId w:val="2"/>
        </w:numPr>
        <w:spacing w:line="360" w:lineRule="auto"/>
        <w:jc w:val="both"/>
        <w:rPr>
          <w:ins w:id="533" w:author="MARCELO" w:date="2009-06-08T23:48:00Z"/>
          <w:rFonts w:ascii="Times New Roman" w:hAnsi="Times New Roman"/>
          <w:rPrChange w:id="534" w:author="MARCELO" w:date="2009-06-21T22:15:00Z">
            <w:rPr>
              <w:ins w:id="535" w:author="MARCELO" w:date="2009-06-08T23:48:00Z"/>
              <w:rFonts w:ascii="Times New Roman" w:hAnsi="Times New Roman"/>
              <w:b/>
            </w:rPr>
          </w:rPrChange>
        </w:rPr>
        <w:pPrChange w:id="536" w:author="MARCELO" w:date="2009-06-08T23:48:00Z">
          <w:pPr>
            <w:spacing w:line="360" w:lineRule="auto"/>
            <w:jc w:val="both"/>
          </w:pPr>
        </w:pPrChange>
      </w:pPr>
      <w:ins w:id="537" w:author="MARCELO" w:date="2009-06-08T23:48:00Z">
        <w:r w:rsidRPr="00A702C2">
          <w:rPr>
            <w:rFonts w:ascii="Times New Roman" w:hAnsi="Times New Roman"/>
            <w:rPrChange w:id="538" w:author="MARCELO" w:date="2009-06-21T22:15:00Z">
              <w:rPr>
                <w:rFonts w:ascii="Times New Roman" w:hAnsi="Times New Roman"/>
                <w:b/>
              </w:rPr>
            </w:rPrChange>
          </w:rPr>
          <w:t>Fachada........................................</w:t>
        </w:r>
      </w:ins>
      <w:ins w:id="539" w:author="MARCELO" w:date="2009-06-21T22:21:00Z">
        <w:r w:rsidR="009F6009">
          <w:rPr>
            <w:rFonts w:ascii="Times New Roman" w:hAnsi="Times New Roman"/>
          </w:rPr>
          <w:t>..........</w:t>
        </w:r>
      </w:ins>
      <w:ins w:id="540" w:author="MARCELO" w:date="2009-06-08T23:48:00Z">
        <w:r w:rsidRPr="00A702C2">
          <w:rPr>
            <w:rFonts w:ascii="Times New Roman" w:hAnsi="Times New Roman"/>
            <w:rPrChange w:id="541" w:author="MARCELO" w:date="2009-06-21T22:15:00Z">
              <w:rPr>
                <w:rFonts w:ascii="Times New Roman" w:hAnsi="Times New Roman"/>
                <w:b/>
              </w:rPr>
            </w:rPrChange>
          </w:rPr>
          <w:t>...........................................2</w:t>
        </w:r>
      </w:ins>
      <w:ins w:id="542" w:author="MARCELO" w:date="2009-06-21T21:34:00Z">
        <w:r w:rsidR="00A033AF" w:rsidRPr="00A702C2">
          <w:rPr>
            <w:rFonts w:ascii="Times New Roman" w:hAnsi="Times New Roman"/>
            <w:rPrChange w:id="543" w:author="MARCELO" w:date="2009-06-21T22:15:00Z">
              <w:rPr>
                <w:rFonts w:ascii="Times New Roman" w:hAnsi="Times New Roman"/>
                <w:b/>
              </w:rPr>
            </w:rPrChange>
          </w:rPr>
          <w:t>8</w:t>
        </w:r>
      </w:ins>
    </w:p>
    <w:p w:rsidR="00D12A37" w:rsidRPr="009F6009" w:rsidRDefault="00D12A37" w:rsidP="00D12A37">
      <w:pPr>
        <w:numPr>
          <w:ilvl w:val="3"/>
          <w:numId w:val="2"/>
        </w:numPr>
        <w:spacing w:line="360" w:lineRule="auto"/>
        <w:jc w:val="both"/>
        <w:rPr>
          <w:ins w:id="544" w:author="MARCELO" w:date="2009-06-08T23:48:00Z"/>
          <w:rFonts w:ascii="Times New Roman" w:hAnsi="Times New Roman"/>
          <w:rPrChange w:id="545" w:author="MARCELO" w:date="2009-06-21T22:16:00Z">
            <w:rPr>
              <w:ins w:id="546" w:author="MARCELO" w:date="2009-06-08T23:48:00Z"/>
              <w:rFonts w:ascii="Times New Roman" w:hAnsi="Times New Roman"/>
              <w:b/>
            </w:rPr>
          </w:rPrChange>
        </w:rPr>
        <w:pPrChange w:id="547" w:author="MARCELO" w:date="2009-06-08T23:48:00Z">
          <w:pPr>
            <w:spacing w:line="360" w:lineRule="auto"/>
            <w:jc w:val="both"/>
          </w:pPr>
        </w:pPrChange>
      </w:pPr>
      <w:ins w:id="548" w:author="MARCELO" w:date="2009-06-08T23:48:00Z">
        <w:r w:rsidRPr="009F6009">
          <w:rPr>
            <w:rFonts w:ascii="Times New Roman" w:hAnsi="Times New Roman"/>
            <w:rPrChange w:id="549" w:author="MARCELO" w:date="2009-06-21T22:16:00Z">
              <w:rPr>
                <w:rFonts w:ascii="Times New Roman" w:hAnsi="Times New Roman"/>
                <w:b/>
              </w:rPr>
            </w:rPrChange>
          </w:rPr>
          <w:t>Renomea</w:t>
        </w:r>
        <w:r w:rsidRPr="009F6009">
          <w:rPr>
            <w:rFonts w:ascii="Times New Roman" w:hAnsi="Times New Roman" w:hint="cs"/>
            <w:rPrChange w:id="550" w:author="MARCELO" w:date="2009-06-21T22:16:00Z">
              <w:rPr>
                <w:rFonts w:ascii="Times New Roman" w:hAnsi="Times New Roman" w:hint="cs"/>
                <w:b/>
              </w:rPr>
            </w:rPrChange>
          </w:rPr>
          <w:t>çã</w:t>
        </w:r>
        <w:r w:rsidRPr="009F6009">
          <w:rPr>
            <w:rFonts w:ascii="Times New Roman" w:hAnsi="Times New Roman"/>
            <w:rPrChange w:id="551" w:author="MARCELO" w:date="2009-06-21T22:16:00Z">
              <w:rPr>
                <w:rFonts w:ascii="Times New Roman" w:hAnsi="Times New Roman"/>
                <w:b/>
              </w:rPr>
            </w:rPrChange>
          </w:rPr>
          <w:t>o...............................</w:t>
        </w:r>
      </w:ins>
      <w:ins w:id="552" w:author="MARCELO" w:date="2009-06-21T22:21:00Z">
        <w:r w:rsidR="009F6009">
          <w:rPr>
            <w:rFonts w:ascii="Times New Roman" w:hAnsi="Times New Roman"/>
          </w:rPr>
          <w:t>...........</w:t>
        </w:r>
      </w:ins>
      <w:ins w:id="553" w:author="MARCELO" w:date="2009-06-08T23:48:00Z">
        <w:r w:rsidRPr="009F6009">
          <w:rPr>
            <w:rFonts w:ascii="Times New Roman" w:hAnsi="Times New Roman"/>
            <w:rPrChange w:id="554" w:author="MARCELO" w:date="2009-06-21T22:16:00Z">
              <w:rPr>
                <w:rFonts w:ascii="Times New Roman" w:hAnsi="Times New Roman"/>
                <w:b/>
              </w:rPr>
            </w:rPrChange>
          </w:rPr>
          <w:t>..............................................2</w:t>
        </w:r>
      </w:ins>
      <w:ins w:id="555" w:author="MARCELO" w:date="2009-06-21T21:34:00Z">
        <w:r w:rsidR="00A033AF" w:rsidRPr="009F6009">
          <w:rPr>
            <w:rFonts w:ascii="Times New Roman" w:hAnsi="Times New Roman"/>
            <w:rPrChange w:id="556" w:author="MARCELO" w:date="2009-06-21T22:16:00Z">
              <w:rPr>
                <w:rFonts w:ascii="Times New Roman" w:hAnsi="Times New Roman"/>
                <w:b/>
              </w:rPr>
            </w:rPrChange>
          </w:rPr>
          <w:t>8</w:t>
        </w:r>
      </w:ins>
    </w:p>
    <w:p w:rsidR="00D12A37" w:rsidRPr="009F6009" w:rsidRDefault="00D12A37" w:rsidP="00D12A37">
      <w:pPr>
        <w:numPr>
          <w:ilvl w:val="2"/>
          <w:numId w:val="2"/>
        </w:numPr>
        <w:spacing w:line="360" w:lineRule="auto"/>
        <w:jc w:val="both"/>
        <w:rPr>
          <w:ins w:id="557" w:author="MARCELO" w:date="2009-06-08T23:48:00Z"/>
          <w:rFonts w:ascii="Times New Roman" w:hAnsi="Times New Roman"/>
          <w:rPrChange w:id="558" w:author="MARCELO" w:date="2009-06-21T22:16:00Z">
            <w:rPr>
              <w:ins w:id="559" w:author="MARCELO" w:date="2009-06-08T23:48:00Z"/>
              <w:rFonts w:ascii="Times New Roman" w:hAnsi="Times New Roman"/>
              <w:b/>
            </w:rPr>
          </w:rPrChange>
        </w:rPr>
        <w:pPrChange w:id="560" w:author="MARCELO" w:date="2009-06-08T23:48:00Z">
          <w:pPr>
            <w:spacing w:line="360" w:lineRule="auto"/>
            <w:jc w:val="both"/>
          </w:pPr>
        </w:pPrChange>
      </w:pPr>
      <w:ins w:id="561" w:author="MARCELO" w:date="2009-06-08T23:48:00Z">
        <w:r w:rsidRPr="009F6009">
          <w:rPr>
            <w:rFonts w:ascii="Times New Roman" w:hAnsi="Times New Roman"/>
            <w:rPrChange w:id="562" w:author="MARCELO" w:date="2009-06-21T22:16:00Z">
              <w:rPr>
                <w:rFonts w:ascii="Times New Roman" w:hAnsi="Times New Roman"/>
                <w:b/>
              </w:rPr>
            </w:rPrChange>
          </w:rPr>
          <w:t>Testes................................................</w:t>
        </w:r>
      </w:ins>
      <w:ins w:id="563" w:author="MARCELO" w:date="2009-06-21T22:21:00Z">
        <w:r w:rsidR="009F6009">
          <w:rPr>
            <w:rFonts w:ascii="Times New Roman" w:hAnsi="Times New Roman"/>
          </w:rPr>
          <w:t>............</w:t>
        </w:r>
      </w:ins>
      <w:ins w:id="564" w:author="MARCELO" w:date="2009-06-08T23:48:00Z">
        <w:r w:rsidRPr="009F6009">
          <w:rPr>
            <w:rFonts w:ascii="Times New Roman" w:hAnsi="Times New Roman"/>
            <w:rPrChange w:id="565" w:author="MARCELO" w:date="2009-06-21T22:16:00Z">
              <w:rPr>
                <w:rFonts w:ascii="Times New Roman" w:hAnsi="Times New Roman"/>
                <w:b/>
              </w:rPr>
            </w:rPrChange>
          </w:rPr>
          <w:t>.................................................2</w:t>
        </w:r>
      </w:ins>
      <w:ins w:id="566" w:author="MARCELO" w:date="2009-06-21T21:34:00Z">
        <w:r w:rsidR="00A033AF" w:rsidRPr="009F6009">
          <w:rPr>
            <w:rFonts w:ascii="Times New Roman" w:hAnsi="Times New Roman"/>
            <w:rPrChange w:id="567" w:author="MARCELO" w:date="2009-06-21T22:16:00Z">
              <w:rPr>
                <w:rFonts w:ascii="Times New Roman" w:hAnsi="Times New Roman"/>
                <w:b/>
              </w:rPr>
            </w:rPrChange>
          </w:rPr>
          <w:t>9</w:t>
        </w:r>
      </w:ins>
    </w:p>
    <w:p w:rsidR="00D12A37" w:rsidRPr="009F6009" w:rsidRDefault="00D12A37" w:rsidP="00D12A37">
      <w:pPr>
        <w:numPr>
          <w:ilvl w:val="1"/>
          <w:numId w:val="2"/>
        </w:numPr>
        <w:spacing w:line="360" w:lineRule="auto"/>
        <w:jc w:val="both"/>
        <w:rPr>
          <w:ins w:id="568" w:author="MARCELO" w:date="2009-06-08T23:49:00Z"/>
          <w:rFonts w:ascii="Times New Roman" w:hAnsi="Times New Roman"/>
          <w:rPrChange w:id="569" w:author="MARCELO" w:date="2009-06-21T22:16:00Z">
            <w:rPr>
              <w:ins w:id="570" w:author="MARCELO" w:date="2009-06-08T23:49:00Z"/>
              <w:rFonts w:ascii="Times New Roman" w:hAnsi="Times New Roman"/>
              <w:b/>
            </w:rPr>
          </w:rPrChange>
        </w:rPr>
        <w:pPrChange w:id="571" w:author="MARCELO" w:date="2009-06-08T23:49:00Z">
          <w:pPr>
            <w:spacing w:line="360" w:lineRule="auto"/>
            <w:jc w:val="both"/>
          </w:pPr>
        </w:pPrChange>
      </w:pPr>
      <w:ins w:id="572" w:author="MARCELO" w:date="2009-06-08T23:49:00Z">
        <w:r w:rsidRPr="009F6009">
          <w:rPr>
            <w:rFonts w:ascii="Times New Roman" w:hAnsi="Times New Roman"/>
            <w:rPrChange w:id="573" w:author="MARCELO" w:date="2009-06-21T22:16:00Z">
              <w:rPr>
                <w:rFonts w:ascii="Times New Roman" w:hAnsi="Times New Roman"/>
                <w:b/>
              </w:rPr>
            </w:rPrChange>
          </w:rPr>
          <w:t>Comparativo...........................................................</w:t>
        </w:r>
      </w:ins>
      <w:ins w:id="574" w:author="MARCELO" w:date="2009-06-21T22:21:00Z">
        <w:r w:rsidR="009F6009">
          <w:rPr>
            <w:rFonts w:ascii="Times New Roman" w:hAnsi="Times New Roman"/>
          </w:rPr>
          <w:t>............</w:t>
        </w:r>
      </w:ins>
      <w:ins w:id="575" w:author="MARCELO" w:date="2009-06-08T23:49:00Z">
        <w:r w:rsidRPr="009F6009">
          <w:rPr>
            <w:rFonts w:ascii="Times New Roman" w:hAnsi="Times New Roman"/>
            <w:rPrChange w:id="576" w:author="MARCELO" w:date="2009-06-21T22:16:00Z">
              <w:rPr>
                <w:rFonts w:ascii="Times New Roman" w:hAnsi="Times New Roman"/>
                <w:b/>
              </w:rPr>
            </w:rPrChange>
          </w:rPr>
          <w:t>..........................................</w:t>
        </w:r>
      </w:ins>
      <w:ins w:id="577" w:author="MARCELO" w:date="2009-06-21T21:34:00Z">
        <w:r w:rsidR="00A033AF" w:rsidRPr="009F6009">
          <w:rPr>
            <w:rFonts w:ascii="Times New Roman" w:hAnsi="Times New Roman"/>
            <w:rPrChange w:id="578" w:author="MARCELO" w:date="2009-06-21T22:16:00Z">
              <w:rPr>
                <w:rFonts w:ascii="Times New Roman" w:hAnsi="Times New Roman"/>
                <w:b/>
              </w:rPr>
            </w:rPrChange>
          </w:rPr>
          <w:t>30</w:t>
        </w:r>
      </w:ins>
    </w:p>
    <w:p w:rsidR="00D12A37" w:rsidRPr="009F6009" w:rsidRDefault="00D12A37" w:rsidP="00D12A37">
      <w:pPr>
        <w:numPr>
          <w:ilvl w:val="1"/>
          <w:numId w:val="2"/>
        </w:numPr>
        <w:spacing w:line="360" w:lineRule="auto"/>
        <w:jc w:val="both"/>
        <w:rPr>
          <w:ins w:id="579" w:author="MARCELO" w:date="2009-06-08T23:49:00Z"/>
          <w:rFonts w:ascii="Times New Roman" w:hAnsi="Times New Roman"/>
          <w:rPrChange w:id="580" w:author="MARCELO" w:date="2009-06-21T22:16:00Z">
            <w:rPr>
              <w:ins w:id="581" w:author="MARCELO" w:date="2009-06-08T23:49:00Z"/>
              <w:rFonts w:ascii="Times New Roman" w:hAnsi="Times New Roman"/>
              <w:b/>
            </w:rPr>
          </w:rPrChange>
        </w:rPr>
        <w:pPrChange w:id="582" w:author="MARCELO" w:date="2009-06-08T23:49:00Z">
          <w:pPr>
            <w:spacing w:line="360" w:lineRule="auto"/>
            <w:jc w:val="both"/>
          </w:pPr>
        </w:pPrChange>
      </w:pPr>
      <w:ins w:id="583" w:author="MARCELO" w:date="2009-06-08T23:49:00Z">
        <w:r w:rsidRPr="009F6009">
          <w:rPr>
            <w:rFonts w:ascii="Times New Roman" w:hAnsi="Times New Roman"/>
            <w:rPrChange w:id="584" w:author="MARCELO" w:date="2009-06-21T22:16:00Z">
              <w:rPr>
                <w:rFonts w:ascii="Times New Roman" w:hAnsi="Times New Roman"/>
                <w:b/>
              </w:rPr>
            </w:rPrChange>
          </w:rPr>
          <w:t>Conclus</w:t>
        </w:r>
        <w:r w:rsidRPr="009F6009">
          <w:rPr>
            <w:rFonts w:ascii="Times New Roman" w:hAnsi="Times New Roman" w:hint="cs"/>
            <w:rPrChange w:id="585" w:author="MARCELO" w:date="2009-06-21T22:16:00Z">
              <w:rPr>
                <w:rFonts w:ascii="Times New Roman" w:hAnsi="Times New Roman" w:hint="cs"/>
                <w:b/>
              </w:rPr>
            </w:rPrChange>
          </w:rPr>
          <w:t>ã</w:t>
        </w:r>
        <w:r w:rsidRPr="009F6009">
          <w:rPr>
            <w:rFonts w:ascii="Times New Roman" w:hAnsi="Times New Roman"/>
            <w:rPrChange w:id="586" w:author="MARCELO" w:date="2009-06-21T22:16:00Z">
              <w:rPr>
                <w:rFonts w:ascii="Times New Roman" w:hAnsi="Times New Roman"/>
                <w:b/>
              </w:rPr>
            </w:rPrChange>
          </w:rPr>
          <w:t>o...........................................................</w:t>
        </w:r>
      </w:ins>
      <w:ins w:id="587" w:author="MARCELO" w:date="2009-06-21T22:21:00Z">
        <w:r w:rsidR="009F6009">
          <w:rPr>
            <w:rFonts w:ascii="Times New Roman" w:hAnsi="Times New Roman"/>
          </w:rPr>
          <w:t>..........</w:t>
        </w:r>
      </w:ins>
      <w:ins w:id="588" w:author="MARCELO" w:date="2009-06-08T23:49:00Z">
        <w:r w:rsidRPr="009F6009">
          <w:rPr>
            <w:rFonts w:ascii="Times New Roman" w:hAnsi="Times New Roman"/>
            <w:rPrChange w:id="589" w:author="MARCELO" w:date="2009-06-21T22:16:00Z">
              <w:rPr>
                <w:rFonts w:ascii="Times New Roman" w:hAnsi="Times New Roman"/>
                <w:b/>
              </w:rPr>
            </w:rPrChange>
          </w:rPr>
          <w:t>...............................................</w:t>
        </w:r>
      </w:ins>
      <w:ins w:id="590" w:author="MARCELO" w:date="2009-06-21T21:35:00Z">
        <w:r w:rsidR="00A033AF" w:rsidRPr="009F6009">
          <w:rPr>
            <w:rFonts w:ascii="Times New Roman" w:hAnsi="Times New Roman"/>
            <w:rPrChange w:id="591" w:author="MARCELO" w:date="2009-06-21T22:16:00Z">
              <w:rPr>
                <w:rFonts w:ascii="Times New Roman" w:hAnsi="Times New Roman"/>
                <w:b/>
              </w:rPr>
            </w:rPrChange>
          </w:rPr>
          <w:t>30</w:t>
        </w:r>
      </w:ins>
    </w:p>
    <w:p w:rsidR="00D12A37" w:rsidRDefault="00D12A37" w:rsidP="00D12A37">
      <w:pPr>
        <w:numPr>
          <w:ilvl w:val="0"/>
          <w:numId w:val="2"/>
        </w:numPr>
        <w:spacing w:line="360" w:lineRule="auto"/>
        <w:jc w:val="both"/>
        <w:rPr>
          <w:ins w:id="592" w:author="MARCELO" w:date="2009-06-08T23:49:00Z"/>
          <w:rFonts w:ascii="Times New Roman" w:hAnsi="Times New Roman"/>
          <w:b/>
        </w:rPr>
        <w:pPrChange w:id="593" w:author="MARCELO" w:date="2009-06-08T23:49:00Z">
          <w:pPr>
            <w:spacing w:line="360" w:lineRule="auto"/>
            <w:jc w:val="both"/>
          </w:pPr>
        </w:pPrChange>
      </w:pPr>
      <w:ins w:id="594" w:author="MARCELO" w:date="2009-06-08T23:49:00Z">
        <w:r w:rsidRPr="00D12A37">
          <w:rPr>
            <w:rFonts w:ascii="Times New Roman" w:hAnsi="Times New Roman"/>
            <w:b/>
          </w:rPr>
          <w:t>Prot</w:t>
        </w:r>
        <w:r w:rsidRPr="00D12A37">
          <w:rPr>
            <w:rFonts w:ascii="Times New Roman" w:hAnsi="Times New Roman" w:hint="cs"/>
            <w:b/>
          </w:rPr>
          <w:t>ó</w:t>
        </w:r>
        <w:r>
          <w:rPr>
            <w:rFonts w:ascii="Times New Roman" w:hAnsi="Times New Roman"/>
            <w:b/>
          </w:rPr>
          <w:t>tipo do PL/SQL Helper.......................................</w:t>
        </w:r>
      </w:ins>
      <w:ins w:id="595" w:author="MARCELO" w:date="2009-06-21T22:21:00Z">
        <w:r w:rsidR="009F6009">
          <w:rPr>
            <w:rFonts w:ascii="Times New Roman" w:hAnsi="Times New Roman"/>
            <w:b/>
          </w:rPr>
          <w:t>.........</w:t>
        </w:r>
      </w:ins>
      <w:ins w:id="596" w:author="MARCELO" w:date="2009-06-08T23:49:00Z">
        <w:r>
          <w:rPr>
            <w:rFonts w:ascii="Times New Roman" w:hAnsi="Times New Roman"/>
            <w:b/>
          </w:rPr>
          <w:t>.............................</w:t>
        </w:r>
      </w:ins>
      <w:ins w:id="597" w:author="MARCELO" w:date="2009-06-21T22:21:00Z">
        <w:r w:rsidR="009F6009">
          <w:rPr>
            <w:rFonts w:ascii="Times New Roman" w:hAnsi="Times New Roman"/>
            <w:b/>
          </w:rPr>
          <w:t>.</w:t>
        </w:r>
      </w:ins>
      <w:ins w:id="598" w:author="MARCELO" w:date="2009-06-08T23:49:00Z">
        <w:r>
          <w:rPr>
            <w:rFonts w:ascii="Times New Roman" w:hAnsi="Times New Roman"/>
            <w:b/>
          </w:rPr>
          <w:t>.....................</w:t>
        </w:r>
        <w:r w:rsidRPr="00D12A37">
          <w:rPr>
            <w:rFonts w:ascii="Times New Roman" w:hAnsi="Times New Roman"/>
            <w:b/>
          </w:rPr>
          <w:t>3</w:t>
        </w:r>
      </w:ins>
      <w:ins w:id="599" w:author="MARCELO" w:date="2009-06-21T21:35:00Z">
        <w:r w:rsidR="00A033AF">
          <w:rPr>
            <w:rFonts w:ascii="Times New Roman" w:hAnsi="Times New Roman"/>
            <w:b/>
          </w:rPr>
          <w:t>2</w:t>
        </w:r>
      </w:ins>
    </w:p>
    <w:p w:rsidR="00D12A37" w:rsidRPr="009F6009" w:rsidRDefault="00D12A37" w:rsidP="00D12A37">
      <w:pPr>
        <w:numPr>
          <w:ilvl w:val="1"/>
          <w:numId w:val="2"/>
        </w:numPr>
        <w:spacing w:line="360" w:lineRule="auto"/>
        <w:jc w:val="both"/>
        <w:rPr>
          <w:ins w:id="600" w:author="MARCELO" w:date="2009-06-08T23:50:00Z"/>
          <w:rFonts w:ascii="Times New Roman" w:hAnsi="Times New Roman"/>
          <w:rPrChange w:id="601" w:author="MARCELO" w:date="2009-06-21T22:16:00Z">
            <w:rPr>
              <w:ins w:id="602" w:author="MARCELO" w:date="2009-06-08T23:50:00Z"/>
              <w:rFonts w:ascii="Times New Roman" w:hAnsi="Times New Roman"/>
              <w:b/>
            </w:rPr>
          </w:rPrChange>
        </w:rPr>
        <w:pPrChange w:id="603" w:author="MARCELO" w:date="2009-06-08T23:49:00Z">
          <w:pPr>
            <w:spacing w:line="360" w:lineRule="auto"/>
            <w:jc w:val="both"/>
          </w:pPr>
        </w:pPrChange>
      </w:pPr>
      <w:ins w:id="604" w:author="MARCELO" w:date="2009-06-08T23:49:00Z">
        <w:r w:rsidRPr="009F6009">
          <w:rPr>
            <w:rFonts w:ascii="Times New Roman" w:hAnsi="Times New Roman"/>
            <w:rPrChange w:id="605" w:author="MARCELO" w:date="2009-06-21T22:16:00Z">
              <w:rPr>
                <w:rFonts w:ascii="Times New Roman" w:hAnsi="Times New Roman"/>
                <w:b/>
              </w:rPr>
            </w:rPrChange>
          </w:rPr>
          <w:t>Introdu</w:t>
        </w:r>
        <w:r w:rsidRPr="009F6009">
          <w:rPr>
            <w:rFonts w:ascii="Times New Roman" w:hAnsi="Times New Roman" w:hint="cs"/>
            <w:rPrChange w:id="606" w:author="MARCELO" w:date="2009-06-21T22:16:00Z">
              <w:rPr>
                <w:rFonts w:ascii="Times New Roman" w:hAnsi="Times New Roman" w:hint="cs"/>
                <w:b/>
              </w:rPr>
            </w:rPrChange>
          </w:rPr>
          <w:t>çã</w:t>
        </w:r>
        <w:r w:rsidRPr="009F6009">
          <w:rPr>
            <w:rFonts w:ascii="Times New Roman" w:hAnsi="Times New Roman"/>
            <w:rPrChange w:id="607" w:author="MARCELO" w:date="2009-06-21T22:16:00Z">
              <w:rPr>
                <w:rFonts w:ascii="Times New Roman" w:hAnsi="Times New Roman"/>
                <w:b/>
              </w:rPr>
            </w:rPrChange>
          </w:rPr>
          <w:t>o.......................................................</w:t>
        </w:r>
      </w:ins>
      <w:ins w:id="608" w:author="MARCELO" w:date="2009-06-21T22:21:00Z">
        <w:r w:rsidR="009F6009">
          <w:rPr>
            <w:rFonts w:ascii="Times New Roman" w:hAnsi="Times New Roman"/>
          </w:rPr>
          <w:t>...........</w:t>
        </w:r>
      </w:ins>
      <w:ins w:id="609" w:author="MARCELO" w:date="2009-06-08T23:49:00Z">
        <w:r w:rsidRPr="009F6009">
          <w:rPr>
            <w:rFonts w:ascii="Times New Roman" w:hAnsi="Times New Roman"/>
            <w:rPrChange w:id="610" w:author="MARCELO" w:date="2009-06-21T22:16:00Z">
              <w:rPr>
                <w:rFonts w:ascii="Times New Roman" w:hAnsi="Times New Roman"/>
                <w:b/>
              </w:rPr>
            </w:rPrChange>
          </w:rPr>
          <w:t>..................................................3</w:t>
        </w:r>
      </w:ins>
      <w:ins w:id="611" w:author="MARCELO" w:date="2009-06-21T21:35:00Z">
        <w:r w:rsidR="00A033AF" w:rsidRPr="009F6009">
          <w:rPr>
            <w:rFonts w:ascii="Times New Roman" w:hAnsi="Times New Roman"/>
            <w:rPrChange w:id="612" w:author="MARCELO" w:date="2009-06-21T22:16:00Z">
              <w:rPr>
                <w:rFonts w:ascii="Times New Roman" w:hAnsi="Times New Roman"/>
                <w:b/>
              </w:rPr>
            </w:rPrChange>
          </w:rPr>
          <w:t>2</w:t>
        </w:r>
      </w:ins>
    </w:p>
    <w:p w:rsidR="00D12A37" w:rsidRPr="009F6009" w:rsidRDefault="00D12A37" w:rsidP="00D12A37">
      <w:pPr>
        <w:numPr>
          <w:ilvl w:val="1"/>
          <w:numId w:val="2"/>
        </w:numPr>
        <w:spacing w:line="360" w:lineRule="auto"/>
        <w:jc w:val="both"/>
        <w:rPr>
          <w:ins w:id="613" w:author="MARCELO" w:date="2009-06-08T23:50:00Z"/>
          <w:rFonts w:ascii="Times New Roman" w:hAnsi="Times New Roman"/>
          <w:rPrChange w:id="614" w:author="MARCELO" w:date="2009-06-21T22:16:00Z">
            <w:rPr>
              <w:ins w:id="615" w:author="MARCELO" w:date="2009-06-08T23:50:00Z"/>
              <w:rFonts w:ascii="Times New Roman" w:hAnsi="Times New Roman"/>
              <w:b/>
            </w:rPr>
          </w:rPrChange>
        </w:rPr>
        <w:pPrChange w:id="616" w:author="MARCELO" w:date="2009-06-08T23:49:00Z">
          <w:pPr>
            <w:spacing w:line="360" w:lineRule="auto"/>
            <w:jc w:val="both"/>
          </w:pPr>
        </w:pPrChange>
      </w:pPr>
      <w:ins w:id="617" w:author="MARCELO" w:date="2009-06-08T23:50:00Z">
        <w:r w:rsidRPr="009F6009">
          <w:rPr>
            <w:rFonts w:ascii="Times New Roman" w:hAnsi="Times New Roman"/>
            <w:rPrChange w:id="618" w:author="MARCELO" w:date="2009-06-21T22:16:00Z">
              <w:rPr>
                <w:rFonts w:ascii="Times New Roman" w:hAnsi="Times New Roman"/>
                <w:b/>
              </w:rPr>
            </w:rPrChange>
          </w:rPr>
          <w:t>Funcionalidades.................................................</w:t>
        </w:r>
      </w:ins>
      <w:ins w:id="619" w:author="MARCELO" w:date="2009-06-21T22:21:00Z">
        <w:r w:rsidR="009F6009">
          <w:rPr>
            <w:rFonts w:ascii="Times New Roman" w:hAnsi="Times New Roman"/>
          </w:rPr>
          <w:t>....</w:t>
        </w:r>
      </w:ins>
      <w:ins w:id="620" w:author="MARCELO" w:date="2009-06-08T23:50:00Z">
        <w:r w:rsidRPr="009F6009">
          <w:rPr>
            <w:rFonts w:ascii="Times New Roman" w:hAnsi="Times New Roman"/>
            <w:rPrChange w:id="621" w:author="MARCELO" w:date="2009-06-21T22:16:00Z">
              <w:rPr>
                <w:rFonts w:ascii="Times New Roman" w:hAnsi="Times New Roman"/>
                <w:b/>
              </w:rPr>
            </w:rPrChange>
          </w:rPr>
          <w:t>........................</w:t>
        </w:r>
      </w:ins>
      <w:ins w:id="622" w:author="MARCELO" w:date="2009-06-21T22:21:00Z">
        <w:r w:rsidR="009F6009">
          <w:rPr>
            <w:rFonts w:ascii="Times New Roman" w:hAnsi="Times New Roman"/>
          </w:rPr>
          <w:t>........</w:t>
        </w:r>
      </w:ins>
      <w:ins w:id="623" w:author="MARCELO" w:date="2009-06-08T23:50:00Z">
        <w:r w:rsidRPr="009F6009">
          <w:rPr>
            <w:rFonts w:ascii="Times New Roman" w:hAnsi="Times New Roman"/>
            <w:rPrChange w:id="624" w:author="MARCELO" w:date="2009-06-21T22:16:00Z">
              <w:rPr>
                <w:rFonts w:ascii="Times New Roman" w:hAnsi="Times New Roman"/>
                <w:b/>
              </w:rPr>
            </w:rPrChange>
          </w:rPr>
          <w:t>........................3</w:t>
        </w:r>
      </w:ins>
      <w:ins w:id="625" w:author="MARCELO" w:date="2009-06-21T21:35:00Z">
        <w:r w:rsidR="00A033AF" w:rsidRPr="009F6009">
          <w:rPr>
            <w:rFonts w:ascii="Times New Roman" w:hAnsi="Times New Roman"/>
            <w:rPrChange w:id="626" w:author="MARCELO" w:date="2009-06-21T22:16:00Z">
              <w:rPr>
                <w:rFonts w:ascii="Times New Roman" w:hAnsi="Times New Roman"/>
                <w:b/>
              </w:rPr>
            </w:rPrChange>
          </w:rPr>
          <w:t>3</w:t>
        </w:r>
      </w:ins>
    </w:p>
    <w:p w:rsidR="00D12A37" w:rsidRPr="009F6009" w:rsidRDefault="00D12A37" w:rsidP="00D12A37">
      <w:pPr>
        <w:numPr>
          <w:ilvl w:val="2"/>
          <w:numId w:val="2"/>
        </w:numPr>
        <w:spacing w:line="360" w:lineRule="auto"/>
        <w:jc w:val="both"/>
        <w:rPr>
          <w:ins w:id="627" w:author="MARCELO" w:date="2009-06-08T23:50:00Z"/>
          <w:rFonts w:ascii="Times New Roman" w:hAnsi="Times New Roman"/>
          <w:rPrChange w:id="628" w:author="MARCELO" w:date="2009-06-21T22:16:00Z">
            <w:rPr>
              <w:ins w:id="629" w:author="MARCELO" w:date="2009-06-08T23:50:00Z"/>
              <w:rFonts w:ascii="Times New Roman" w:hAnsi="Times New Roman"/>
              <w:b/>
            </w:rPr>
          </w:rPrChange>
        </w:rPr>
        <w:pPrChange w:id="630" w:author="MARCELO" w:date="2009-06-08T23:50:00Z">
          <w:pPr>
            <w:spacing w:line="360" w:lineRule="auto"/>
            <w:jc w:val="both"/>
          </w:pPr>
        </w:pPrChange>
      </w:pPr>
      <w:ins w:id="631" w:author="MARCELO" w:date="2009-06-08T23:50:00Z">
        <w:r w:rsidRPr="009F6009">
          <w:rPr>
            <w:rFonts w:ascii="Times New Roman" w:hAnsi="Times New Roman"/>
            <w:rPrChange w:id="632" w:author="MARCELO" w:date="2009-06-21T22:16:00Z">
              <w:rPr>
                <w:rFonts w:ascii="Times New Roman" w:hAnsi="Times New Roman"/>
                <w:b/>
              </w:rPr>
            </w:rPrChange>
          </w:rPr>
          <w:t>Inicializa</w:t>
        </w:r>
        <w:r w:rsidRPr="009F6009">
          <w:rPr>
            <w:rFonts w:ascii="Times New Roman" w:hAnsi="Times New Roman" w:hint="cs"/>
            <w:rPrChange w:id="633" w:author="MARCELO" w:date="2009-06-21T22:16:00Z">
              <w:rPr>
                <w:rFonts w:ascii="Times New Roman" w:hAnsi="Times New Roman" w:hint="cs"/>
                <w:b/>
              </w:rPr>
            </w:rPrChange>
          </w:rPr>
          <w:t>çã</w:t>
        </w:r>
        <w:r w:rsidRPr="009F6009">
          <w:rPr>
            <w:rFonts w:ascii="Times New Roman" w:hAnsi="Times New Roman"/>
            <w:rPrChange w:id="634" w:author="MARCELO" w:date="2009-06-21T22:16:00Z">
              <w:rPr>
                <w:rFonts w:ascii="Times New Roman" w:hAnsi="Times New Roman"/>
                <w:b/>
              </w:rPr>
            </w:rPrChange>
          </w:rPr>
          <w:t>o................................................................</w:t>
        </w:r>
      </w:ins>
      <w:ins w:id="635" w:author="MARCELO" w:date="2009-06-21T22:21:00Z">
        <w:r w:rsidR="009F6009">
          <w:rPr>
            <w:rFonts w:ascii="Times New Roman" w:hAnsi="Times New Roman"/>
          </w:rPr>
          <w:t>...........</w:t>
        </w:r>
      </w:ins>
      <w:ins w:id="636" w:author="MARCELO" w:date="2009-06-08T23:50:00Z">
        <w:r w:rsidRPr="009F6009">
          <w:rPr>
            <w:rFonts w:ascii="Times New Roman" w:hAnsi="Times New Roman"/>
            <w:rPrChange w:id="637" w:author="MARCELO" w:date="2009-06-21T22:16:00Z">
              <w:rPr>
                <w:rFonts w:ascii="Times New Roman" w:hAnsi="Times New Roman"/>
                <w:b/>
              </w:rPr>
            </w:rPrChange>
          </w:rPr>
          <w:t>.......................3</w:t>
        </w:r>
      </w:ins>
      <w:ins w:id="638" w:author="MARCELO" w:date="2009-06-21T21:35:00Z">
        <w:r w:rsidR="00A033AF" w:rsidRPr="009F6009">
          <w:rPr>
            <w:rFonts w:ascii="Times New Roman" w:hAnsi="Times New Roman"/>
            <w:rPrChange w:id="639" w:author="MARCELO" w:date="2009-06-21T22:16:00Z">
              <w:rPr>
                <w:rFonts w:ascii="Times New Roman" w:hAnsi="Times New Roman"/>
                <w:b/>
              </w:rPr>
            </w:rPrChange>
          </w:rPr>
          <w:t>3</w:t>
        </w:r>
      </w:ins>
    </w:p>
    <w:p w:rsidR="00D12A37" w:rsidRPr="009F6009" w:rsidRDefault="00D12A37" w:rsidP="00D12A37">
      <w:pPr>
        <w:numPr>
          <w:ilvl w:val="2"/>
          <w:numId w:val="2"/>
        </w:numPr>
        <w:spacing w:line="360" w:lineRule="auto"/>
        <w:jc w:val="both"/>
        <w:rPr>
          <w:ins w:id="640" w:author="MARCELO" w:date="2009-06-08T23:50:00Z"/>
          <w:rFonts w:ascii="Times New Roman" w:hAnsi="Times New Roman"/>
          <w:rPrChange w:id="641" w:author="MARCELO" w:date="2009-06-21T22:16:00Z">
            <w:rPr>
              <w:ins w:id="642" w:author="MARCELO" w:date="2009-06-08T23:50:00Z"/>
              <w:rFonts w:ascii="Times New Roman" w:hAnsi="Times New Roman"/>
              <w:b/>
            </w:rPr>
          </w:rPrChange>
        </w:rPr>
        <w:pPrChange w:id="643" w:author="MARCELO" w:date="2009-06-08T23:50:00Z">
          <w:pPr>
            <w:spacing w:line="360" w:lineRule="auto"/>
            <w:jc w:val="both"/>
          </w:pPr>
        </w:pPrChange>
      </w:pPr>
      <w:ins w:id="644" w:author="MARCELO" w:date="2009-06-08T23:50:00Z">
        <w:r w:rsidRPr="009F6009">
          <w:rPr>
            <w:rFonts w:ascii="Times New Roman" w:hAnsi="Times New Roman"/>
            <w:rPrChange w:id="645" w:author="MARCELO" w:date="2009-06-21T22:16:00Z">
              <w:rPr>
                <w:rFonts w:ascii="Times New Roman" w:hAnsi="Times New Roman"/>
                <w:b/>
              </w:rPr>
            </w:rPrChange>
          </w:rPr>
          <w:t>Conex</w:t>
        </w:r>
        <w:r w:rsidRPr="009F6009">
          <w:rPr>
            <w:rFonts w:ascii="Times New Roman" w:hAnsi="Times New Roman" w:hint="cs"/>
            <w:rPrChange w:id="646" w:author="MARCELO" w:date="2009-06-21T22:16:00Z">
              <w:rPr>
                <w:rFonts w:ascii="Times New Roman" w:hAnsi="Times New Roman" w:hint="cs"/>
                <w:b/>
              </w:rPr>
            </w:rPrChange>
          </w:rPr>
          <w:t>ã</w:t>
        </w:r>
        <w:r w:rsidRPr="009F6009">
          <w:rPr>
            <w:rFonts w:ascii="Times New Roman" w:hAnsi="Times New Roman"/>
            <w:rPrChange w:id="647" w:author="MARCELO" w:date="2009-06-21T22:16:00Z">
              <w:rPr>
                <w:rFonts w:ascii="Times New Roman" w:hAnsi="Times New Roman"/>
                <w:b/>
              </w:rPr>
            </w:rPrChange>
          </w:rPr>
          <w:t>o..............</w:t>
        </w:r>
      </w:ins>
      <w:ins w:id="648" w:author="MARCELO" w:date="2009-06-21T22:21:00Z">
        <w:r w:rsidR="009F6009">
          <w:rPr>
            <w:rFonts w:ascii="Times New Roman" w:hAnsi="Times New Roman"/>
          </w:rPr>
          <w:t>..........</w:t>
        </w:r>
      </w:ins>
      <w:ins w:id="649" w:author="MARCELO" w:date="2009-06-08T23:50:00Z">
        <w:r w:rsidRPr="009F6009">
          <w:rPr>
            <w:rFonts w:ascii="Times New Roman" w:hAnsi="Times New Roman"/>
            <w:rPrChange w:id="650" w:author="MARCELO" w:date="2009-06-21T22:16:00Z">
              <w:rPr>
                <w:rFonts w:ascii="Times New Roman" w:hAnsi="Times New Roman"/>
                <w:b/>
              </w:rPr>
            </w:rPrChange>
          </w:rPr>
          <w:t>...............................................................................3</w:t>
        </w:r>
      </w:ins>
      <w:ins w:id="651" w:author="MARCELO" w:date="2009-06-21T21:35:00Z">
        <w:r w:rsidR="00A033AF" w:rsidRPr="009F6009">
          <w:rPr>
            <w:rFonts w:ascii="Times New Roman" w:hAnsi="Times New Roman"/>
            <w:rPrChange w:id="652" w:author="MARCELO" w:date="2009-06-21T22:16:00Z">
              <w:rPr>
                <w:rFonts w:ascii="Times New Roman" w:hAnsi="Times New Roman"/>
                <w:b/>
              </w:rPr>
            </w:rPrChange>
          </w:rPr>
          <w:t>4</w:t>
        </w:r>
      </w:ins>
    </w:p>
    <w:p w:rsidR="00D12A37" w:rsidRPr="009F6009" w:rsidRDefault="00D12A37" w:rsidP="00D12A37">
      <w:pPr>
        <w:numPr>
          <w:ilvl w:val="2"/>
          <w:numId w:val="2"/>
        </w:numPr>
        <w:spacing w:line="360" w:lineRule="auto"/>
        <w:jc w:val="both"/>
        <w:rPr>
          <w:ins w:id="653" w:author="MARCELO" w:date="2009-06-08T23:50:00Z"/>
          <w:rFonts w:ascii="Times New Roman" w:hAnsi="Times New Roman"/>
          <w:rPrChange w:id="654" w:author="MARCELO" w:date="2009-06-21T22:16:00Z">
            <w:rPr>
              <w:ins w:id="655" w:author="MARCELO" w:date="2009-06-08T23:50:00Z"/>
              <w:rFonts w:ascii="Times New Roman" w:hAnsi="Times New Roman"/>
              <w:b/>
            </w:rPr>
          </w:rPrChange>
        </w:rPr>
        <w:pPrChange w:id="656" w:author="MARCELO" w:date="2009-06-08T23:50:00Z">
          <w:pPr>
            <w:spacing w:line="360" w:lineRule="auto"/>
            <w:jc w:val="both"/>
          </w:pPr>
        </w:pPrChange>
      </w:pPr>
      <w:ins w:id="657" w:author="MARCELO" w:date="2009-06-08T23:50:00Z">
        <w:r w:rsidRPr="009F6009">
          <w:rPr>
            <w:rFonts w:ascii="Times New Roman" w:hAnsi="Times New Roman"/>
            <w:rPrChange w:id="658" w:author="MARCELO" w:date="2009-06-21T22:16:00Z">
              <w:rPr>
                <w:rFonts w:ascii="Times New Roman" w:hAnsi="Times New Roman"/>
                <w:b/>
              </w:rPr>
            </w:rPrChange>
          </w:rPr>
          <w:t>Documenta</w:t>
        </w:r>
        <w:r w:rsidRPr="009F6009">
          <w:rPr>
            <w:rFonts w:ascii="Times New Roman" w:hAnsi="Times New Roman" w:hint="cs"/>
            <w:rPrChange w:id="659" w:author="MARCELO" w:date="2009-06-21T22:16:00Z">
              <w:rPr>
                <w:rFonts w:ascii="Times New Roman" w:hAnsi="Times New Roman" w:hint="cs"/>
                <w:b/>
              </w:rPr>
            </w:rPrChange>
          </w:rPr>
          <w:t>çã</w:t>
        </w:r>
        <w:r w:rsidRPr="009F6009">
          <w:rPr>
            <w:rFonts w:ascii="Times New Roman" w:hAnsi="Times New Roman"/>
            <w:rPrChange w:id="660" w:author="MARCELO" w:date="2009-06-21T22:16:00Z">
              <w:rPr>
                <w:rFonts w:ascii="Times New Roman" w:hAnsi="Times New Roman"/>
                <w:b/>
              </w:rPr>
            </w:rPrChange>
          </w:rPr>
          <w:t>o......</w:t>
        </w:r>
      </w:ins>
      <w:ins w:id="661" w:author="MARCELO" w:date="2009-06-21T22:21:00Z">
        <w:r w:rsidR="009F6009">
          <w:rPr>
            <w:rFonts w:ascii="Times New Roman" w:hAnsi="Times New Roman"/>
          </w:rPr>
          <w:t>...........</w:t>
        </w:r>
      </w:ins>
      <w:ins w:id="662" w:author="MARCELO" w:date="2009-06-08T23:50:00Z">
        <w:r w:rsidRPr="009F6009">
          <w:rPr>
            <w:rFonts w:ascii="Times New Roman" w:hAnsi="Times New Roman"/>
            <w:rPrChange w:id="663" w:author="MARCELO" w:date="2009-06-21T22:16:00Z">
              <w:rPr>
                <w:rFonts w:ascii="Times New Roman" w:hAnsi="Times New Roman"/>
                <w:b/>
              </w:rPr>
            </w:rPrChange>
          </w:rPr>
          <w:t>.............................................................................3</w:t>
        </w:r>
      </w:ins>
      <w:ins w:id="664" w:author="MARCELO" w:date="2009-06-21T21:35:00Z">
        <w:r w:rsidR="00A033AF" w:rsidRPr="009F6009">
          <w:rPr>
            <w:rFonts w:ascii="Times New Roman" w:hAnsi="Times New Roman"/>
            <w:rPrChange w:id="665" w:author="MARCELO" w:date="2009-06-21T22:16:00Z">
              <w:rPr>
                <w:rFonts w:ascii="Times New Roman" w:hAnsi="Times New Roman"/>
                <w:b/>
              </w:rPr>
            </w:rPrChange>
          </w:rPr>
          <w:t>5</w:t>
        </w:r>
      </w:ins>
    </w:p>
    <w:p w:rsidR="00D12A37" w:rsidRPr="009F6009" w:rsidRDefault="00D12A37" w:rsidP="00D12A37">
      <w:pPr>
        <w:numPr>
          <w:ilvl w:val="2"/>
          <w:numId w:val="2"/>
        </w:numPr>
        <w:spacing w:line="360" w:lineRule="auto"/>
        <w:jc w:val="both"/>
        <w:rPr>
          <w:ins w:id="666" w:author="MARCELO" w:date="2009-06-08T23:50:00Z"/>
          <w:rFonts w:ascii="Times New Roman" w:hAnsi="Times New Roman"/>
          <w:rPrChange w:id="667" w:author="MARCELO" w:date="2009-06-21T22:16:00Z">
            <w:rPr>
              <w:ins w:id="668" w:author="MARCELO" w:date="2009-06-08T23:50:00Z"/>
              <w:rFonts w:ascii="Times New Roman" w:hAnsi="Times New Roman"/>
              <w:b/>
            </w:rPr>
          </w:rPrChange>
        </w:rPr>
        <w:pPrChange w:id="669" w:author="MARCELO" w:date="2009-06-08T23:50:00Z">
          <w:pPr>
            <w:spacing w:line="360" w:lineRule="auto"/>
            <w:jc w:val="both"/>
          </w:pPr>
        </w:pPrChange>
      </w:pPr>
      <w:ins w:id="670" w:author="MARCELO" w:date="2009-06-08T23:50:00Z">
        <w:r w:rsidRPr="009F6009">
          <w:rPr>
            <w:rFonts w:ascii="Times New Roman" w:hAnsi="Times New Roman"/>
            <w:rPrChange w:id="671" w:author="MARCELO" w:date="2009-06-21T22:16:00Z">
              <w:rPr>
                <w:rFonts w:ascii="Times New Roman" w:hAnsi="Times New Roman"/>
                <w:b/>
              </w:rPr>
            </w:rPrChange>
          </w:rPr>
          <w:t>An</w:t>
        </w:r>
        <w:r w:rsidRPr="009F6009">
          <w:rPr>
            <w:rFonts w:ascii="Times New Roman" w:hAnsi="Times New Roman" w:hint="cs"/>
            <w:rPrChange w:id="672" w:author="MARCELO" w:date="2009-06-21T22:16:00Z">
              <w:rPr>
                <w:rFonts w:ascii="Times New Roman" w:hAnsi="Times New Roman" w:hint="cs"/>
                <w:b/>
              </w:rPr>
            </w:rPrChange>
          </w:rPr>
          <w:t>á</w:t>
        </w:r>
        <w:r w:rsidRPr="009F6009">
          <w:rPr>
            <w:rFonts w:ascii="Times New Roman" w:hAnsi="Times New Roman"/>
            <w:rPrChange w:id="673" w:author="MARCELO" w:date="2009-06-21T22:16:00Z">
              <w:rPr>
                <w:rFonts w:ascii="Times New Roman" w:hAnsi="Times New Roman"/>
                <w:b/>
              </w:rPr>
            </w:rPrChange>
          </w:rPr>
          <w:t>lise.................</w:t>
        </w:r>
      </w:ins>
      <w:ins w:id="674" w:author="MARCELO" w:date="2009-06-21T22:21:00Z">
        <w:r w:rsidR="009F6009">
          <w:rPr>
            <w:rFonts w:ascii="Times New Roman" w:hAnsi="Times New Roman"/>
          </w:rPr>
          <w:t>...........</w:t>
        </w:r>
      </w:ins>
      <w:ins w:id="675" w:author="MARCELO" w:date="2009-06-08T23:50:00Z">
        <w:r w:rsidRPr="009F6009">
          <w:rPr>
            <w:rFonts w:ascii="Times New Roman" w:hAnsi="Times New Roman"/>
            <w:rPrChange w:id="676" w:author="MARCELO" w:date="2009-06-21T22:16:00Z">
              <w:rPr>
                <w:rFonts w:ascii="Times New Roman" w:hAnsi="Times New Roman"/>
                <w:b/>
              </w:rPr>
            </w:rPrChange>
          </w:rPr>
          <w:t>..............................................................................3</w:t>
        </w:r>
      </w:ins>
      <w:ins w:id="677" w:author="MARCELO" w:date="2009-06-21T21:35:00Z">
        <w:r w:rsidR="00A033AF" w:rsidRPr="009F6009">
          <w:rPr>
            <w:rFonts w:ascii="Times New Roman" w:hAnsi="Times New Roman"/>
            <w:rPrChange w:id="678" w:author="MARCELO" w:date="2009-06-21T22:16:00Z">
              <w:rPr>
                <w:rFonts w:ascii="Times New Roman" w:hAnsi="Times New Roman"/>
                <w:b/>
              </w:rPr>
            </w:rPrChange>
          </w:rPr>
          <w:t>6</w:t>
        </w:r>
      </w:ins>
    </w:p>
    <w:p w:rsidR="00D12A37" w:rsidRPr="009F6009" w:rsidRDefault="00D12A37" w:rsidP="00D12A37">
      <w:pPr>
        <w:numPr>
          <w:ilvl w:val="2"/>
          <w:numId w:val="2"/>
        </w:numPr>
        <w:spacing w:line="360" w:lineRule="auto"/>
        <w:jc w:val="both"/>
        <w:rPr>
          <w:ins w:id="679" w:author="MARCELO" w:date="2009-06-08T23:51:00Z"/>
          <w:rFonts w:ascii="Times New Roman" w:hAnsi="Times New Roman"/>
          <w:rPrChange w:id="680" w:author="MARCELO" w:date="2009-06-21T22:16:00Z">
            <w:rPr>
              <w:ins w:id="681" w:author="MARCELO" w:date="2009-06-08T23:51:00Z"/>
              <w:rFonts w:ascii="Times New Roman" w:hAnsi="Times New Roman"/>
              <w:b/>
            </w:rPr>
          </w:rPrChange>
        </w:rPr>
        <w:pPrChange w:id="682" w:author="MARCELO" w:date="2009-06-08T23:50:00Z">
          <w:pPr>
            <w:spacing w:line="360" w:lineRule="auto"/>
            <w:jc w:val="both"/>
          </w:pPr>
        </w:pPrChange>
      </w:pPr>
      <w:ins w:id="683" w:author="MARCELO" w:date="2009-06-08T23:50:00Z">
        <w:r w:rsidRPr="009F6009">
          <w:rPr>
            <w:rFonts w:ascii="Times New Roman" w:hAnsi="Times New Roman"/>
            <w:rPrChange w:id="684" w:author="MARCELO" w:date="2009-06-21T22:16:00Z">
              <w:rPr>
                <w:rFonts w:ascii="Times New Roman" w:hAnsi="Times New Roman"/>
                <w:b/>
              </w:rPr>
            </w:rPrChange>
          </w:rPr>
          <w:t>Refatoramento..............</w:t>
        </w:r>
      </w:ins>
      <w:ins w:id="685" w:author="MARCELO" w:date="2009-06-21T22:21:00Z">
        <w:r w:rsidR="009F6009">
          <w:rPr>
            <w:rFonts w:ascii="Times New Roman" w:hAnsi="Times New Roman"/>
          </w:rPr>
          <w:t>...........</w:t>
        </w:r>
      </w:ins>
      <w:ins w:id="686" w:author="MARCELO" w:date="2009-06-08T23:50:00Z">
        <w:r w:rsidRPr="009F6009">
          <w:rPr>
            <w:rFonts w:ascii="Times New Roman" w:hAnsi="Times New Roman"/>
            <w:rPrChange w:id="687" w:author="MARCELO" w:date="2009-06-21T22:16:00Z">
              <w:rPr>
                <w:rFonts w:ascii="Times New Roman" w:hAnsi="Times New Roman"/>
                <w:b/>
              </w:rPr>
            </w:rPrChange>
          </w:rPr>
          <w:t>.....................................................................3</w:t>
        </w:r>
      </w:ins>
      <w:ins w:id="688" w:author="MARCELO" w:date="2009-06-21T21:35:00Z">
        <w:r w:rsidR="00A033AF" w:rsidRPr="009F6009">
          <w:rPr>
            <w:rFonts w:ascii="Times New Roman" w:hAnsi="Times New Roman"/>
            <w:rPrChange w:id="689" w:author="MARCELO" w:date="2009-06-21T22:16:00Z">
              <w:rPr>
                <w:rFonts w:ascii="Times New Roman" w:hAnsi="Times New Roman"/>
                <w:b/>
              </w:rPr>
            </w:rPrChange>
          </w:rPr>
          <w:t>8</w:t>
        </w:r>
      </w:ins>
    </w:p>
    <w:p w:rsidR="00D12A37" w:rsidRPr="009F6009" w:rsidRDefault="00D12A37" w:rsidP="00D12A37">
      <w:pPr>
        <w:numPr>
          <w:ilvl w:val="1"/>
          <w:numId w:val="2"/>
        </w:numPr>
        <w:spacing w:line="360" w:lineRule="auto"/>
        <w:jc w:val="both"/>
        <w:rPr>
          <w:ins w:id="690" w:author="MARCELO" w:date="2009-06-08T23:51:00Z"/>
          <w:rFonts w:ascii="Times New Roman" w:hAnsi="Times New Roman"/>
          <w:rPrChange w:id="691" w:author="MARCELO" w:date="2009-06-21T22:16:00Z">
            <w:rPr>
              <w:ins w:id="692" w:author="MARCELO" w:date="2009-06-08T23:51:00Z"/>
              <w:rFonts w:ascii="Times New Roman" w:hAnsi="Times New Roman"/>
              <w:b/>
            </w:rPr>
          </w:rPrChange>
        </w:rPr>
        <w:pPrChange w:id="693" w:author="MARCELO" w:date="2009-06-08T23:51:00Z">
          <w:pPr>
            <w:spacing w:line="360" w:lineRule="auto"/>
            <w:jc w:val="both"/>
          </w:pPr>
        </w:pPrChange>
      </w:pPr>
      <w:ins w:id="694" w:author="MARCELO" w:date="2009-06-08T23:51:00Z">
        <w:r w:rsidRPr="009F6009">
          <w:rPr>
            <w:rFonts w:ascii="Times New Roman" w:hAnsi="Times New Roman"/>
            <w:rPrChange w:id="695" w:author="MARCELO" w:date="2009-06-21T22:16:00Z">
              <w:rPr>
                <w:rFonts w:ascii="Times New Roman" w:hAnsi="Times New Roman"/>
                <w:b/>
              </w:rPr>
            </w:rPrChange>
          </w:rPr>
          <w:t>Conclus</w:t>
        </w:r>
        <w:r w:rsidRPr="009F6009">
          <w:rPr>
            <w:rFonts w:ascii="Times New Roman" w:hAnsi="Times New Roman" w:hint="cs"/>
            <w:rPrChange w:id="696" w:author="MARCELO" w:date="2009-06-21T22:16:00Z">
              <w:rPr>
                <w:rFonts w:ascii="Times New Roman" w:hAnsi="Times New Roman" w:hint="cs"/>
                <w:b/>
              </w:rPr>
            </w:rPrChange>
          </w:rPr>
          <w:t>ã</w:t>
        </w:r>
        <w:r w:rsidRPr="009F6009">
          <w:rPr>
            <w:rFonts w:ascii="Times New Roman" w:hAnsi="Times New Roman"/>
            <w:rPrChange w:id="697" w:author="MARCELO" w:date="2009-06-21T22:16:00Z">
              <w:rPr>
                <w:rFonts w:ascii="Times New Roman" w:hAnsi="Times New Roman"/>
                <w:b/>
              </w:rPr>
            </w:rPrChange>
          </w:rPr>
          <w:t>o.............................</w:t>
        </w:r>
      </w:ins>
      <w:ins w:id="698" w:author="MARCELO" w:date="2009-06-21T22:21:00Z">
        <w:r w:rsidR="009F6009">
          <w:rPr>
            <w:rFonts w:ascii="Times New Roman" w:hAnsi="Times New Roman"/>
          </w:rPr>
          <w:t>...........</w:t>
        </w:r>
      </w:ins>
      <w:ins w:id="699" w:author="MARCELO" w:date="2009-06-08T23:51:00Z">
        <w:r w:rsidRPr="009F6009">
          <w:rPr>
            <w:rFonts w:ascii="Times New Roman" w:hAnsi="Times New Roman"/>
            <w:rPrChange w:id="700" w:author="MARCELO" w:date="2009-06-21T22:16:00Z">
              <w:rPr>
                <w:rFonts w:ascii="Times New Roman" w:hAnsi="Times New Roman"/>
                <w:b/>
              </w:rPr>
            </w:rPrChange>
          </w:rPr>
          <w:t>.............................................................................3</w:t>
        </w:r>
      </w:ins>
      <w:ins w:id="701" w:author="MARCELO" w:date="2009-06-21T21:35:00Z">
        <w:r w:rsidR="00A033AF" w:rsidRPr="009F6009">
          <w:rPr>
            <w:rFonts w:ascii="Times New Roman" w:hAnsi="Times New Roman"/>
            <w:rPrChange w:id="702" w:author="MARCELO" w:date="2009-06-21T22:16:00Z">
              <w:rPr>
                <w:rFonts w:ascii="Times New Roman" w:hAnsi="Times New Roman"/>
                <w:b/>
              </w:rPr>
            </w:rPrChange>
          </w:rPr>
          <w:t>9</w:t>
        </w:r>
      </w:ins>
    </w:p>
    <w:p w:rsidR="00D12A37" w:rsidRDefault="00D12A37" w:rsidP="00D12A37">
      <w:pPr>
        <w:numPr>
          <w:ilvl w:val="0"/>
          <w:numId w:val="2"/>
        </w:numPr>
        <w:spacing w:line="360" w:lineRule="auto"/>
        <w:jc w:val="both"/>
        <w:rPr>
          <w:ins w:id="703" w:author="MARCELO" w:date="2009-06-08T23:51:00Z"/>
          <w:rFonts w:ascii="Times New Roman" w:hAnsi="Times New Roman"/>
          <w:b/>
        </w:rPr>
        <w:pPrChange w:id="704" w:author="MARCELO" w:date="2009-06-08T23:51:00Z">
          <w:pPr>
            <w:spacing w:line="360" w:lineRule="auto"/>
            <w:jc w:val="both"/>
          </w:pPr>
        </w:pPrChange>
      </w:pPr>
      <w:ins w:id="705" w:author="MARCELO" w:date="2009-06-08T23:51:00Z">
        <w:r>
          <w:rPr>
            <w:rFonts w:ascii="Times New Roman" w:hAnsi="Times New Roman"/>
            <w:b/>
          </w:rPr>
          <w:t>Estudo de caso..............................</w:t>
        </w:r>
      </w:ins>
      <w:ins w:id="706" w:author="MARCELO" w:date="2009-06-21T22:21:00Z">
        <w:r w:rsidR="009F6009">
          <w:rPr>
            <w:rFonts w:ascii="Times New Roman" w:hAnsi="Times New Roman"/>
            <w:b/>
          </w:rPr>
          <w:t>...........</w:t>
        </w:r>
      </w:ins>
      <w:ins w:id="707" w:author="MARCELO" w:date="2009-06-08T23:51:00Z">
        <w:r>
          <w:rPr>
            <w:rFonts w:ascii="Times New Roman" w:hAnsi="Times New Roman"/>
            <w:b/>
          </w:rPr>
          <w:t>...............................................................................</w:t>
        </w:r>
      </w:ins>
      <w:ins w:id="708" w:author="MARCELO" w:date="2009-06-21T21:35:00Z">
        <w:r w:rsidR="00A033AF">
          <w:rPr>
            <w:rFonts w:ascii="Times New Roman" w:hAnsi="Times New Roman"/>
            <w:b/>
          </w:rPr>
          <w:t>40</w:t>
        </w:r>
      </w:ins>
    </w:p>
    <w:p w:rsidR="00D12A37" w:rsidRPr="009F6009" w:rsidRDefault="00D12A37" w:rsidP="00D12A37">
      <w:pPr>
        <w:numPr>
          <w:ilvl w:val="1"/>
          <w:numId w:val="2"/>
        </w:numPr>
        <w:spacing w:line="360" w:lineRule="auto"/>
        <w:jc w:val="both"/>
        <w:rPr>
          <w:ins w:id="709" w:author="MARCELO" w:date="2009-06-08T23:51:00Z"/>
          <w:rFonts w:ascii="Times New Roman" w:hAnsi="Times New Roman"/>
          <w:rPrChange w:id="710" w:author="MARCELO" w:date="2009-06-21T22:16:00Z">
            <w:rPr>
              <w:ins w:id="711" w:author="MARCELO" w:date="2009-06-08T23:51:00Z"/>
              <w:rFonts w:ascii="Times New Roman" w:hAnsi="Times New Roman"/>
              <w:b/>
            </w:rPr>
          </w:rPrChange>
        </w:rPr>
        <w:pPrChange w:id="712" w:author="MARCELO" w:date="2009-06-08T23:51:00Z">
          <w:pPr>
            <w:spacing w:line="360" w:lineRule="auto"/>
            <w:jc w:val="both"/>
          </w:pPr>
        </w:pPrChange>
      </w:pPr>
      <w:ins w:id="713" w:author="MARCELO" w:date="2009-06-08T23:51:00Z">
        <w:r w:rsidRPr="009F6009">
          <w:rPr>
            <w:rFonts w:ascii="Times New Roman" w:hAnsi="Times New Roman"/>
            <w:rPrChange w:id="714" w:author="MARCELO" w:date="2009-06-21T22:16:00Z">
              <w:rPr>
                <w:rFonts w:ascii="Times New Roman" w:hAnsi="Times New Roman"/>
                <w:b/>
              </w:rPr>
            </w:rPrChange>
          </w:rPr>
          <w:t xml:space="preserve">Projeto </w:t>
        </w:r>
        <w:r w:rsidR="00EC122F" w:rsidRPr="009F6009">
          <w:rPr>
            <w:rFonts w:ascii="Times New Roman" w:hAnsi="Times New Roman"/>
            <w:rPrChange w:id="715" w:author="MARCELO" w:date="2009-06-21T22:16:00Z">
              <w:rPr>
                <w:rStyle w:val="Hyperlink"/>
                <w:rFonts w:ascii="Times New Roman" w:hAnsi="Times New Roman"/>
                <w:b/>
              </w:rPr>
            </w:rPrChange>
          </w:rPr>
          <w:t>SIG@.................</w:t>
        </w:r>
      </w:ins>
      <w:ins w:id="716" w:author="MARCELO" w:date="2009-06-21T22:21:00Z">
        <w:r w:rsidR="009F6009">
          <w:rPr>
            <w:rFonts w:ascii="Times New Roman" w:hAnsi="Times New Roman"/>
          </w:rPr>
          <w:t>...........</w:t>
        </w:r>
      </w:ins>
      <w:ins w:id="717" w:author="MARCELO" w:date="2009-06-08T23:51:00Z">
        <w:r w:rsidR="00EC122F" w:rsidRPr="009F6009">
          <w:rPr>
            <w:rFonts w:ascii="Times New Roman" w:hAnsi="Times New Roman"/>
            <w:rPrChange w:id="718" w:author="MARCELO" w:date="2009-06-21T22:16:00Z">
              <w:rPr>
                <w:rStyle w:val="Hyperlink"/>
                <w:rFonts w:ascii="Times New Roman" w:hAnsi="Times New Roman"/>
                <w:b/>
              </w:rPr>
            </w:rPrChange>
          </w:rPr>
          <w:t>...................................................................................</w:t>
        </w:r>
      </w:ins>
      <w:ins w:id="719" w:author="MARCELO" w:date="2009-06-21T21:35:00Z">
        <w:r w:rsidR="00A033AF" w:rsidRPr="009F6009">
          <w:rPr>
            <w:rFonts w:ascii="Times New Roman" w:hAnsi="Times New Roman"/>
            <w:rPrChange w:id="720" w:author="MARCELO" w:date="2009-06-21T22:16:00Z">
              <w:rPr>
                <w:rFonts w:ascii="Times New Roman" w:hAnsi="Times New Roman"/>
                <w:b/>
              </w:rPr>
            </w:rPrChange>
          </w:rPr>
          <w:t>40</w:t>
        </w:r>
      </w:ins>
    </w:p>
    <w:p w:rsidR="00D12A37" w:rsidRPr="009F6009" w:rsidRDefault="00EC122F" w:rsidP="00D12A37">
      <w:pPr>
        <w:numPr>
          <w:ilvl w:val="1"/>
          <w:numId w:val="2"/>
        </w:numPr>
        <w:spacing w:line="360" w:lineRule="auto"/>
        <w:jc w:val="both"/>
        <w:rPr>
          <w:ins w:id="721" w:author="MARCELO" w:date="2009-06-08T23:52:00Z"/>
          <w:rFonts w:ascii="Times New Roman" w:hAnsi="Times New Roman"/>
          <w:rPrChange w:id="722" w:author="MARCELO" w:date="2009-06-21T22:16:00Z">
            <w:rPr>
              <w:ins w:id="723" w:author="MARCELO" w:date="2009-06-08T23:52:00Z"/>
              <w:rFonts w:ascii="Times New Roman" w:hAnsi="Times New Roman"/>
              <w:b/>
            </w:rPr>
          </w:rPrChange>
        </w:rPr>
        <w:pPrChange w:id="724" w:author="MARCELO" w:date="2009-06-08T23:51:00Z">
          <w:pPr>
            <w:spacing w:line="360" w:lineRule="auto"/>
            <w:jc w:val="both"/>
          </w:pPr>
        </w:pPrChange>
      </w:pPr>
      <w:ins w:id="725" w:author="MARCELO" w:date="2009-06-08T23:52:00Z">
        <w:r w:rsidRPr="009F6009">
          <w:rPr>
            <w:rFonts w:ascii="Times New Roman" w:hAnsi="Times New Roman"/>
            <w:rPrChange w:id="726" w:author="MARCELO" w:date="2009-06-21T22:16:00Z">
              <w:rPr>
                <w:rFonts w:ascii="Times New Roman" w:hAnsi="Times New Roman"/>
                <w:b/>
              </w:rPr>
            </w:rPrChange>
          </w:rPr>
          <w:t>Implanta</w:t>
        </w:r>
        <w:r w:rsidRPr="009F6009">
          <w:rPr>
            <w:rFonts w:ascii="Times New Roman" w:hAnsi="Times New Roman" w:hint="cs"/>
            <w:rPrChange w:id="727" w:author="MARCELO" w:date="2009-06-21T22:16:00Z">
              <w:rPr>
                <w:rFonts w:ascii="Times New Roman" w:hAnsi="Times New Roman" w:hint="cs"/>
                <w:b/>
              </w:rPr>
            </w:rPrChange>
          </w:rPr>
          <w:t>çã</w:t>
        </w:r>
        <w:r w:rsidRPr="009F6009">
          <w:rPr>
            <w:rFonts w:ascii="Times New Roman" w:hAnsi="Times New Roman"/>
            <w:rPrChange w:id="728" w:author="MARCELO" w:date="2009-06-21T22:16:00Z">
              <w:rPr>
                <w:rFonts w:ascii="Times New Roman" w:hAnsi="Times New Roman"/>
                <w:b/>
              </w:rPr>
            </w:rPrChange>
          </w:rPr>
          <w:t>o................</w:t>
        </w:r>
      </w:ins>
      <w:ins w:id="729" w:author="MARCELO" w:date="2009-06-21T22:21:00Z">
        <w:r w:rsidR="009F6009">
          <w:rPr>
            <w:rFonts w:ascii="Times New Roman" w:hAnsi="Times New Roman"/>
          </w:rPr>
          <w:t>...........</w:t>
        </w:r>
      </w:ins>
      <w:ins w:id="730" w:author="MARCELO" w:date="2009-06-08T23:52:00Z">
        <w:r w:rsidRPr="009F6009">
          <w:rPr>
            <w:rFonts w:ascii="Times New Roman" w:hAnsi="Times New Roman"/>
            <w:rPrChange w:id="731" w:author="MARCELO" w:date="2009-06-21T22:16:00Z">
              <w:rPr>
                <w:rFonts w:ascii="Times New Roman" w:hAnsi="Times New Roman"/>
                <w:b/>
              </w:rPr>
            </w:rPrChange>
          </w:rPr>
          <w:t>......................................................................................</w:t>
        </w:r>
      </w:ins>
      <w:ins w:id="732" w:author="MARCELO" w:date="2009-06-08T23:55:00Z">
        <w:r w:rsidRPr="009F6009">
          <w:rPr>
            <w:rFonts w:ascii="Times New Roman" w:hAnsi="Times New Roman"/>
            <w:rPrChange w:id="733" w:author="MARCELO" w:date="2009-06-21T22:16:00Z">
              <w:rPr>
                <w:rFonts w:ascii="Times New Roman" w:hAnsi="Times New Roman"/>
                <w:b/>
              </w:rPr>
            </w:rPrChange>
          </w:rPr>
          <w:t>4</w:t>
        </w:r>
      </w:ins>
      <w:ins w:id="734" w:author="MARCELO" w:date="2009-06-21T21:35:00Z">
        <w:r w:rsidR="00A033AF" w:rsidRPr="009F6009">
          <w:rPr>
            <w:rFonts w:ascii="Times New Roman" w:hAnsi="Times New Roman"/>
            <w:rPrChange w:id="735" w:author="MARCELO" w:date="2009-06-21T22:16:00Z">
              <w:rPr>
                <w:rFonts w:ascii="Times New Roman" w:hAnsi="Times New Roman"/>
                <w:b/>
              </w:rPr>
            </w:rPrChange>
          </w:rPr>
          <w:t>1</w:t>
        </w:r>
      </w:ins>
    </w:p>
    <w:p w:rsidR="00EC122F" w:rsidRPr="009F6009" w:rsidRDefault="00EC122F" w:rsidP="00D12A37">
      <w:pPr>
        <w:numPr>
          <w:ilvl w:val="1"/>
          <w:numId w:val="2"/>
        </w:numPr>
        <w:spacing w:line="360" w:lineRule="auto"/>
        <w:jc w:val="both"/>
        <w:rPr>
          <w:ins w:id="736" w:author="MARCELO" w:date="2009-06-08T23:52:00Z"/>
          <w:rFonts w:ascii="Times New Roman" w:hAnsi="Times New Roman"/>
          <w:rPrChange w:id="737" w:author="MARCELO" w:date="2009-06-21T22:16:00Z">
            <w:rPr>
              <w:ins w:id="738" w:author="MARCELO" w:date="2009-06-08T23:52:00Z"/>
              <w:rFonts w:ascii="Times New Roman" w:hAnsi="Times New Roman"/>
              <w:b/>
            </w:rPr>
          </w:rPrChange>
        </w:rPr>
        <w:pPrChange w:id="739" w:author="MARCELO" w:date="2009-06-08T23:51:00Z">
          <w:pPr>
            <w:spacing w:line="360" w:lineRule="auto"/>
            <w:jc w:val="both"/>
          </w:pPr>
        </w:pPrChange>
      </w:pPr>
      <w:ins w:id="740" w:author="MARCELO" w:date="2009-06-08T23:52:00Z">
        <w:r w:rsidRPr="009F6009">
          <w:rPr>
            <w:rFonts w:ascii="Times New Roman" w:hAnsi="Times New Roman"/>
            <w:rPrChange w:id="741" w:author="MARCELO" w:date="2009-06-21T22:16:00Z">
              <w:rPr>
                <w:rFonts w:ascii="Times New Roman" w:hAnsi="Times New Roman"/>
                <w:b/>
              </w:rPr>
            </w:rPrChange>
          </w:rPr>
          <w:t>Resultados..........</w:t>
        </w:r>
      </w:ins>
      <w:ins w:id="742" w:author="MARCELO" w:date="2009-06-21T22:21:00Z">
        <w:r w:rsidR="009F6009">
          <w:rPr>
            <w:rFonts w:ascii="Times New Roman" w:hAnsi="Times New Roman"/>
          </w:rPr>
          <w:t>...........</w:t>
        </w:r>
      </w:ins>
      <w:ins w:id="743" w:author="MARCELO" w:date="2009-06-08T23:52:00Z">
        <w:r w:rsidRPr="009F6009">
          <w:rPr>
            <w:rFonts w:ascii="Times New Roman" w:hAnsi="Times New Roman"/>
            <w:rPrChange w:id="744" w:author="MARCELO" w:date="2009-06-21T22:16:00Z">
              <w:rPr>
                <w:rFonts w:ascii="Times New Roman" w:hAnsi="Times New Roman"/>
                <w:b/>
              </w:rPr>
            </w:rPrChange>
          </w:rPr>
          <w:t>...............................................................................................</w:t>
        </w:r>
      </w:ins>
      <w:ins w:id="745" w:author="MARCELO" w:date="2009-06-08T23:55:00Z">
        <w:r w:rsidRPr="009F6009">
          <w:rPr>
            <w:rFonts w:ascii="Times New Roman" w:hAnsi="Times New Roman"/>
            <w:rPrChange w:id="746" w:author="MARCELO" w:date="2009-06-21T22:16:00Z">
              <w:rPr>
                <w:rFonts w:ascii="Times New Roman" w:hAnsi="Times New Roman"/>
                <w:b/>
              </w:rPr>
            </w:rPrChange>
          </w:rPr>
          <w:t>4</w:t>
        </w:r>
      </w:ins>
      <w:ins w:id="747" w:author="MARCELO" w:date="2009-06-21T21:35:00Z">
        <w:r w:rsidR="00A033AF" w:rsidRPr="009F6009">
          <w:rPr>
            <w:rFonts w:ascii="Times New Roman" w:hAnsi="Times New Roman"/>
            <w:rPrChange w:id="748" w:author="MARCELO" w:date="2009-06-21T22:16:00Z">
              <w:rPr>
                <w:rFonts w:ascii="Times New Roman" w:hAnsi="Times New Roman"/>
                <w:b/>
              </w:rPr>
            </w:rPrChange>
          </w:rPr>
          <w:t>1</w:t>
        </w:r>
      </w:ins>
    </w:p>
    <w:p w:rsidR="00EC122F" w:rsidRPr="009F6009" w:rsidRDefault="00EC122F" w:rsidP="00D12A37">
      <w:pPr>
        <w:numPr>
          <w:ilvl w:val="1"/>
          <w:numId w:val="2"/>
        </w:numPr>
        <w:spacing w:line="360" w:lineRule="auto"/>
        <w:jc w:val="both"/>
        <w:rPr>
          <w:ins w:id="749" w:author="MARCELO" w:date="2009-06-08T23:52:00Z"/>
          <w:rFonts w:ascii="Times New Roman" w:hAnsi="Times New Roman"/>
          <w:rPrChange w:id="750" w:author="MARCELO" w:date="2009-06-21T22:16:00Z">
            <w:rPr>
              <w:ins w:id="751" w:author="MARCELO" w:date="2009-06-08T23:52:00Z"/>
              <w:rFonts w:ascii="Times New Roman" w:hAnsi="Times New Roman"/>
              <w:b/>
            </w:rPr>
          </w:rPrChange>
        </w:rPr>
        <w:pPrChange w:id="752" w:author="MARCELO" w:date="2009-06-08T23:51:00Z">
          <w:pPr>
            <w:spacing w:line="360" w:lineRule="auto"/>
            <w:jc w:val="both"/>
          </w:pPr>
        </w:pPrChange>
      </w:pPr>
      <w:ins w:id="753" w:author="MARCELO" w:date="2009-06-08T23:52:00Z">
        <w:r w:rsidRPr="009F6009">
          <w:rPr>
            <w:rFonts w:ascii="Times New Roman" w:hAnsi="Times New Roman"/>
            <w:rPrChange w:id="754" w:author="MARCELO" w:date="2009-06-21T22:16:00Z">
              <w:rPr>
                <w:rFonts w:ascii="Times New Roman" w:hAnsi="Times New Roman"/>
                <w:b/>
              </w:rPr>
            </w:rPrChange>
          </w:rPr>
          <w:t>Conclus</w:t>
        </w:r>
        <w:r w:rsidRPr="009F6009">
          <w:rPr>
            <w:rFonts w:ascii="Times New Roman" w:hAnsi="Times New Roman" w:hint="cs"/>
            <w:rPrChange w:id="755" w:author="MARCELO" w:date="2009-06-21T22:16:00Z">
              <w:rPr>
                <w:rFonts w:ascii="Times New Roman" w:hAnsi="Times New Roman" w:hint="cs"/>
                <w:b/>
              </w:rPr>
            </w:rPrChange>
          </w:rPr>
          <w:t>ã</w:t>
        </w:r>
        <w:r w:rsidRPr="009F6009">
          <w:rPr>
            <w:rFonts w:ascii="Times New Roman" w:hAnsi="Times New Roman"/>
            <w:rPrChange w:id="756" w:author="MARCELO" w:date="2009-06-21T22:16:00Z">
              <w:rPr>
                <w:rFonts w:ascii="Times New Roman" w:hAnsi="Times New Roman"/>
                <w:b/>
              </w:rPr>
            </w:rPrChange>
          </w:rPr>
          <w:t>o..........</w:t>
        </w:r>
      </w:ins>
      <w:ins w:id="757" w:author="MARCELO" w:date="2009-06-21T22:22:00Z">
        <w:r w:rsidR="009F6009">
          <w:rPr>
            <w:rFonts w:ascii="Times New Roman" w:hAnsi="Times New Roman"/>
          </w:rPr>
          <w:t>............</w:t>
        </w:r>
      </w:ins>
      <w:ins w:id="758" w:author="MARCELO" w:date="2009-06-08T23:52:00Z">
        <w:r w:rsidRPr="009F6009">
          <w:rPr>
            <w:rFonts w:ascii="Times New Roman" w:hAnsi="Times New Roman"/>
            <w:rPrChange w:id="759" w:author="MARCELO" w:date="2009-06-21T22:16:00Z">
              <w:rPr>
                <w:rFonts w:ascii="Times New Roman" w:hAnsi="Times New Roman"/>
                <w:b/>
              </w:rPr>
            </w:rPrChange>
          </w:rPr>
          <w:t>...............................................................................................4</w:t>
        </w:r>
      </w:ins>
      <w:ins w:id="760" w:author="MARCELO" w:date="2009-06-21T21:35:00Z">
        <w:r w:rsidR="00A033AF" w:rsidRPr="009F6009">
          <w:rPr>
            <w:rFonts w:ascii="Times New Roman" w:hAnsi="Times New Roman"/>
            <w:rPrChange w:id="761" w:author="MARCELO" w:date="2009-06-21T22:16:00Z">
              <w:rPr>
                <w:rFonts w:ascii="Times New Roman" w:hAnsi="Times New Roman"/>
                <w:b/>
              </w:rPr>
            </w:rPrChange>
          </w:rPr>
          <w:t>7</w:t>
        </w:r>
      </w:ins>
    </w:p>
    <w:p w:rsidR="00EC122F" w:rsidRDefault="00EC122F" w:rsidP="00EC122F">
      <w:pPr>
        <w:numPr>
          <w:ilvl w:val="0"/>
          <w:numId w:val="2"/>
        </w:numPr>
        <w:spacing w:line="360" w:lineRule="auto"/>
        <w:jc w:val="both"/>
        <w:rPr>
          <w:ins w:id="762" w:author="MARCELO" w:date="2009-06-08T23:52:00Z"/>
          <w:rFonts w:ascii="Times New Roman" w:hAnsi="Times New Roman"/>
          <w:b/>
        </w:rPr>
        <w:pPrChange w:id="763" w:author="MARCELO" w:date="2009-06-08T23:52:00Z">
          <w:pPr>
            <w:spacing w:line="360" w:lineRule="auto"/>
            <w:jc w:val="both"/>
          </w:pPr>
        </w:pPrChange>
      </w:pPr>
      <w:ins w:id="764" w:author="MARCELO" w:date="2009-06-08T23:52:00Z">
        <w:r>
          <w:rPr>
            <w:rFonts w:ascii="Times New Roman" w:hAnsi="Times New Roman"/>
            <w:b/>
          </w:rPr>
          <w:t>C</w:t>
        </w:r>
        <w:r w:rsidRPr="00EC122F">
          <w:rPr>
            <w:rFonts w:ascii="Times New Roman" w:hAnsi="Times New Roman"/>
            <w:b/>
          </w:rPr>
          <w:t>onclus</w:t>
        </w:r>
        <w:r w:rsidRPr="00EC122F">
          <w:rPr>
            <w:rFonts w:ascii="Times New Roman" w:hAnsi="Times New Roman" w:hint="cs"/>
            <w:b/>
          </w:rPr>
          <w:t>õ</w:t>
        </w:r>
        <w:r>
          <w:rPr>
            <w:rFonts w:ascii="Times New Roman" w:hAnsi="Times New Roman"/>
            <w:b/>
          </w:rPr>
          <w:t>es...............</w:t>
        </w:r>
      </w:ins>
      <w:ins w:id="765" w:author="MARCELO" w:date="2009-06-21T22:22:00Z">
        <w:r w:rsidR="009F6009">
          <w:rPr>
            <w:rFonts w:ascii="Times New Roman" w:hAnsi="Times New Roman"/>
            <w:b/>
          </w:rPr>
          <w:t>..........</w:t>
        </w:r>
      </w:ins>
      <w:ins w:id="766" w:author="MARCELO" w:date="2009-06-08T23:52:00Z">
        <w:r>
          <w:rPr>
            <w:rFonts w:ascii="Times New Roman" w:hAnsi="Times New Roman"/>
            <w:b/>
          </w:rPr>
          <w:t>....................................................................................................</w:t>
        </w:r>
        <w:r w:rsidRPr="00EC122F">
          <w:rPr>
            <w:rFonts w:ascii="Times New Roman" w:hAnsi="Times New Roman"/>
            <w:b/>
          </w:rPr>
          <w:t>4</w:t>
        </w:r>
      </w:ins>
      <w:ins w:id="767" w:author="MARCELO" w:date="2009-06-21T21:35:00Z">
        <w:r w:rsidR="00A033AF">
          <w:rPr>
            <w:rFonts w:ascii="Times New Roman" w:hAnsi="Times New Roman"/>
            <w:b/>
          </w:rPr>
          <w:t>8</w:t>
        </w:r>
      </w:ins>
    </w:p>
    <w:p w:rsidR="00EC122F" w:rsidRPr="009F6009" w:rsidRDefault="00EC122F" w:rsidP="00EC122F">
      <w:pPr>
        <w:numPr>
          <w:ilvl w:val="1"/>
          <w:numId w:val="2"/>
        </w:numPr>
        <w:spacing w:line="360" w:lineRule="auto"/>
        <w:jc w:val="both"/>
        <w:rPr>
          <w:ins w:id="768" w:author="MARCELO" w:date="2009-06-08T23:53:00Z"/>
          <w:rFonts w:ascii="Times New Roman" w:hAnsi="Times New Roman"/>
          <w:rPrChange w:id="769" w:author="MARCELO" w:date="2009-06-21T22:16:00Z">
            <w:rPr>
              <w:ins w:id="770" w:author="MARCELO" w:date="2009-06-08T23:53:00Z"/>
              <w:rFonts w:ascii="Times New Roman" w:hAnsi="Times New Roman"/>
              <w:b/>
            </w:rPr>
          </w:rPrChange>
        </w:rPr>
        <w:pPrChange w:id="771" w:author="MARCELO" w:date="2009-06-08T23:52:00Z">
          <w:pPr>
            <w:spacing w:line="360" w:lineRule="auto"/>
            <w:jc w:val="both"/>
          </w:pPr>
        </w:pPrChange>
      </w:pPr>
      <w:ins w:id="772" w:author="MARCELO" w:date="2009-06-08T23:52:00Z">
        <w:r w:rsidRPr="009F6009">
          <w:rPr>
            <w:rFonts w:ascii="Times New Roman" w:hAnsi="Times New Roman"/>
            <w:rPrChange w:id="773" w:author="MARCELO" w:date="2009-06-21T22:16:00Z">
              <w:rPr>
                <w:rFonts w:ascii="Times New Roman" w:hAnsi="Times New Roman"/>
                <w:b/>
              </w:rPr>
            </w:rPrChange>
          </w:rPr>
          <w:t>Contribui</w:t>
        </w:r>
        <w:r w:rsidRPr="009F6009">
          <w:rPr>
            <w:rFonts w:ascii="Times New Roman" w:hAnsi="Times New Roman" w:hint="cs"/>
            <w:rPrChange w:id="774" w:author="MARCELO" w:date="2009-06-21T22:16:00Z">
              <w:rPr>
                <w:rFonts w:ascii="Times New Roman" w:hAnsi="Times New Roman" w:hint="cs"/>
                <w:b/>
              </w:rPr>
            </w:rPrChange>
          </w:rPr>
          <w:t>çõ</w:t>
        </w:r>
        <w:r w:rsidRPr="009F6009">
          <w:rPr>
            <w:rFonts w:ascii="Times New Roman" w:hAnsi="Times New Roman"/>
            <w:rPrChange w:id="775" w:author="MARCELO" w:date="2009-06-21T22:16:00Z">
              <w:rPr>
                <w:rFonts w:ascii="Times New Roman" w:hAnsi="Times New Roman"/>
                <w:b/>
              </w:rPr>
            </w:rPrChange>
          </w:rPr>
          <w:t>es........................</w:t>
        </w:r>
      </w:ins>
      <w:ins w:id="776" w:author="MARCELO" w:date="2009-06-21T22:22:00Z">
        <w:r w:rsidR="009F6009">
          <w:rPr>
            <w:rFonts w:ascii="Times New Roman" w:hAnsi="Times New Roman"/>
          </w:rPr>
          <w:t>............</w:t>
        </w:r>
      </w:ins>
      <w:ins w:id="777" w:author="MARCELO" w:date="2009-06-08T23:52:00Z">
        <w:r w:rsidRPr="009F6009">
          <w:rPr>
            <w:rFonts w:ascii="Times New Roman" w:hAnsi="Times New Roman"/>
            <w:rPrChange w:id="778" w:author="MARCELO" w:date="2009-06-21T22:16:00Z">
              <w:rPr>
                <w:rFonts w:ascii="Times New Roman" w:hAnsi="Times New Roman"/>
                <w:b/>
              </w:rPr>
            </w:rPrChange>
          </w:rPr>
          <w:t>............................................................................4</w:t>
        </w:r>
      </w:ins>
      <w:ins w:id="779" w:author="MARCELO" w:date="2009-06-21T21:35:00Z">
        <w:r w:rsidR="00A033AF" w:rsidRPr="009F6009">
          <w:rPr>
            <w:rFonts w:ascii="Times New Roman" w:hAnsi="Times New Roman"/>
            <w:rPrChange w:id="780" w:author="MARCELO" w:date="2009-06-21T22:16:00Z">
              <w:rPr>
                <w:rFonts w:ascii="Times New Roman" w:hAnsi="Times New Roman"/>
                <w:b/>
              </w:rPr>
            </w:rPrChange>
          </w:rPr>
          <w:t>8</w:t>
        </w:r>
      </w:ins>
    </w:p>
    <w:p w:rsidR="00EC122F" w:rsidRPr="009F6009" w:rsidRDefault="00EC122F" w:rsidP="00EC122F">
      <w:pPr>
        <w:numPr>
          <w:ilvl w:val="1"/>
          <w:numId w:val="2"/>
        </w:numPr>
        <w:spacing w:line="360" w:lineRule="auto"/>
        <w:jc w:val="both"/>
        <w:rPr>
          <w:ins w:id="781" w:author="MARCELO" w:date="2009-06-08T23:53:00Z"/>
          <w:rFonts w:ascii="Times New Roman" w:hAnsi="Times New Roman"/>
          <w:rPrChange w:id="782" w:author="MARCELO" w:date="2009-06-21T22:16:00Z">
            <w:rPr>
              <w:ins w:id="783" w:author="MARCELO" w:date="2009-06-08T23:53:00Z"/>
              <w:rFonts w:ascii="Times New Roman" w:hAnsi="Times New Roman"/>
              <w:b/>
            </w:rPr>
          </w:rPrChange>
        </w:rPr>
        <w:pPrChange w:id="784" w:author="MARCELO" w:date="2009-06-08T23:52:00Z">
          <w:pPr>
            <w:spacing w:line="360" w:lineRule="auto"/>
            <w:jc w:val="both"/>
          </w:pPr>
        </w:pPrChange>
      </w:pPr>
      <w:ins w:id="785" w:author="MARCELO" w:date="2009-06-08T23:53:00Z">
        <w:r w:rsidRPr="009F6009">
          <w:rPr>
            <w:rFonts w:ascii="Times New Roman" w:hAnsi="Times New Roman"/>
            <w:rPrChange w:id="786" w:author="MARCELO" w:date="2009-06-21T22:16:00Z">
              <w:rPr>
                <w:rFonts w:ascii="Times New Roman" w:hAnsi="Times New Roman"/>
                <w:b/>
              </w:rPr>
            </w:rPrChange>
          </w:rPr>
          <w:t>Trabalhos Futuros......................</w:t>
        </w:r>
      </w:ins>
      <w:ins w:id="787" w:author="MARCELO" w:date="2009-06-21T22:22:00Z">
        <w:r w:rsidR="009F6009">
          <w:rPr>
            <w:rFonts w:ascii="Times New Roman" w:hAnsi="Times New Roman"/>
          </w:rPr>
          <w:t>............</w:t>
        </w:r>
      </w:ins>
      <w:ins w:id="788" w:author="MARCELO" w:date="2009-06-08T23:53:00Z">
        <w:r w:rsidRPr="009F6009">
          <w:rPr>
            <w:rFonts w:ascii="Times New Roman" w:hAnsi="Times New Roman"/>
            <w:rPrChange w:id="789" w:author="MARCELO" w:date="2009-06-21T22:16:00Z">
              <w:rPr>
                <w:rFonts w:ascii="Times New Roman" w:hAnsi="Times New Roman"/>
                <w:b/>
              </w:rPr>
            </w:rPrChange>
          </w:rPr>
          <w:t>.......................................................................4</w:t>
        </w:r>
      </w:ins>
      <w:ins w:id="790" w:author="MARCELO" w:date="2009-06-21T21:35:00Z">
        <w:r w:rsidR="00A033AF" w:rsidRPr="009F6009">
          <w:rPr>
            <w:rFonts w:ascii="Times New Roman" w:hAnsi="Times New Roman"/>
            <w:rPrChange w:id="791" w:author="MARCELO" w:date="2009-06-21T22:16:00Z">
              <w:rPr>
                <w:rFonts w:ascii="Times New Roman" w:hAnsi="Times New Roman"/>
                <w:b/>
              </w:rPr>
            </w:rPrChange>
          </w:rPr>
          <w:t>9</w:t>
        </w:r>
      </w:ins>
    </w:p>
    <w:p w:rsidR="00EC122F" w:rsidRPr="009F6009" w:rsidRDefault="00EC122F" w:rsidP="00EC122F">
      <w:pPr>
        <w:spacing w:line="360" w:lineRule="auto"/>
        <w:ind w:left="705"/>
        <w:jc w:val="both"/>
        <w:rPr>
          <w:ins w:id="792" w:author="MARCELO" w:date="2009-06-08T23:42:00Z"/>
          <w:rFonts w:ascii="Times New Roman" w:hAnsi="Times New Roman"/>
          <w:rPrChange w:id="793" w:author="MARCELO" w:date="2009-06-21T22:16:00Z">
            <w:rPr>
              <w:ins w:id="794" w:author="MARCELO" w:date="2009-06-08T23:42:00Z"/>
              <w:rFonts w:ascii="Times New Roman" w:hAnsi="Times New Roman"/>
              <w:b/>
            </w:rPr>
          </w:rPrChange>
        </w:rPr>
        <w:pPrChange w:id="795" w:author="MARCELO" w:date="2009-06-08T23:53:00Z">
          <w:pPr>
            <w:spacing w:line="360" w:lineRule="auto"/>
            <w:jc w:val="both"/>
          </w:pPr>
        </w:pPrChange>
      </w:pPr>
      <w:ins w:id="796" w:author="MARCELO" w:date="2009-06-08T23:53:00Z">
        <w:r w:rsidRPr="009F6009">
          <w:rPr>
            <w:rFonts w:ascii="Times New Roman" w:hAnsi="Times New Roman"/>
            <w:rPrChange w:id="797" w:author="MARCELO" w:date="2009-06-21T22:16:00Z">
              <w:rPr>
                <w:rFonts w:ascii="Times New Roman" w:hAnsi="Times New Roman"/>
                <w:b/>
              </w:rPr>
            </w:rPrChange>
          </w:rPr>
          <w:t>6.3 Refer</w:t>
        </w:r>
        <w:r w:rsidRPr="009F6009">
          <w:rPr>
            <w:rFonts w:ascii="Times New Roman" w:hAnsi="Times New Roman" w:hint="cs"/>
            <w:rPrChange w:id="798" w:author="MARCELO" w:date="2009-06-21T22:16:00Z">
              <w:rPr>
                <w:rFonts w:ascii="Times New Roman" w:hAnsi="Times New Roman" w:hint="cs"/>
                <w:b/>
              </w:rPr>
            </w:rPrChange>
          </w:rPr>
          <w:t>ê</w:t>
        </w:r>
        <w:r w:rsidRPr="009F6009">
          <w:rPr>
            <w:rFonts w:ascii="Times New Roman" w:hAnsi="Times New Roman"/>
            <w:rPrChange w:id="799" w:author="MARCELO" w:date="2009-06-21T22:16:00Z">
              <w:rPr>
                <w:rFonts w:ascii="Times New Roman" w:hAnsi="Times New Roman"/>
                <w:b/>
              </w:rPr>
            </w:rPrChange>
          </w:rPr>
          <w:t>ncias Bibliogr</w:t>
        </w:r>
        <w:r w:rsidRPr="009F6009">
          <w:rPr>
            <w:rFonts w:ascii="Times New Roman" w:hAnsi="Times New Roman" w:hint="cs"/>
            <w:rPrChange w:id="800" w:author="MARCELO" w:date="2009-06-21T22:16:00Z">
              <w:rPr>
                <w:rFonts w:ascii="Times New Roman" w:hAnsi="Times New Roman" w:hint="cs"/>
                <w:b/>
              </w:rPr>
            </w:rPrChange>
          </w:rPr>
          <w:t>á</w:t>
        </w:r>
        <w:r w:rsidRPr="009F6009">
          <w:rPr>
            <w:rFonts w:ascii="Times New Roman" w:hAnsi="Times New Roman"/>
            <w:rPrChange w:id="801" w:author="MARCELO" w:date="2009-06-21T22:16:00Z">
              <w:rPr>
                <w:rFonts w:ascii="Times New Roman" w:hAnsi="Times New Roman"/>
                <w:b/>
              </w:rPr>
            </w:rPrChange>
          </w:rPr>
          <w:t>ficas.......................</w:t>
        </w:r>
      </w:ins>
      <w:ins w:id="802" w:author="MARCELO" w:date="2009-06-21T22:22:00Z">
        <w:r w:rsidR="009F6009">
          <w:rPr>
            <w:rFonts w:ascii="Times New Roman" w:hAnsi="Times New Roman"/>
          </w:rPr>
          <w:t>............</w:t>
        </w:r>
      </w:ins>
      <w:ins w:id="803" w:author="MARCELO" w:date="2009-06-08T23:53:00Z">
        <w:r w:rsidRPr="009F6009">
          <w:rPr>
            <w:rFonts w:ascii="Times New Roman" w:hAnsi="Times New Roman"/>
            <w:rPrChange w:id="804" w:author="MARCELO" w:date="2009-06-21T22:16:00Z">
              <w:rPr>
                <w:rFonts w:ascii="Times New Roman" w:hAnsi="Times New Roman"/>
                <w:b/>
              </w:rPr>
            </w:rPrChange>
          </w:rPr>
          <w:t>..........................................................</w:t>
        </w:r>
      </w:ins>
      <w:ins w:id="805" w:author="MARCELO" w:date="2009-06-21T21:35:00Z">
        <w:r w:rsidR="00A033AF" w:rsidRPr="009F6009">
          <w:rPr>
            <w:rFonts w:ascii="Times New Roman" w:hAnsi="Times New Roman"/>
            <w:rPrChange w:id="806" w:author="MARCELO" w:date="2009-06-21T22:16:00Z">
              <w:rPr>
                <w:rFonts w:ascii="Times New Roman" w:hAnsi="Times New Roman"/>
                <w:b/>
              </w:rPr>
            </w:rPrChange>
          </w:rPr>
          <w:t>50</w:t>
        </w:r>
      </w:ins>
    </w:p>
    <w:p w:rsidR="0040497A" w:rsidRPr="009F6009" w:rsidRDefault="0040497A" w:rsidP="0040497A">
      <w:pPr>
        <w:spacing w:line="360" w:lineRule="auto"/>
        <w:ind w:left="2130"/>
        <w:jc w:val="both"/>
        <w:rPr>
          <w:rFonts w:ascii="Times New Roman" w:hAnsi="Times New Roman"/>
          <w:rPrChange w:id="807" w:author="MARCELO" w:date="2009-06-21T22:16:00Z">
            <w:rPr>
              <w:rFonts w:ascii="Times New Roman" w:hAnsi="Times New Roman"/>
              <w:b/>
            </w:rPr>
          </w:rPrChange>
        </w:rPr>
        <w:pPrChange w:id="808" w:author="MARCELO" w:date="2009-06-08T23:42:00Z">
          <w:pPr>
            <w:spacing w:line="360" w:lineRule="auto"/>
            <w:jc w:val="both"/>
          </w:pPr>
        </w:pPrChange>
      </w:pPr>
    </w:p>
    <w:tbl>
      <w:tblPr>
        <w:tblW w:w="0" w:type="auto"/>
        <w:tblInd w:w="-75" w:type="dxa"/>
        <w:tblLayout w:type="fixed"/>
        <w:tblLook w:val="0000"/>
      </w:tblPr>
      <w:tblGrid>
        <w:gridCol w:w="7668"/>
        <w:gridCol w:w="1460"/>
      </w:tblGrid>
      <w:tr w:rsidR="00FB039E" w:rsidDel="003B15C0">
        <w:trPr>
          <w:del w:id="809" w:author="MARCELO" w:date="2009-05-31T17:26:00Z"/>
        </w:trPr>
        <w:tc>
          <w:tcPr>
            <w:tcW w:w="7668" w:type="dxa"/>
            <w:tcBorders>
              <w:top w:val="single" w:sz="4" w:space="0" w:color="000000"/>
              <w:left w:val="single" w:sz="4" w:space="0" w:color="000000"/>
              <w:bottom w:val="single" w:sz="4" w:space="0" w:color="000000"/>
            </w:tcBorders>
          </w:tcPr>
          <w:p w:rsidR="00FB039E" w:rsidDel="003B15C0" w:rsidRDefault="00FB039E" w:rsidP="00EB36D3">
            <w:pPr>
              <w:snapToGrid w:val="0"/>
              <w:spacing w:line="360" w:lineRule="auto"/>
              <w:jc w:val="both"/>
              <w:rPr>
                <w:del w:id="810" w:author="MARCELO" w:date="2009-05-31T17:26:00Z"/>
                <w:rFonts w:ascii="Times New Roman" w:hAnsi="Times New Roman"/>
              </w:rPr>
            </w:pPr>
            <w:del w:id="811" w:author="MARCELO" w:date="2009-05-31T17:26:00Z">
              <w:r w:rsidDel="003B15C0">
                <w:rPr>
                  <w:rFonts w:ascii="Times New Roman" w:hAnsi="Times New Roman"/>
                </w:rPr>
                <w:delText>1. Contexto e motivação</w:delText>
              </w:r>
            </w:del>
          </w:p>
          <w:p w:rsidR="00FB039E" w:rsidDel="003B15C0" w:rsidRDefault="00FB039E" w:rsidP="00EB36D3">
            <w:pPr>
              <w:spacing w:line="360" w:lineRule="auto"/>
              <w:jc w:val="both"/>
              <w:rPr>
                <w:del w:id="812" w:author="MARCELO" w:date="2009-05-31T17:26:00Z"/>
                <w:rFonts w:ascii="Times New Roman" w:hAnsi="Times New Roman"/>
              </w:rPr>
            </w:pPr>
          </w:p>
        </w:tc>
        <w:tc>
          <w:tcPr>
            <w:tcW w:w="1460" w:type="dxa"/>
            <w:tcBorders>
              <w:top w:val="single" w:sz="4" w:space="0" w:color="000000"/>
              <w:left w:val="single" w:sz="4" w:space="0" w:color="000000"/>
              <w:bottom w:val="single" w:sz="4" w:space="0" w:color="000000"/>
              <w:right w:val="single" w:sz="4" w:space="0" w:color="000000"/>
            </w:tcBorders>
          </w:tcPr>
          <w:p w:rsidR="00FB039E" w:rsidDel="003B15C0" w:rsidRDefault="00FB039E" w:rsidP="00EB36D3">
            <w:pPr>
              <w:snapToGrid w:val="0"/>
              <w:spacing w:line="360" w:lineRule="auto"/>
              <w:jc w:val="both"/>
              <w:rPr>
                <w:del w:id="813" w:author="MARCELO" w:date="2009-05-31T17:26:00Z"/>
                <w:rFonts w:ascii="Times New Roman" w:hAnsi="Times New Roman"/>
              </w:rPr>
            </w:pPr>
            <w:del w:id="814" w:author="MARCELO" w:date="2009-05-31T17:26:00Z">
              <w:r w:rsidDel="003B15C0">
                <w:rPr>
                  <w:rFonts w:ascii="Times New Roman" w:hAnsi="Times New Roman"/>
                </w:rPr>
                <w:delText>2</w:delText>
              </w:r>
            </w:del>
          </w:p>
        </w:tc>
      </w:tr>
      <w:tr w:rsidR="00FB039E" w:rsidDel="003B15C0">
        <w:trPr>
          <w:del w:id="815" w:author="MARCELO" w:date="2009-05-31T17:26:00Z"/>
        </w:trPr>
        <w:tc>
          <w:tcPr>
            <w:tcW w:w="7668" w:type="dxa"/>
            <w:tcBorders>
              <w:top w:val="single" w:sz="4" w:space="0" w:color="000000"/>
              <w:left w:val="single" w:sz="4" w:space="0" w:color="000000"/>
              <w:bottom w:val="single" w:sz="4" w:space="0" w:color="000000"/>
            </w:tcBorders>
          </w:tcPr>
          <w:p w:rsidR="00FB039E" w:rsidDel="003B15C0" w:rsidRDefault="00FB039E" w:rsidP="00EB36D3">
            <w:pPr>
              <w:snapToGrid w:val="0"/>
              <w:spacing w:line="360" w:lineRule="auto"/>
              <w:jc w:val="both"/>
              <w:rPr>
                <w:del w:id="816" w:author="MARCELO" w:date="2009-05-31T17:26:00Z"/>
                <w:rFonts w:ascii="Times New Roman" w:hAnsi="Times New Roman"/>
              </w:rPr>
            </w:pPr>
            <w:del w:id="817" w:author="MARCELO" w:date="2009-05-31T17:26:00Z">
              <w:r w:rsidDel="003B15C0">
                <w:rPr>
                  <w:rFonts w:ascii="Times New Roman" w:hAnsi="Times New Roman"/>
                </w:rPr>
                <w:delText>2. Objetivos</w:delText>
              </w:r>
            </w:del>
          </w:p>
          <w:p w:rsidR="00FB039E" w:rsidDel="003B15C0" w:rsidRDefault="00FB039E" w:rsidP="00EB36D3">
            <w:pPr>
              <w:spacing w:line="360" w:lineRule="auto"/>
              <w:jc w:val="both"/>
              <w:rPr>
                <w:del w:id="818" w:author="MARCELO" w:date="2009-05-31T17:26:00Z"/>
                <w:rFonts w:ascii="Times New Roman" w:hAnsi="Times New Roman"/>
              </w:rPr>
            </w:pPr>
          </w:p>
        </w:tc>
        <w:tc>
          <w:tcPr>
            <w:tcW w:w="1460" w:type="dxa"/>
            <w:tcBorders>
              <w:top w:val="single" w:sz="4" w:space="0" w:color="000000"/>
              <w:left w:val="single" w:sz="4" w:space="0" w:color="000000"/>
              <w:bottom w:val="single" w:sz="4" w:space="0" w:color="000000"/>
              <w:right w:val="single" w:sz="4" w:space="0" w:color="000000"/>
            </w:tcBorders>
          </w:tcPr>
          <w:p w:rsidR="00FB039E" w:rsidDel="003B15C0" w:rsidRDefault="00FB039E" w:rsidP="00EB36D3">
            <w:pPr>
              <w:snapToGrid w:val="0"/>
              <w:spacing w:line="360" w:lineRule="auto"/>
              <w:jc w:val="both"/>
              <w:rPr>
                <w:del w:id="819" w:author="MARCELO" w:date="2009-05-31T17:26:00Z"/>
                <w:rFonts w:ascii="Times New Roman" w:hAnsi="Times New Roman"/>
              </w:rPr>
            </w:pPr>
            <w:del w:id="820" w:author="MARCELO" w:date="2009-05-31T17:26:00Z">
              <w:r w:rsidDel="003B15C0">
                <w:rPr>
                  <w:rFonts w:ascii="Times New Roman" w:hAnsi="Times New Roman"/>
                </w:rPr>
                <w:delText>3</w:delText>
              </w:r>
            </w:del>
          </w:p>
        </w:tc>
      </w:tr>
      <w:tr w:rsidR="00FB039E" w:rsidDel="003B15C0">
        <w:trPr>
          <w:del w:id="821" w:author="MARCELO" w:date="2009-05-31T17:26:00Z"/>
        </w:trPr>
        <w:tc>
          <w:tcPr>
            <w:tcW w:w="7668" w:type="dxa"/>
            <w:tcBorders>
              <w:top w:val="single" w:sz="4" w:space="0" w:color="000000"/>
              <w:left w:val="single" w:sz="4" w:space="0" w:color="000000"/>
              <w:bottom w:val="single" w:sz="4" w:space="0" w:color="000000"/>
            </w:tcBorders>
          </w:tcPr>
          <w:p w:rsidR="00FB039E" w:rsidDel="003B15C0" w:rsidRDefault="00FB039E" w:rsidP="00EB36D3">
            <w:pPr>
              <w:snapToGrid w:val="0"/>
              <w:spacing w:line="360" w:lineRule="auto"/>
              <w:jc w:val="both"/>
              <w:rPr>
                <w:del w:id="822" w:author="MARCELO" w:date="2009-05-31T17:26:00Z"/>
                <w:rFonts w:ascii="Times New Roman" w:hAnsi="Times New Roman"/>
              </w:rPr>
            </w:pPr>
            <w:del w:id="823" w:author="MARCELO" w:date="2009-05-31T17:26:00Z">
              <w:r w:rsidDel="003B15C0">
                <w:rPr>
                  <w:rFonts w:ascii="Times New Roman" w:hAnsi="Times New Roman"/>
                </w:rPr>
                <w:delText>3. Cronograma de atividades</w:delText>
              </w:r>
            </w:del>
          </w:p>
          <w:p w:rsidR="00FB039E" w:rsidDel="003B15C0" w:rsidRDefault="00FB039E" w:rsidP="00EB36D3">
            <w:pPr>
              <w:spacing w:line="360" w:lineRule="auto"/>
              <w:jc w:val="both"/>
              <w:rPr>
                <w:del w:id="824" w:author="MARCELO" w:date="2009-05-31T17:26:00Z"/>
                <w:rFonts w:ascii="Times New Roman" w:hAnsi="Times New Roman"/>
              </w:rPr>
            </w:pPr>
          </w:p>
        </w:tc>
        <w:tc>
          <w:tcPr>
            <w:tcW w:w="1460" w:type="dxa"/>
            <w:tcBorders>
              <w:top w:val="single" w:sz="4" w:space="0" w:color="000000"/>
              <w:left w:val="single" w:sz="4" w:space="0" w:color="000000"/>
              <w:bottom w:val="single" w:sz="4" w:space="0" w:color="000000"/>
              <w:right w:val="single" w:sz="4" w:space="0" w:color="000000"/>
            </w:tcBorders>
          </w:tcPr>
          <w:p w:rsidR="00FB039E" w:rsidDel="003B15C0" w:rsidRDefault="00FB039E" w:rsidP="00EB36D3">
            <w:pPr>
              <w:snapToGrid w:val="0"/>
              <w:spacing w:line="360" w:lineRule="auto"/>
              <w:jc w:val="both"/>
              <w:rPr>
                <w:del w:id="825" w:author="MARCELO" w:date="2009-05-31T17:26:00Z"/>
                <w:rFonts w:ascii="Times New Roman" w:hAnsi="Times New Roman"/>
              </w:rPr>
            </w:pPr>
            <w:del w:id="826" w:author="MARCELO" w:date="2009-05-31T17:26:00Z">
              <w:r w:rsidDel="003B15C0">
                <w:rPr>
                  <w:rFonts w:ascii="Times New Roman" w:hAnsi="Times New Roman"/>
                </w:rPr>
                <w:delText>4</w:delText>
              </w:r>
            </w:del>
          </w:p>
        </w:tc>
      </w:tr>
      <w:tr w:rsidR="00FB039E" w:rsidDel="003B15C0">
        <w:trPr>
          <w:del w:id="827" w:author="MARCELO" w:date="2009-05-31T17:26:00Z"/>
        </w:trPr>
        <w:tc>
          <w:tcPr>
            <w:tcW w:w="7668" w:type="dxa"/>
            <w:tcBorders>
              <w:top w:val="single" w:sz="4" w:space="0" w:color="000000"/>
              <w:left w:val="single" w:sz="4" w:space="0" w:color="000000"/>
              <w:bottom w:val="single" w:sz="4" w:space="0" w:color="000000"/>
            </w:tcBorders>
          </w:tcPr>
          <w:p w:rsidR="00FB039E" w:rsidDel="003B15C0" w:rsidRDefault="00FB039E" w:rsidP="00EB36D3">
            <w:pPr>
              <w:snapToGrid w:val="0"/>
              <w:spacing w:line="360" w:lineRule="auto"/>
              <w:jc w:val="both"/>
              <w:rPr>
                <w:del w:id="828" w:author="MARCELO" w:date="2009-05-31T17:26:00Z"/>
                <w:rFonts w:ascii="Times New Roman" w:hAnsi="Times New Roman"/>
              </w:rPr>
            </w:pPr>
            <w:del w:id="829" w:author="MARCELO" w:date="2009-05-31T17:26:00Z">
              <w:r w:rsidDel="003B15C0">
                <w:rPr>
                  <w:rFonts w:ascii="Times New Roman" w:hAnsi="Times New Roman"/>
                </w:rPr>
                <w:delText>4. Referências iniciais</w:delText>
              </w:r>
            </w:del>
          </w:p>
          <w:p w:rsidR="00FB039E" w:rsidDel="003B15C0" w:rsidRDefault="00FB039E" w:rsidP="00EB36D3">
            <w:pPr>
              <w:spacing w:line="360" w:lineRule="auto"/>
              <w:jc w:val="both"/>
              <w:rPr>
                <w:del w:id="830" w:author="MARCELO" w:date="2009-05-31T17:26:00Z"/>
                <w:rFonts w:ascii="Times New Roman" w:hAnsi="Times New Roman"/>
              </w:rPr>
            </w:pPr>
          </w:p>
        </w:tc>
        <w:tc>
          <w:tcPr>
            <w:tcW w:w="1460" w:type="dxa"/>
            <w:tcBorders>
              <w:top w:val="single" w:sz="4" w:space="0" w:color="000000"/>
              <w:left w:val="single" w:sz="4" w:space="0" w:color="000000"/>
              <w:bottom w:val="single" w:sz="4" w:space="0" w:color="000000"/>
              <w:right w:val="single" w:sz="4" w:space="0" w:color="000000"/>
            </w:tcBorders>
          </w:tcPr>
          <w:p w:rsidR="00FB039E" w:rsidDel="003B15C0" w:rsidRDefault="00FB039E" w:rsidP="00EB36D3">
            <w:pPr>
              <w:snapToGrid w:val="0"/>
              <w:spacing w:line="360" w:lineRule="auto"/>
              <w:jc w:val="both"/>
              <w:rPr>
                <w:del w:id="831" w:author="MARCELO" w:date="2009-05-31T17:26:00Z"/>
                <w:rFonts w:ascii="Times New Roman" w:hAnsi="Times New Roman"/>
              </w:rPr>
            </w:pPr>
            <w:del w:id="832" w:author="MARCELO" w:date="2009-05-31T17:26:00Z">
              <w:r w:rsidDel="003B15C0">
                <w:rPr>
                  <w:rFonts w:ascii="Times New Roman" w:hAnsi="Times New Roman"/>
                </w:rPr>
                <w:delText>5</w:delText>
              </w:r>
            </w:del>
          </w:p>
        </w:tc>
      </w:tr>
    </w:tbl>
    <w:p w:rsidR="00FB039E" w:rsidRDefault="00FB039E" w:rsidP="00EB36D3">
      <w:pPr>
        <w:pageBreakBefore/>
        <w:tabs>
          <w:tab w:val="left" w:pos="2880"/>
        </w:tabs>
        <w:spacing w:line="360" w:lineRule="auto"/>
        <w:jc w:val="both"/>
        <w:rPr>
          <w:rFonts w:ascii="Times New Roman" w:hAnsi="Times New Roman"/>
          <w:b/>
          <w:sz w:val="38"/>
          <w:szCs w:val="38"/>
        </w:rPr>
        <w:pPrChange w:id="833" w:author="MARCELO" w:date="2009-06-07T15:32:00Z">
          <w:pPr>
            <w:pageBreakBefore/>
            <w:pBdr>
              <w:bottom w:val="single" w:sz="4" w:space="1" w:color="000000"/>
            </w:pBdr>
            <w:tabs>
              <w:tab w:val="left" w:pos="2880"/>
            </w:tabs>
            <w:spacing w:line="360" w:lineRule="auto"/>
            <w:jc w:val="both"/>
          </w:pPr>
        </w:pPrChange>
      </w:pPr>
      <w:r>
        <w:rPr>
          <w:rFonts w:ascii="Times New Roman" w:hAnsi="Times New Roman"/>
          <w:b/>
          <w:sz w:val="38"/>
          <w:szCs w:val="38"/>
        </w:rPr>
        <w:t>1  Introdução</w:t>
      </w:r>
    </w:p>
    <w:p w:rsidR="00FB039E" w:rsidRDefault="00FB039E" w:rsidP="00EB36D3">
      <w:pPr>
        <w:spacing w:line="360" w:lineRule="auto"/>
        <w:jc w:val="both"/>
        <w:rPr>
          <w:rFonts w:ascii="Times New Roman" w:hAnsi="Times New Roman"/>
          <w:b/>
          <w:color w:val="000000"/>
        </w:rPr>
      </w:pPr>
      <w:r>
        <w:rPr>
          <w:rFonts w:ascii="Times New Roman" w:hAnsi="Times New Roman"/>
          <w:b/>
          <w:color w:val="000000"/>
        </w:rPr>
        <w:tab/>
      </w:r>
    </w:p>
    <w:p w:rsidR="00FB039E" w:rsidRDefault="00FB039E" w:rsidP="00EB36D3">
      <w:pPr>
        <w:spacing w:line="360" w:lineRule="auto"/>
        <w:jc w:val="both"/>
        <w:rPr>
          <w:rFonts w:ascii="Times New Roman" w:hAnsi="Times New Roman"/>
          <w:color w:val="000000"/>
        </w:rPr>
      </w:pPr>
      <w:r>
        <w:rPr>
          <w:rFonts w:ascii="Times New Roman" w:hAnsi="Times New Roman"/>
          <w:color w:val="000000"/>
        </w:rPr>
        <w:tab/>
      </w:r>
    </w:p>
    <w:p w:rsidR="00FB039E" w:rsidRDefault="00FB039E" w:rsidP="00EB36D3">
      <w:pPr>
        <w:spacing w:line="360" w:lineRule="auto"/>
        <w:jc w:val="both"/>
        <w:rPr>
          <w:rFonts w:ascii="Times New Roman" w:hAnsi="Times New Roman"/>
          <w:b/>
          <w:color w:val="000000"/>
        </w:rPr>
      </w:pPr>
      <w:r>
        <w:rPr>
          <w:rFonts w:ascii="Times New Roman" w:hAnsi="Times New Roman"/>
          <w:color w:val="000000"/>
        </w:rPr>
        <w:tab/>
      </w:r>
      <w:r>
        <w:rPr>
          <w:rFonts w:ascii="Times New Roman" w:hAnsi="Times New Roman"/>
          <w:color w:val="000000"/>
          <w:rPrChange w:id="834" w:author="MARCELO PEREIRA" w:date="2009-05-28T13:43:00Z">
            <w:rPr>
              <w:rFonts w:ascii="Times New Roman" w:hAnsi="Times New Roman"/>
              <w:color w:val="000000"/>
            </w:rPr>
          </w:rPrChange>
        </w:rPr>
        <w:t>Este capítulo possui três seções. Inicialmente, na seção 1.1</w:t>
      </w:r>
      <w:ins w:id="835" w:author="MARCELO" w:date="2009-06-06T12:18:00Z">
        <w:r w:rsidR="006E68CC">
          <w:rPr>
            <w:rFonts w:ascii="Times New Roman" w:hAnsi="Times New Roman"/>
            <w:color w:val="000000"/>
          </w:rPr>
          <w:t>,</w:t>
        </w:r>
      </w:ins>
      <w:r>
        <w:rPr>
          <w:rFonts w:ascii="Times New Roman" w:hAnsi="Times New Roman"/>
          <w:color w:val="000000"/>
          <w:rPrChange w:id="836" w:author="MARCELO PEREIRA" w:date="2009-05-28T13:43:00Z">
            <w:rPr>
              <w:rFonts w:ascii="Times New Roman" w:hAnsi="Times New Roman"/>
              <w:color w:val="000000"/>
            </w:rPr>
          </w:rPrChange>
        </w:rPr>
        <w:t xml:space="preserve"> será dada a motivação para realização deste trabalho, listando-se as principais dificuldades encontradas no domínio de aplicação de bancos de dados que serviram de motivação para o estudo realizado. Em seguida, na seção 1.2</w:t>
      </w:r>
      <w:ins w:id="837" w:author="MARCELO" w:date="2009-06-06T12:18:00Z">
        <w:r w:rsidR="006E68CC">
          <w:rPr>
            <w:rFonts w:ascii="Times New Roman" w:hAnsi="Times New Roman"/>
            <w:color w:val="000000"/>
          </w:rPr>
          <w:t>,</w:t>
        </w:r>
      </w:ins>
      <w:r>
        <w:rPr>
          <w:rFonts w:ascii="Times New Roman" w:hAnsi="Times New Roman"/>
          <w:color w:val="000000"/>
          <w:rPrChange w:id="838" w:author="MARCELO PEREIRA" w:date="2009-05-28T13:43:00Z">
            <w:rPr>
              <w:rFonts w:ascii="Times New Roman" w:hAnsi="Times New Roman"/>
              <w:color w:val="000000"/>
            </w:rPr>
          </w:rPrChange>
        </w:rPr>
        <w:t xml:space="preserve"> serão expostos os objetivos </w:t>
      </w:r>
      <w:del w:id="839" w:author="MARCELO" w:date="2009-06-06T12:19:00Z">
        <w:r w:rsidDel="006E68CC">
          <w:rPr>
            <w:rFonts w:ascii="Times New Roman" w:hAnsi="Times New Roman"/>
            <w:color w:val="000000"/>
            <w:rPrChange w:id="840" w:author="MARCELO PEREIRA" w:date="2009-05-28T13:43:00Z">
              <w:rPr>
                <w:rFonts w:ascii="Times New Roman" w:hAnsi="Times New Roman"/>
                <w:color w:val="000000"/>
              </w:rPr>
            </w:rPrChange>
          </w:rPr>
          <w:delText>que o</w:delText>
        </w:r>
      </w:del>
      <w:ins w:id="841" w:author="MARCELO" w:date="2009-06-06T12:19:00Z">
        <w:r w:rsidR="006E68CC">
          <w:rPr>
            <w:rFonts w:ascii="Times New Roman" w:hAnsi="Times New Roman"/>
            <w:color w:val="000000"/>
          </w:rPr>
          <w:t>do</w:t>
        </w:r>
      </w:ins>
      <w:r>
        <w:rPr>
          <w:rFonts w:ascii="Times New Roman" w:hAnsi="Times New Roman"/>
          <w:color w:val="000000"/>
          <w:rPrChange w:id="842" w:author="MARCELO PEREIRA" w:date="2009-05-28T13:43:00Z">
            <w:rPr>
              <w:rFonts w:ascii="Times New Roman" w:hAnsi="Times New Roman"/>
              <w:color w:val="000000"/>
            </w:rPr>
          </w:rPrChange>
        </w:rPr>
        <w:t xml:space="preserve"> desenvolvimento do sistema proposto neste documento </w:t>
      </w:r>
      <w:del w:id="843" w:author="MARCELO" w:date="2009-06-06T12:19:00Z">
        <w:r w:rsidDel="006E68CC">
          <w:rPr>
            <w:rFonts w:ascii="Times New Roman" w:hAnsi="Times New Roman"/>
            <w:color w:val="000000"/>
            <w:rPrChange w:id="844" w:author="MARCELO PEREIRA" w:date="2009-05-28T13:43:00Z">
              <w:rPr>
                <w:rFonts w:ascii="Times New Roman" w:hAnsi="Times New Roman"/>
                <w:color w:val="000000"/>
              </w:rPr>
            </w:rPrChange>
          </w:rPr>
          <w:delText xml:space="preserve">pretende alcançar </w:delText>
        </w:r>
      </w:del>
      <w:r>
        <w:rPr>
          <w:rFonts w:ascii="Times New Roman" w:hAnsi="Times New Roman"/>
          <w:color w:val="000000"/>
          <w:rPrChange w:id="845" w:author="MARCELO PEREIRA" w:date="2009-05-28T13:43:00Z">
            <w:rPr>
              <w:rFonts w:ascii="Times New Roman" w:hAnsi="Times New Roman"/>
              <w:color w:val="000000"/>
            </w:rPr>
          </w:rPrChange>
        </w:rPr>
        <w:t xml:space="preserve">e por fim, a estrutura deste documento e a definição </w:t>
      </w:r>
      <w:ins w:id="846" w:author="Valeria" w:date="2009-05-10T08:41:00Z">
        <w:r>
          <w:rPr>
            <w:rFonts w:ascii="Times New Roman" w:hAnsi="Times New Roman"/>
            <w:color w:val="000000"/>
          </w:rPr>
          <w:t xml:space="preserve">sobre </w:t>
        </w:r>
      </w:ins>
      <w:r>
        <w:rPr>
          <w:rFonts w:ascii="Times New Roman" w:hAnsi="Times New Roman"/>
          <w:color w:val="000000"/>
          <w:rPrChange w:id="847" w:author="MARCELO PEREIRA" w:date="2009-05-28T13:43:00Z">
            <w:rPr>
              <w:rFonts w:ascii="Times New Roman" w:hAnsi="Times New Roman"/>
              <w:color w:val="000000"/>
            </w:rPr>
          </w:rPrChange>
        </w:rPr>
        <w:t>como ele está organizado são dadas na seção 1.3.</w:t>
      </w:r>
      <w:del w:id="848" w:author="MARCELO" w:date="2009-05-10T13:23:00Z">
        <w:r>
          <w:rPr>
            <w:rFonts w:ascii="Times New Roman" w:hAnsi="Times New Roman"/>
            <w:color w:val="FF0000"/>
          </w:rPr>
          <w:delText xml:space="preserve">. </w:delText>
        </w:r>
      </w:del>
    </w:p>
    <w:p w:rsidR="00FB039E" w:rsidRDefault="00FB039E" w:rsidP="00EB36D3">
      <w:pPr>
        <w:spacing w:line="360" w:lineRule="auto"/>
        <w:jc w:val="both"/>
        <w:rPr>
          <w:rFonts w:ascii="Times New Roman" w:hAnsi="Times New Roman"/>
          <w:b/>
          <w:color w:val="000000"/>
        </w:rPr>
      </w:pPr>
    </w:p>
    <w:p w:rsidR="00FB039E" w:rsidRDefault="00FB039E" w:rsidP="00EB36D3">
      <w:pPr>
        <w:spacing w:line="360" w:lineRule="auto"/>
        <w:jc w:val="both"/>
        <w:rPr>
          <w:rFonts w:ascii="Times New Roman" w:hAnsi="Times New Roman"/>
          <w:b/>
          <w:color w:val="000000"/>
        </w:rPr>
      </w:pPr>
    </w:p>
    <w:p w:rsidR="00FB039E" w:rsidRDefault="00FB039E" w:rsidP="00EB36D3">
      <w:pPr>
        <w:spacing w:line="360" w:lineRule="auto"/>
        <w:jc w:val="both"/>
        <w:rPr>
          <w:del w:id="849" w:author="MARCELO PEREIRA" w:date="2009-05-28T15:33:00Z"/>
        </w:rPr>
      </w:pPr>
    </w:p>
    <w:p w:rsidR="00FB039E" w:rsidRDefault="00FB039E" w:rsidP="00EB36D3">
      <w:pPr>
        <w:spacing w:line="360" w:lineRule="auto"/>
        <w:jc w:val="both"/>
        <w:rPr>
          <w:rFonts w:ascii="Times New Roman" w:hAnsi="Times New Roman"/>
          <w:b/>
        </w:rPr>
      </w:pPr>
      <w:ins w:id="850" w:author="MARCELO PEREIRA" w:date="2009-05-28T15:33:00Z">
        <w:r>
          <w:rPr>
            <w:rFonts w:ascii="Times New Roman" w:hAnsi="Times New Roman"/>
            <w:b/>
            <w:sz w:val="32"/>
            <w:szCs w:val="32"/>
          </w:rPr>
          <w:t xml:space="preserve">1.1 </w:t>
        </w:r>
      </w:ins>
      <w:r>
        <w:rPr>
          <w:rFonts w:ascii="Times New Roman" w:hAnsi="Times New Roman"/>
          <w:b/>
          <w:sz w:val="32"/>
          <w:szCs w:val="32"/>
          <w:rPrChange w:id="851" w:author="MARCELO PEREIRA" w:date="2009-05-28T13:36:00Z">
            <w:rPr>
              <w:rFonts w:ascii="Times New Roman" w:hAnsi="Times New Roman"/>
              <w:b/>
              <w:sz w:val="32"/>
              <w:szCs w:val="32"/>
            </w:rPr>
          </w:rPrChange>
        </w:rPr>
        <w:t>Motivação</w:t>
      </w:r>
      <w:r>
        <w:rPr>
          <w:rFonts w:ascii="Times New Roman" w:hAnsi="Times New Roman"/>
          <w:b/>
        </w:rPr>
        <w:tab/>
      </w:r>
    </w:p>
    <w:p w:rsidR="00FB039E" w:rsidRDefault="00FB039E" w:rsidP="00EB36D3">
      <w:pPr>
        <w:spacing w:line="360" w:lineRule="auto"/>
        <w:ind w:left="360"/>
        <w:jc w:val="both"/>
        <w:rPr>
          <w:rFonts w:ascii="Times New Roman" w:hAnsi="Times New Roman"/>
          <w:b/>
        </w:rPr>
        <w:pPrChange w:id="852" w:author="MARCELO" w:date="2009-06-07T15:32:00Z">
          <w:pPr>
            <w:spacing w:line="360" w:lineRule="auto"/>
            <w:ind w:left="360"/>
            <w:jc w:val="both"/>
          </w:pPr>
        </w:pPrChange>
      </w:pPr>
    </w:p>
    <w:p w:rsidR="00FB039E" w:rsidRDefault="00FB039E" w:rsidP="00EB36D3">
      <w:pPr>
        <w:spacing w:line="360" w:lineRule="auto"/>
        <w:jc w:val="both"/>
        <w:rPr>
          <w:del w:id="853" w:author="MARCELO PEREIRA" w:date="2009-05-28T12:55:00Z"/>
        </w:rPr>
        <w:pPrChange w:id="854" w:author="MARCELO" w:date="2009-06-07T15:32:00Z">
          <w:pPr>
            <w:spacing w:line="360" w:lineRule="auto"/>
            <w:jc w:val="both"/>
          </w:pPr>
        </w:pPrChange>
      </w:pPr>
      <w:r>
        <w:rPr>
          <w:rFonts w:ascii="Times New Roman" w:hAnsi="Times New Roman"/>
        </w:rPr>
        <w:tab/>
      </w:r>
      <w:r>
        <w:rPr>
          <w:rFonts w:ascii="Times New Roman" w:hAnsi="Times New Roman"/>
          <w:color w:val="000000"/>
          <w:rPrChange w:id="855" w:author="MARCELO PEREIRA" w:date="2009-05-28T13:43:00Z">
            <w:rPr>
              <w:rFonts w:ascii="Times New Roman" w:hAnsi="Times New Roman"/>
              <w:color w:val="000000"/>
            </w:rPr>
          </w:rPrChange>
        </w:rPr>
        <w:t>O desenvolvimento de um software, atualmente, é um processo complexo, com um grande número de etapas e diversas metodologias a serem seguidas.  As principais etapas podem ter nomes diferentes de autor para autor, mas em geral</w:t>
      </w:r>
      <w:ins w:id="856" w:author="MARCELO" w:date="2009-06-06T12:19:00Z">
        <w:r w:rsidR="00412A2A">
          <w:rPr>
            <w:rFonts w:ascii="Times New Roman" w:hAnsi="Times New Roman"/>
            <w:color w:val="000000"/>
          </w:rPr>
          <w:t>,</w:t>
        </w:r>
      </w:ins>
      <w:r>
        <w:rPr>
          <w:rFonts w:ascii="Times New Roman" w:hAnsi="Times New Roman"/>
          <w:color w:val="000000"/>
          <w:rPrChange w:id="857" w:author="MARCELO PEREIRA" w:date="2009-05-28T13:43:00Z">
            <w:rPr>
              <w:rFonts w:ascii="Times New Roman" w:hAnsi="Times New Roman"/>
              <w:color w:val="000000"/>
            </w:rPr>
          </w:rPrChange>
        </w:rPr>
        <w:t xml:space="preserve"> são definidas como: análise dos requisitos, especificação do sistema, codificação do sistema, teste de software, documentação e manutenção. Cada uma delas possui diversos padrões e recebem uma atenção especial do grupo desenvolvedor para que sejam obtidos melhores resultados no final. </w:t>
      </w:r>
      <w:del w:id="858" w:author="MARCELO PEREIRA" w:date="2009-05-28T14:46:00Z">
        <w:r>
          <w:rPr>
            <w:rFonts w:ascii="Times New Roman" w:hAnsi="Times New Roman"/>
            <w:color w:val="000000"/>
          </w:rPr>
          <w:delText xml:space="preserve"> </w:delText>
        </w:r>
      </w:del>
      <w:del w:id="859" w:author="Valeria" w:date="2009-05-10T09:16:00Z">
        <w:r>
          <w:rPr>
            <w:rFonts w:ascii="Times New Roman" w:hAnsi="Times New Roman"/>
            <w:color w:val="FF0000"/>
          </w:rPr>
          <w:delText xml:space="preserve">Essa atenção, que vem crescendo cada vez mais, teve início na década de 1970, logo após a crise do software. </w:delText>
        </w:r>
      </w:del>
      <w:del w:id="860" w:author="Valeria" w:date="2009-05-10T09:15:00Z">
        <w:r>
          <w:rPr>
            <w:rFonts w:ascii="Times New Roman" w:hAnsi="Times New Roman"/>
            <w:color w:val="FF0000"/>
          </w:rPr>
          <w:delText>Com toda essa preocupação sobre a forma de se desenvolver programas, foi criada a engenharia de software. A engenharia de software é uma área de estudos a respeito das diversas disciplinas envolvidas na criação de um programa de computador, além de abordar as melhores maneiras de resolver seu problemas e como desenvolver de maneira rápida e que satisfaça o cliente final.</w:delText>
        </w:r>
      </w:del>
    </w:p>
    <w:p w:rsidR="00FB039E" w:rsidRDefault="00FB039E" w:rsidP="00EB36D3">
      <w:pPr>
        <w:spacing w:line="360" w:lineRule="auto"/>
        <w:jc w:val="both"/>
        <w:rPr>
          <w:del w:id="861" w:author="MARCELO PEREIRA" w:date="2009-05-28T12:55:00Z"/>
          <w:rFonts w:ascii="Times New Roman" w:hAnsi="Times New Roman"/>
          <w:color w:val="FF0000"/>
        </w:rPr>
        <w:pPrChange w:id="862" w:author="MARCELO" w:date="2009-06-07T15:32:00Z">
          <w:pPr>
            <w:spacing w:line="360" w:lineRule="auto"/>
            <w:jc w:val="both"/>
          </w:pPr>
        </w:pPrChange>
      </w:pPr>
    </w:p>
    <w:p w:rsidR="00FB039E" w:rsidRDefault="00FB039E" w:rsidP="00EB36D3">
      <w:pPr>
        <w:spacing w:line="360" w:lineRule="auto"/>
        <w:jc w:val="both"/>
        <w:rPr>
          <w:del w:id="863" w:author="MARCELO PEREIRA" w:date="2009-05-28T14:46:00Z"/>
          <w:rFonts w:ascii="Times New Roman" w:hAnsi="Times New Roman"/>
          <w:color w:val="000000"/>
          <w:rPrChange w:id="864" w:author="MARCELO PEREIRA" w:date="2009-05-28T13:43:00Z">
            <w:rPr>
              <w:del w:id="865" w:author="MARCELO PEREIRA" w:date="2009-05-28T14:46:00Z"/>
              <w:rFonts w:ascii="Times New Roman" w:hAnsi="Times New Roman"/>
              <w:color w:val="000000"/>
            </w:rPr>
          </w:rPrChange>
        </w:rPr>
        <w:pPrChange w:id="866" w:author="MARCELO" w:date="2009-06-07T15:32:00Z">
          <w:pPr>
            <w:spacing w:line="360" w:lineRule="auto"/>
            <w:jc w:val="both"/>
          </w:pPr>
        </w:pPrChange>
      </w:pPr>
      <w:ins w:id="867" w:author="Valeria" w:date="2009-05-10T09:17:00Z">
        <w:del w:id="868" w:author="MARCELO" w:date="2009-05-10T13:22:00Z">
          <w:r>
            <w:rPr>
              <w:rFonts w:ascii="Times New Roman" w:hAnsi="Times New Roman"/>
              <w:color w:val="FF0000"/>
            </w:rPr>
            <w:delText xml:space="preserve">(Para que </w:delText>
          </w:r>
        </w:del>
      </w:ins>
      <w:ins w:id="869" w:author="Valeria" w:date="2009-05-10T09:18:00Z">
        <w:del w:id="870" w:author="MARCELO" w:date="2009-05-10T13:22:00Z">
          <w:r>
            <w:rPr>
              <w:rFonts w:ascii="Times New Roman" w:hAnsi="Times New Roman"/>
              <w:color w:val="FF0000"/>
            </w:rPr>
            <w:delText>este blá, blá, bla.....Vc deve ser objetivo.)</w:delText>
          </w:r>
        </w:del>
      </w:ins>
    </w:p>
    <w:p w:rsidR="00FB039E" w:rsidRDefault="00FB039E" w:rsidP="00EB36D3">
      <w:pPr>
        <w:spacing w:line="360" w:lineRule="auto"/>
        <w:jc w:val="both"/>
        <w:rPr>
          <w:rPrChange w:id="871" w:author="MARCELO PEREIRA" w:date="2009-05-28T13:43:00Z">
            <w:rPr/>
          </w:rPrChange>
        </w:rPr>
        <w:pPrChange w:id="872" w:author="MARCELO" w:date="2009-06-07T15:32:00Z">
          <w:pPr>
            <w:spacing w:line="360" w:lineRule="auto"/>
            <w:jc w:val="both"/>
          </w:pPr>
        </w:pPrChange>
      </w:pPr>
    </w:p>
    <w:p w:rsidR="00FB039E" w:rsidRDefault="00FB039E" w:rsidP="00EB36D3">
      <w:pPr>
        <w:spacing w:line="360" w:lineRule="auto"/>
        <w:jc w:val="both"/>
        <w:rPr>
          <w:del w:id="873" w:author="Valeria" w:date="2009-05-10T09:17:00Z"/>
        </w:rPr>
        <w:pPrChange w:id="874" w:author="MARCELO" w:date="2009-06-07T15:32:00Z">
          <w:pPr>
            <w:spacing w:line="360" w:lineRule="auto"/>
            <w:jc w:val="both"/>
          </w:pPr>
        </w:pPrChange>
      </w:pPr>
      <w:r>
        <w:rPr>
          <w:rFonts w:ascii="Times New Roman" w:hAnsi="Times New Roman"/>
          <w:color w:val="000000"/>
          <w:rPrChange w:id="875" w:author="MARCELO PEREIRA" w:date="2009-05-28T13:43:00Z">
            <w:rPr>
              <w:rFonts w:ascii="Times New Roman" w:hAnsi="Times New Roman"/>
              <w:color w:val="000000"/>
            </w:rPr>
          </w:rPrChange>
        </w:rPr>
        <w:tab/>
      </w:r>
      <w:del w:id="876" w:author="Valeria" w:date="2009-05-10T09:17:00Z">
        <w:r>
          <w:rPr>
            <w:rFonts w:ascii="Times New Roman" w:hAnsi="Times New Roman"/>
            <w:color w:val="FF0000"/>
          </w:rPr>
          <w:delText xml:space="preserve">Engenharia de requisitos e processo de testes, por exemplo, são áreas de estudo bem consolidadas na engenharia de software tradicional. </w:delText>
        </w:r>
      </w:del>
      <w:r>
        <w:rPr>
          <w:rFonts w:ascii="Times New Roman" w:hAnsi="Times New Roman"/>
          <w:color w:val="000000"/>
          <w:rPrChange w:id="877" w:author="MARCELO PEREIRA" w:date="2009-05-28T13:43:00Z">
            <w:rPr>
              <w:rFonts w:ascii="Times New Roman" w:hAnsi="Times New Roman"/>
              <w:color w:val="000000"/>
            </w:rPr>
          </w:rPrChange>
        </w:rPr>
        <w:t>As estratégias de desenvolvimento de software e suas abordagens podem ser agrupadas em metodologias de desenvolvimento de software. Scrum</w:t>
      </w:r>
      <w:ins w:id="878" w:author="MARCELO PEREIRA" w:date="2009-05-28T13:00:00Z">
        <w:r>
          <w:rPr>
            <w:rFonts w:ascii="Times New Roman" w:hAnsi="Times New Roman"/>
            <w:color w:val="000000"/>
          </w:rPr>
          <w:t xml:space="preserve"> [45]</w:t>
        </w:r>
      </w:ins>
      <w:r>
        <w:rPr>
          <w:rFonts w:ascii="Times New Roman" w:hAnsi="Times New Roman"/>
          <w:color w:val="000000"/>
          <w:rPrChange w:id="879" w:author="MARCELO PEREIRA" w:date="2009-05-28T13:43:00Z">
            <w:rPr>
              <w:rFonts w:ascii="Times New Roman" w:hAnsi="Times New Roman"/>
              <w:color w:val="000000"/>
            </w:rPr>
          </w:rPrChange>
        </w:rPr>
        <w:t>, Programação Extrema</w:t>
      </w:r>
      <w:ins w:id="880" w:author="MARCELO PEREIRA" w:date="2009-05-28T13:02:00Z">
        <w:r>
          <w:rPr>
            <w:rFonts w:ascii="Times New Roman" w:hAnsi="Times New Roman"/>
            <w:color w:val="000000"/>
          </w:rPr>
          <w:t xml:space="preserve"> [46]</w:t>
        </w:r>
      </w:ins>
      <w:r>
        <w:rPr>
          <w:rFonts w:ascii="Times New Roman" w:hAnsi="Times New Roman"/>
          <w:color w:val="000000"/>
          <w:rPrChange w:id="881" w:author="MARCELO PEREIRA" w:date="2009-05-28T13:43:00Z">
            <w:rPr>
              <w:rFonts w:ascii="Times New Roman" w:hAnsi="Times New Roman"/>
              <w:color w:val="000000"/>
            </w:rPr>
          </w:rPrChange>
        </w:rPr>
        <w:t xml:space="preserve"> e o Processo Racional Unificado (RUP)</w:t>
      </w:r>
      <w:ins w:id="882" w:author="MARCELO PEREIRA" w:date="2009-05-28T13:06:00Z">
        <w:r>
          <w:rPr>
            <w:rFonts w:ascii="Times New Roman" w:hAnsi="Times New Roman"/>
            <w:color w:val="000000"/>
          </w:rPr>
          <w:t xml:space="preserve"> [47]</w:t>
        </w:r>
      </w:ins>
      <w:r>
        <w:rPr>
          <w:rFonts w:ascii="Times New Roman" w:hAnsi="Times New Roman"/>
          <w:color w:val="000000"/>
          <w:rPrChange w:id="883" w:author="MARCELO PEREIRA" w:date="2009-05-28T13:43:00Z">
            <w:rPr>
              <w:rFonts w:ascii="Times New Roman" w:hAnsi="Times New Roman"/>
              <w:color w:val="000000"/>
            </w:rPr>
          </w:rPrChange>
        </w:rPr>
        <w:t xml:space="preserve"> podem ser citados como exemplo</w:t>
      </w:r>
      <w:ins w:id="884" w:author="MARCELO PEREIRA" w:date="2009-05-28T13:06:00Z">
        <w:r>
          <w:rPr>
            <w:rFonts w:ascii="Times New Roman" w:hAnsi="Times New Roman"/>
            <w:color w:val="000000"/>
          </w:rPr>
          <w:t>s</w:t>
        </w:r>
      </w:ins>
      <w:r>
        <w:rPr>
          <w:rFonts w:ascii="Times New Roman" w:hAnsi="Times New Roman"/>
          <w:color w:val="000000"/>
          <w:rPrChange w:id="885" w:author="MARCELO PEREIRA" w:date="2009-05-28T13:43:00Z">
            <w:rPr>
              <w:rFonts w:ascii="Times New Roman" w:hAnsi="Times New Roman"/>
              <w:color w:val="000000"/>
            </w:rPr>
          </w:rPrChange>
        </w:rPr>
        <w:t xml:space="preserve"> dessas metodologias.</w:t>
      </w:r>
      <w:ins w:id="886" w:author="Valeria" w:date="2009-05-10T09:17:00Z">
        <w:r>
          <w:rPr>
            <w:rFonts w:ascii="Times New Roman" w:hAnsi="Times New Roman"/>
            <w:color w:val="000000"/>
          </w:rPr>
          <w:t xml:space="preserve"> Para o ambiente de bancos de dados, tais metodologias e padrões para as </w:t>
        </w:r>
        <w:del w:id="887" w:author="MARCELO" w:date="2009-06-06T12:20:00Z">
          <w:r w:rsidDel="00412A2A">
            <w:rPr>
              <w:rFonts w:ascii="Times New Roman" w:hAnsi="Times New Roman"/>
              <w:color w:val="000000"/>
            </w:rPr>
            <w:delText xml:space="preserve">especificadas </w:delText>
          </w:r>
        </w:del>
        <w:r>
          <w:rPr>
            <w:rFonts w:ascii="Times New Roman" w:hAnsi="Times New Roman"/>
            <w:color w:val="000000"/>
          </w:rPr>
          <w:t xml:space="preserve">etapas de desenvolvimento </w:t>
        </w:r>
      </w:ins>
      <w:ins w:id="888" w:author="MARCELO" w:date="2009-06-06T12:20:00Z">
        <w:r w:rsidR="00412A2A">
          <w:rPr>
            <w:rFonts w:ascii="Times New Roman" w:hAnsi="Times New Roman"/>
            <w:color w:val="000000"/>
          </w:rPr>
          <w:t xml:space="preserve">de aplicações de BD, </w:t>
        </w:r>
      </w:ins>
      <w:ins w:id="889" w:author="Valeria" w:date="2009-05-10T09:17:00Z">
        <w:r>
          <w:rPr>
            <w:rFonts w:ascii="Times New Roman" w:hAnsi="Times New Roman"/>
            <w:color w:val="000000"/>
          </w:rPr>
          <w:t xml:space="preserve">não existem na literatura, acarretando em uma execução não-padronizada da implementação do software.  </w:t>
        </w:r>
      </w:ins>
    </w:p>
    <w:p w:rsidR="00FB039E" w:rsidRDefault="00FB039E" w:rsidP="00EB36D3">
      <w:pPr>
        <w:spacing w:line="360" w:lineRule="auto"/>
        <w:jc w:val="both"/>
        <w:rPr>
          <w:rFonts w:ascii="Times New Roman" w:hAnsi="Times New Roman"/>
          <w:color w:val="000000"/>
          <w:rPrChange w:id="890" w:author="MARCELO PEREIRA" w:date="2009-05-28T13:43:00Z">
            <w:rPr>
              <w:rFonts w:ascii="Times New Roman" w:hAnsi="Times New Roman"/>
              <w:color w:val="000000"/>
            </w:rPr>
          </w:rPrChange>
        </w:rPr>
        <w:pPrChange w:id="891" w:author="MARCELO" w:date="2009-06-07T15:32:00Z">
          <w:pPr>
            <w:spacing w:line="360" w:lineRule="auto"/>
            <w:jc w:val="both"/>
          </w:pPr>
        </w:pPrChange>
      </w:pPr>
      <w:del w:id="892" w:author="Valeria" w:date="2009-05-10T09:17:00Z">
        <w:r>
          <w:rPr>
            <w:rFonts w:ascii="Times New Roman" w:hAnsi="Times New Roman"/>
            <w:color w:val="FF0000"/>
          </w:rPr>
          <w:tab/>
          <w:delText xml:space="preserve">Para o ambiente de bancos de dados, tais metodologias e padrões para as especificadas etapas de desenvolvimento não existem na literatura, acarretando em uma execução não-padronizada da implementação do software. </w:delText>
        </w:r>
      </w:del>
      <w:r>
        <w:rPr>
          <w:rFonts w:ascii="Times New Roman" w:hAnsi="Times New Roman"/>
          <w:color w:val="000000"/>
          <w:rPrChange w:id="893" w:author="MARCELO PEREIRA" w:date="2009-05-28T13:43:00Z">
            <w:rPr>
              <w:rFonts w:ascii="Times New Roman" w:hAnsi="Times New Roman"/>
              <w:color w:val="000000"/>
            </w:rPr>
          </w:rPrChange>
        </w:rPr>
        <w:t xml:space="preserve"> </w:t>
      </w:r>
    </w:p>
    <w:p w:rsidR="00FB039E" w:rsidRDefault="00FB039E" w:rsidP="00EB36D3">
      <w:pPr>
        <w:spacing w:line="360" w:lineRule="auto"/>
        <w:ind w:firstLine="709"/>
        <w:jc w:val="both"/>
        <w:rPr>
          <w:del w:id="894" w:author="MARCELO PEREIRA" w:date="2009-05-28T14:46:00Z"/>
          <w:rFonts w:ascii="Times New Roman" w:hAnsi="Times New Roman"/>
          <w:color w:val="000000"/>
          <w:rPrChange w:id="895" w:author="MARCELO PEREIRA" w:date="2009-05-28T13:43:00Z">
            <w:rPr>
              <w:del w:id="896" w:author="MARCELO PEREIRA" w:date="2009-05-28T14:46:00Z"/>
              <w:rFonts w:ascii="Times New Roman" w:hAnsi="Times New Roman"/>
              <w:color w:val="000000"/>
            </w:rPr>
          </w:rPrChange>
        </w:rPr>
        <w:pPrChange w:id="897" w:author="MARCELO" w:date="2009-06-07T15:32:00Z">
          <w:pPr>
            <w:spacing w:line="360" w:lineRule="auto"/>
            <w:ind w:firstLine="709"/>
            <w:jc w:val="both"/>
          </w:pPr>
        </w:pPrChange>
      </w:pPr>
      <w:r>
        <w:rPr>
          <w:rFonts w:ascii="Times New Roman" w:hAnsi="Times New Roman"/>
          <w:color w:val="000000"/>
          <w:rPrChange w:id="898" w:author="MARCELO PEREIRA" w:date="2009-05-28T13:43:00Z">
            <w:rPr>
              <w:rFonts w:ascii="Times New Roman" w:hAnsi="Times New Roman"/>
              <w:color w:val="000000"/>
            </w:rPr>
          </w:rPrChange>
        </w:rPr>
        <w:t xml:space="preserve">Alguns dos principais padrões de desenvolvimento de software como o </w:t>
      </w:r>
      <w:r>
        <w:rPr>
          <w:rFonts w:ascii="Times New Roman" w:hAnsi="Times New Roman"/>
          <w:i/>
          <w:iCs/>
          <w:color w:val="000000"/>
          <w:rPrChange w:id="899" w:author="MARCELO PEREIRA" w:date="2009-05-28T13:43:00Z">
            <w:rPr>
              <w:rFonts w:ascii="Times New Roman" w:hAnsi="Times New Roman"/>
              <w:i/>
              <w:iCs/>
              <w:color w:val="000000"/>
            </w:rPr>
          </w:rPrChange>
        </w:rPr>
        <w:t xml:space="preserve">Observer </w:t>
      </w:r>
      <w:del w:id="900" w:author="MARCELO" w:date="2009-05-10T13:20:00Z">
        <w:r>
          <w:rPr>
            <w:rFonts w:ascii="Times New Roman" w:hAnsi="Times New Roman"/>
            <w:i/>
            <w:iCs/>
            <w:color w:val="FF0000"/>
          </w:rPr>
          <w:delText xml:space="preserve">[14], </w:delText>
        </w:r>
      </w:del>
      <w:r>
        <w:rPr>
          <w:rFonts w:ascii="Times New Roman" w:hAnsi="Times New Roman"/>
          <w:i/>
          <w:iCs/>
          <w:color w:val="000000"/>
          <w:rPrChange w:id="901" w:author="MARCELO PEREIRA" w:date="2009-05-28T13:06:00Z">
            <w:rPr>
              <w:rFonts w:ascii="Times New Roman" w:hAnsi="Times New Roman"/>
              <w:i/>
              <w:iCs/>
              <w:color w:val="000000"/>
            </w:rPr>
          </w:rPrChange>
        </w:rPr>
        <w:t>Template</w:t>
      </w:r>
      <w:del w:id="902" w:author="MARCELO" w:date="2009-05-10T13:20:00Z">
        <w:r>
          <w:rPr>
            <w:rFonts w:ascii="Times New Roman" w:hAnsi="Times New Roman"/>
            <w:i/>
            <w:iCs/>
            <w:color w:val="FF0000"/>
          </w:rPr>
          <w:delText xml:space="preserve"> [15] </w:delText>
        </w:r>
      </w:del>
      <w:ins w:id="903" w:author="MARCELO" w:date="2009-05-10T13:20:00Z">
        <w:r>
          <w:rPr>
            <w:rFonts w:ascii="Times New Roman" w:hAnsi="Times New Roman"/>
            <w:color w:val="000000"/>
          </w:rPr>
          <w:t xml:space="preserve"> </w:t>
        </w:r>
      </w:ins>
      <w:r>
        <w:rPr>
          <w:rFonts w:ascii="Times New Roman" w:hAnsi="Times New Roman"/>
          <w:color w:val="000000"/>
          <w:rPrChange w:id="904" w:author="MARCELO PEREIRA" w:date="2009-05-28T13:43:00Z">
            <w:rPr>
              <w:rFonts w:ascii="Times New Roman" w:hAnsi="Times New Roman"/>
              <w:color w:val="000000"/>
            </w:rPr>
          </w:rPrChange>
        </w:rPr>
        <w:t xml:space="preserve">e </w:t>
      </w:r>
      <w:r>
        <w:rPr>
          <w:rFonts w:ascii="Times New Roman" w:hAnsi="Times New Roman"/>
          <w:i/>
          <w:iCs/>
          <w:color w:val="000000"/>
          <w:rPrChange w:id="905" w:author="MARCELO PEREIRA" w:date="2009-05-28T13:43:00Z">
            <w:rPr>
              <w:rFonts w:ascii="Times New Roman" w:hAnsi="Times New Roman"/>
              <w:i/>
              <w:iCs/>
              <w:color w:val="000000"/>
            </w:rPr>
          </w:rPrChange>
        </w:rPr>
        <w:t>Dependency Injection</w:t>
      </w:r>
      <w:del w:id="906" w:author="MARCELO" w:date="2009-05-10T13:20:00Z">
        <w:r>
          <w:rPr>
            <w:rFonts w:ascii="Times New Roman" w:hAnsi="Times New Roman"/>
            <w:i/>
            <w:iCs/>
            <w:color w:val="FF0000"/>
          </w:rPr>
          <w:delText xml:space="preserve"> [16]</w:delText>
        </w:r>
      </w:del>
      <w:r>
        <w:rPr>
          <w:rFonts w:ascii="Times New Roman" w:hAnsi="Times New Roman"/>
          <w:color w:val="000000"/>
          <w:rPrChange w:id="907" w:author="MARCELO PEREIRA" w:date="2009-05-28T13:43:00Z">
            <w:rPr>
              <w:rFonts w:ascii="Times New Roman" w:hAnsi="Times New Roman"/>
              <w:color w:val="000000"/>
            </w:rPr>
          </w:rPrChange>
        </w:rPr>
        <w:t xml:space="preserve"> já foram </w:t>
      </w:r>
      <w:del w:id="908" w:author="MARCELO PEREIRA" w:date="2009-05-28T13:06:00Z">
        <w:r>
          <w:rPr>
            <w:rFonts w:ascii="Times New Roman" w:hAnsi="Times New Roman"/>
            <w:color w:val="FF0000"/>
          </w:rPr>
          <w:delText>simulados</w:delText>
        </w:r>
      </w:del>
      <w:ins w:id="909" w:author="MARCELO PEREIRA" w:date="2009-05-28T13:06:00Z">
        <w:r>
          <w:rPr>
            <w:rFonts w:ascii="Times New Roman" w:hAnsi="Times New Roman"/>
            <w:color w:val="000000"/>
          </w:rPr>
          <w:t>implementados para</w:t>
        </w:r>
      </w:ins>
      <w:del w:id="910" w:author="MARCELO PEREIRA" w:date="2009-05-28T13:06:00Z">
        <w:r>
          <w:rPr>
            <w:rFonts w:ascii="Times New Roman" w:hAnsi="Times New Roman"/>
            <w:color w:val="FF0000"/>
          </w:rPr>
          <w:delText xml:space="preserve"> em</w:delText>
        </w:r>
      </w:del>
      <w:r>
        <w:rPr>
          <w:rFonts w:ascii="Times New Roman" w:hAnsi="Times New Roman"/>
          <w:color w:val="000000"/>
          <w:rPrChange w:id="911" w:author="MARCELO PEREIRA" w:date="2009-05-28T13:43:00Z">
            <w:rPr>
              <w:rFonts w:ascii="Times New Roman" w:hAnsi="Times New Roman"/>
              <w:color w:val="000000"/>
            </w:rPr>
          </w:rPrChange>
        </w:rPr>
        <w:t xml:space="preserve"> ambientes de bancos de dados </w:t>
      </w:r>
      <w:ins w:id="912" w:author="Valeria" w:date="2009-05-10T09:21:00Z">
        <w:r>
          <w:rPr>
            <w:rFonts w:ascii="Times New Roman" w:hAnsi="Times New Roman"/>
            <w:color w:val="000000"/>
          </w:rPr>
          <w:t>[</w:t>
        </w:r>
        <w:del w:id="913" w:author="MARCELO" w:date="2009-05-10T13:20:00Z">
          <w:r>
            <w:rPr>
              <w:rFonts w:ascii="Times New Roman" w:hAnsi="Times New Roman"/>
              <w:color w:val="FF0000"/>
            </w:rPr>
            <w:delText>REF</w:delText>
          </w:r>
        </w:del>
      </w:ins>
      <w:ins w:id="914" w:author="MARCELO" w:date="2009-05-10T13:20:00Z">
        <w:r>
          <w:rPr>
            <w:rFonts w:ascii="Times New Roman" w:hAnsi="Times New Roman"/>
            <w:color w:val="000000"/>
          </w:rPr>
          <w:t>14</w:t>
        </w:r>
      </w:ins>
      <w:ins w:id="915" w:author="Valeria" w:date="2009-05-10T09:21:00Z">
        <w:r>
          <w:rPr>
            <w:rFonts w:ascii="Times New Roman" w:hAnsi="Times New Roman"/>
            <w:color w:val="000000"/>
          </w:rPr>
          <w:t xml:space="preserve">, </w:t>
        </w:r>
        <w:del w:id="916" w:author="MARCELO" w:date="2009-05-10T13:20:00Z">
          <w:r>
            <w:rPr>
              <w:rFonts w:ascii="Times New Roman" w:hAnsi="Times New Roman"/>
              <w:color w:val="FF0000"/>
            </w:rPr>
            <w:delText>REF,</w:delText>
          </w:r>
        </w:del>
      </w:ins>
      <w:ins w:id="917" w:author="MARCELO" w:date="2009-05-10T13:20:00Z">
        <w:r>
          <w:rPr>
            <w:rFonts w:ascii="Times New Roman" w:hAnsi="Times New Roman"/>
            <w:color w:val="000000"/>
          </w:rPr>
          <w:t>15,</w:t>
        </w:r>
      </w:ins>
      <w:ins w:id="918" w:author="Valeria" w:date="2009-05-10T09:21:00Z">
        <w:r>
          <w:rPr>
            <w:rFonts w:ascii="Times New Roman" w:hAnsi="Times New Roman"/>
            <w:color w:val="000000"/>
          </w:rPr>
          <w:t xml:space="preserve"> </w:t>
        </w:r>
        <w:del w:id="919" w:author="MARCELO" w:date="2009-05-10T13:20:00Z">
          <w:r>
            <w:rPr>
              <w:rFonts w:ascii="Times New Roman" w:hAnsi="Times New Roman"/>
              <w:color w:val="FF0000"/>
            </w:rPr>
            <w:delText>REF</w:delText>
          </w:r>
        </w:del>
      </w:ins>
      <w:ins w:id="920" w:author="MARCELO" w:date="2009-05-10T13:20:00Z">
        <w:r>
          <w:rPr>
            <w:rFonts w:ascii="Times New Roman" w:hAnsi="Times New Roman"/>
            <w:color w:val="000000"/>
          </w:rPr>
          <w:t>16</w:t>
        </w:r>
      </w:ins>
      <w:ins w:id="921" w:author="Valeria" w:date="2009-05-10T09:21:00Z">
        <w:r>
          <w:rPr>
            <w:rFonts w:ascii="Times New Roman" w:hAnsi="Times New Roman"/>
            <w:color w:val="000000"/>
          </w:rPr>
          <w:t xml:space="preserve">] </w:t>
        </w:r>
      </w:ins>
      <w:r>
        <w:rPr>
          <w:rFonts w:ascii="Times New Roman" w:hAnsi="Times New Roman"/>
          <w:color w:val="000000"/>
          <w:rPrChange w:id="922" w:author="MARCELO PEREIRA" w:date="2009-05-28T13:43:00Z">
            <w:rPr>
              <w:rFonts w:ascii="Times New Roman" w:hAnsi="Times New Roman"/>
              <w:color w:val="000000"/>
            </w:rPr>
          </w:rPrChange>
        </w:rPr>
        <w:t>para alcançar melhorias de produtividade, legibilidade e manutenção de código, mas em geral</w:t>
      </w:r>
      <w:ins w:id="923" w:author="MARCELO PEREIRA" w:date="2009-05-28T13:06:00Z">
        <w:r>
          <w:rPr>
            <w:rFonts w:ascii="Times New Roman" w:hAnsi="Times New Roman"/>
            <w:color w:val="000000"/>
          </w:rPr>
          <w:t>,</w:t>
        </w:r>
      </w:ins>
      <w:r>
        <w:rPr>
          <w:rFonts w:ascii="Times New Roman" w:hAnsi="Times New Roman"/>
          <w:color w:val="000000"/>
          <w:rPrChange w:id="924" w:author="MARCELO PEREIRA" w:date="2009-05-28T13:43:00Z">
            <w:rPr>
              <w:rFonts w:ascii="Times New Roman" w:hAnsi="Times New Roman"/>
              <w:color w:val="000000"/>
            </w:rPr>
          </w:rPrChange>
        </w:rPr>
        <w:t xml:space="preserve"> são pouco difundidos e não foram definidos especificamente para a arquitetura de </w:t>
      </w:r>
      <w:ins w:id="925" w:author="Valeria" w:date="2009-05-10T09:19:00Z">
        <w:r>
          <w:rPr>
            <w:rFonts w:ascii="Times New Roman" w:hAnsi="Times New Roman"/>
            <w:color w:val="000000"/>
          </w:rPr>
          <w:t xml:space="preserve">sistemas de </w:t>
        </w:r>
      </w:ins>
      <w:r>
        <w:rPr>
          <w:rFonts w:ascii="Times New Roman" w:hAnsi="Times New Roman"/>
          <w:color w:val="000000"/>
          <w:rPrChange w:id="926" w:author="MARCELO PEREIRA" w:date="2009-05-28T13:43:00Z">
            <w:rPr>
              <w:rFonts w:ascii="Times New Roman" w:hAnsi="Times New Roman"/>
              <w:color w:val="000000"/>
            </w:rPr>
          </w:rPrChange>
        </w:rPr>
        <w:t>bancos de dados. Tais padrões, apesar de importantes</w:t>
      </w:r>
      <w:ins w:id="927" w:author="MARCELO PEREIRA" w:date="2009-05-28T13:07:00Z">
        <w:r>
          <w:rPr>
            <w:rFonts w:ascii="Times New Roman" w:hAnsi="Times New Roman"/>
            <w:color w:val="000000"/>
          </w:rPr>
          <w:t>,</w:t>
        </w:r>
      </w:ins>
      <w:r>
        <w:rPr>
          <w:rFonts w:ascii="Times New Roman" w:hAnsi="Times New Roman"/>
          <w:color w:val="000000"/>
          <w:rPrChange w:id="928" w:author="MARCELO PEREIRA" w:date="2009-05-28T13:43:00Z">
            <w:rPr>
              <w:rFonts w:ascii="Times New Roman" w:hAnsi="Times New Roman"/>
              <w:color w:val="000000"/>
            </w:rPr>
          </w:rPrChange>
        </w:rPr>
        <w:t xml:space="preserve"> não servem para outras etapas do ciclo de desenvolvimento</w:t>
      </w:r>
      <w:ins w:id="929" w:author="MARCELO" w:date="2009-06-06T12:20:00Z">
        <w:r w:rsidR="00412A2A">
          <w:rPr>
            <w:rFonts w:ascii="Times New Roman" w:hAnsi="Times New Roman"/>
            <w:color w:val="000000"/>
          </w:rPr>
          <w:t>, tais</w:t>
        </w:r>
      </w:ins>
      <w:r>
        <w:rPr>
          <w:rFonts w:ascii="Times New Roman" w:hAnsi="Times New Roman"/>
          <w:color w:val="000000"/>
          <w:rPrChange w:id="930" w:author="MARCELO PEREIRA" w:date="2009-05-28T13:43:00Z">
            <w:rPr>
              <w:rFonts w:ascii="Times New Roman" w:hAnsi="Times New Roman"/>
              <w:color w:val="000000"/>
            </w:rPr>
          </w:rPrChange>
        </w:rPr>
        <w:t xml:space="preserve"> como testes, an</w:t>
      </w:r>
      <w:del w:id="931" w:author="MARCELO PEREIRA" w:date="2009-05-28T13:07:00Z">
        <w:r>
          <w:rPr>
            <w:rFonts w:ascii="Times New Roman" w:hAnsi="Times New Roman"/>
            <w:color w:val="FF0000"/>
          </w:rPr>
          <w:delText>a</w:delText>
        </w:r>
      </w:del>
      <w:ins w:id="932" w:author="MARCELO PEREIRA" w:date="2009-05-28T13:07:00Z">
        <w:r>
          <w:rPr>
            <w:rFonts w:ascii="Times New Roman" w:hAnsi="Times New Roman"/>
            <w:color w:val="000000"/>
          </w:rPr>
          <w:t>á</w:t>
        </w:r>
      </w:ins>
      <w:r>
        <w:rPr>
          <w:rFonts w:ascii="Times New Roman" w:hAnsi="Times New Roman"/>
          <w:color w:val="000000"/>
          <w:rPrChange w:id="933" w:author="MARCELO PEREIRA" w:date="2009-05-28T13:43:00Z">
            <w:rPr>
              <w:rFonts w:ascii="Times New Roman" w:hAnsi="Times New Roman"/>
              <w:color w:val="000000"/>
            </w:rPr>
          </w:rPrChange>
        </w:rPr>
        <w:t xml:space="preserve">lise do sistema e documentação, por exemplo. </w:t>
      </w:r>
    </w:p>
    <w:p w:rsidR="00FB039E" w:rsidRDefault="00FB039E" w:rsidP="00EB36D3">
      <w:pPr>
        <w:spacing w:line="360" w:lineRule="auto"/>
        <w:ind w:firstLine="709"/>
        <w:jc w:val="both"/>
        <w:rPr>
          <w:rPrChange w:id="934" w:author="MARCELO PEREIRA" w:date="2009-05-28T13:43:00Z">
            <w:rPr/>
          </w:rPrChange>
        </w:rPr>
        <w:pPrChange w:id="935" w:author="MARCELO" w:date="2009-06-07T15:32:00Z">
          <w:pPr>
            <w:spacing w:line="360" w:lineRule="auto"/>
            <w:ind w:firstLine="709"/>
            <w:jc w:val="both"/>
          </w:pPr>
        </w:pPrChange>
      </w:pPr>
    </w:p>
    <w:p w:rsidR="00FB039E" w:rsidRDefault="00FB039E" w:rsidP="00EB36D3">
      <w:pPr>
        <w:spacing w:line="360" w:lineRule="auto"/>
        <w:ind w:firstLine="709"/>
        <w:jc w:val="both"/>
        <w:rPr>
          <w:rFonts w:ascii="Times New Roman" w:hAnsi="Times New Roman"/>
          <w:color w:val="000000"/>
          <w:rPrChange w:id="936" w:author="MARCELO PEREIRA" w:date="2009-05-28T13:43:00Z">
            <w:rPr>
              <w:rFonts w:ascii="Times New Roman" w:hAnsi="Times New Roman"/>
              <w:color w:val="000000"/>
            </w:rPr>
          </w:rPrChange>
        </w:rPr>
        <w:pPrChange w:id="937" w:author="MARCELO" w:date="2009-06-07T15:32:00Z">
          <w:pPr>
            <w:spacing w:line="360" w:lineRule="auto"/>
            <w:ind w:firstLine="709"/>
            <w:jc w:val="both"/>
          </w:pPr>
        </w:pPrChange>
      </w:pPr>
      <w:r>
        <w:rPr>
          <w:rFonts w:ascii="Times New Roman" w:hAnsi="Times New Roman"/>
          <w:color w:val="000000"/>
          <w:rPrChange w:id="938" w:author="MARCELO PEREIRA" w:date="2009-05-28T13:43:00Z">
            <w:rPr>
              <w:rFonts w:ascii="Times New Roman" w:hAnsi="Times New Roman"/>
              <w:color w:val="000000"/>
            </w:rPr>
          </w:rPrChange>
        </w:rPr>
        <w:t xml:space="preserve">Um desenvolvedor PL/SQL possui poucas ferramentas especiais para documentação, análise e teste do código. Elas são, em sua maioria, específicas </w:t>
      </w:r>
      <w:ins w:id="939" w:author="MARCELO" w:date="2009-06-06T12:21:00Z">
        <w:r w:rsidR="00CD0385">
          <w:rPr>
            <w:rFonts w:ascii="Times New Roman" w:hAnsi="Times New Roman"/>
            <w:color w:val="000000"/>
          </w:rPr>
          <w:t>d</w:t>
        </w:r>
      </w:ins>
      <w:r>
        <w:rPr>
          <w:rFonts w:ascii="Times New Roman" w:hAnsi="Times New Roman"/>
          <w:color w:val="000000"/>
          <w:rPrChange w:id="940" w:author="MARCELO PEREIRA" w:date="2009-05-28T13:43:00Z">
            <w:rPr>
              <w:rFonts w:ascii="Times New Roman" w:hAnsi="Times New Roman"/>
              <w:color w:val="000000"/>
            </w:rPr>
          </w:rPrChange>
        </w:rPr>
        <w:t>a plataforma Windows</w:t>
      </w:r>
      <w:ins w:id="941" w:author="MARCELO PEREIRA" w:date="2009-05-28T13:08:00Z">
        <w:r>
          <w:rPr>
            <w:rFonts w:ascii="Times New Roman" w:hAnsi="Times New Roman"/>
            <w:color w:val="000000"/>
          </w:rPr>
          <w:t xml:space="preserve"> [31]</w:t>
        </w:r>
      </w:ins>
      <w:r>
        <w:rPr>
          <w:rFonts w:ascii="Times New Roman" w:hAnsi="Times New Roman"/>
          <w:color w:val="000000"/>
          <w:rPrChange w:id="942" w:author="MARCELO PEREIRA" w:date="2009-05-28T13:43:00Z">
            <w:rPr>
              <w:rFonts w:ascii="Times New Roman" w:hAnsi="Times New Roman"/>
              <w:color w:val="000000"/>
            </w:rPr>
          </w:rPrChange>
        </w:rPr>
        <w:t xml:space="preserve"> ou mesmo não possuem interface gráfica</w:t>
      </w:r>
      <w:ins w:id="943" w:author="MARCELO PEREIRA" w:date="2009-05-28T13:09:00Z">
        <w:r>
          <w:rPr>
            <w:rFonts w:ascii="Times New Roman" w:hAnsi="Times New Roman"/>
            <w:color w:val="000000"/>
          </w:rPr>
          <w:t xml:space="preserve"> [35]</w:t>
        </w:r>
      </w:ins>
      <w:r>
        <w:rPr>
          <w:rFonts w:ascii="Times New Roman" w:hAnsi="Times New Roman"/>
          <w:color w:val="000000"/>
          <w:rPrChange w:id="944" w:author="MARCELO PEREIRA" w:date="2009-05-28T13:43:00Z">
            <w:rPr>
              <w:rFonts w:ascii="Times New Roman" w:hAnsi="Times New Roman"/>
              <w:color w:val="000000"/>
            </w:rPr>
          </w:rPrChange>
        </w:rPr>
        <w:t xml:space="preserve">. Algumas destas principais ferramentas serão </w:t>
      </w:r>
      <w:del w:id="945" w:author="Valeria" w:date="2009-05-10T09:21:00Z">
        <w:r>
          <w:rPr>
            <w:rFonts w:ascii="Times New Roman" w:hAnsi="Times New Roman"/>
            <w:color w:val="FF0000"/>
          </w:rPr>
          <w:delText xml:space="preserve">mostradas </w:delText>
        </w:r>
      </w:del>
      <w:ins w:id="946" w:author="Valeria" w:date="2009-05-10T09:21:00Z">
        <w:r>
          <w:rPr>
            <w:rFonts w:ascii="Times New Roman" w:hAnsi="Times New Roman"/>
            <w:color w:val="000000"/>
          </w:rPr>
          <w:t xml:space="preserve">discutidas </w:t>
        </w:r>
      </w:ins>
      <w:r>
        <w:rPr>
          <w:rFonts w:ascii="Times New Roman" w:hAnsi="Times New Roman"/>
          <w:color w:val="000000"/>
          <w:rPrChange w:id="947" w:author="MARCELO PEREIRA" w:date="2009-05-28T13:43:00Z">
            <w:rPr>
              <w:rFonts w:ascii="Times New Roman" w:hAnsi="Times New Roman"/>
              <w:color w:val="000000"/>
            </w:rPr>
          </w:rPrChange>
        </w:rPr>
        <w:t xml:space="preserve">no decorrer </w:t>
      </w:r>
      <w:del w:id="948" w:author="Valeria" w:date="2009-05-10T09:21:00Z">
        <w:r>
          <w:rPr>
            <w:rFonts w:ascii="Times New Roman" w:hAnsi="Times New Roman"/>
            <w:color w:val="FF0000"/>
          </w:rPr>
          <w:delText xml:space="preserve">do </w:delText>
        </w:r>
      </w:del>
      <w:ins w:id="949" w:author="Valeria" w:date="2009-05-10T09:21:00Z">
        <w:r>
          <w:rPr>
            <w:rFonts w:ascii="Times New Roman" w:hAnsi="Times New Roman"/>
            <w:color w:val="000000"/>
          </w:rPr>
          <w:t xml:space="preserve">deste </w:t>
        </w:r>
      </w:ins>
      <w:r>
        <w:rPr>
          <w:rFonts w:ascii="Times New Roman" w:hAnsi="Times New Roman"/>
          <w:color w:val="000000"/>
          <w:rPrChange w:id="950" w:author="MARCELO PEREIRA" w:date="2009-05-28T13:43:00Z">
            <w:rPr>
              <w:rFonts w:ascii="Times New Roman" w:hAnsi="Times New Roman"/>
              <w:color w:val="000000"/>
            </w:rPr>
          </w:rPrChange>
        </w:rPr>
        <w:t xml:space="preserve">documento.  Essa falta de ferramentas faz com que um desenvolvedor iniciante de aplicações de bancos de dados reserve um grande intervalo de tempo para compreender a estrutura do sistema, para identificar quais são as </w:t>
      </w:r>
      <w:del w:id="951" w:author="MARCELO" w:date="2009-06-06T12:21:00Z">
        <w:r w:rsidDel="00CD0385">
          <w:rPr>
            <w:rFonts w:ascii="Times New Roman" w:hAnsi="Times New Roman"/>
            <w:color w:val="000000"/>
            <w:rPrChange w:id="952" w:author="MARCELO PEREIRA" w:date="2009-05-28T13:43:00Z">
              <w:rPr>
                <w:rFonts w:ascii="Times New Roman" w:hAnsi="Times New Roman"/>
                <w:color w:val="000000"/>
              </w:rPr>
            </w:rPrChange>
          </w:rPr>
          <w:delText xml:space="preserve">relações </w:delText>
        </w:r>
      </w:del>
      <w:ins w:id="953" w:author="MARCELO" w:date="2009-06-06T12:21:00Z">
        <w:r w:rsidR="00CD0385">
          <w:rPr>
            <w:rFonts w:ascii="Times New Roman" w:hAnsi="Times New Roman"/>
            <w:color w:val="000000"/>
          </w:rPr>
          <w:t>tabelas</w:t>
        </w:r>
        <w:r w:rsidR="00CD0385">
          <w:rPr>
            <w:rFonts w:ascii="Times New Roman" w:hAnsi="Times New Roman"/>
            <w:color w:val="000000"/>
            <w:rPrChange w:id="954" w:author="MARCELO PEREIRA" w:date="2009-05-28T13:43:00Z">
              <w:rPr>
                <w:rFonts w:ascii="Times New Roman" w:hAnsi="Times New Roman"/>
                <w:color w:val="000000"/>
              </w:rPr>
            </w:rPrChange>
          </w:rPr>
          <w:t xml:space="preserve"> </w:t>
        </w:r>
      </w:ins>
      <w:r>
        <w:rPr>
          <w:rFonts w:ascii="Times New Roman" w:hAnsi="Times New Roman"/>
          <w:color w:val="000000"/>
          <w:rPrChange w:id="955" w:author="MARCELO PEREIRA" w:date="2009-05-28T13:43:00Z">
            <w:rPr>
              <w:rFonts w:ascii="Times New Roman" w:hAnsi="Times New Roman"/>
              <w:color w:val="000000"/>
            </w:rPr>
          </w:rPrChange>
        </w:rPr>
        <w:t>existentes e para entender a semântica d</w:t>
      </w:r>
      <w:ins w:id="956" w:author="MARCELO" w:date="2009-06-06T12:21:00Z">
        <w:r w:rsidR="00CD0385">
          <w:rPr>
            <w:rFonts w:ascii="Times New Roman" w:hAnsi="Times New Roman"/>
            <w:color w:val="000000"/>
          </w:rPr>
          <w:t>ess</w:t>
        </w:r>
      </w:ins>
      <w:r>
        <w:rPr>
          <w:rFonts w:ascii="Times New Roman" w:hAnsi="Times New Roman"/>
          <w:color w:val="000000"/>
          <w:rPrChange w:id="957" w:author="MARCELO PEREIRA" w:date="2009-05-28T13:43:00Z">
            <w:rPr>
              <w:rFonts w:ascii="Times New Roman" w:hAnsi="Times New Roman"/>
              <w:color w:val="000000"/>
            </w:rPr>
          </w:rPrChange>
        </w:rPr>
        <w:t xml:space="preserve">as tabelas, dos procedimentos, dos objetos do projeto e suas interdependências. Isto ocorre porque não existem metodologias </w:t>
      </w:r>
      <w:ins w:id="958" w:author="MARCELO PEREIRA" w:date="2009-05-28T13:09:00Z">
        <w:r>
          <w:rPr>
            <w:rFonts w:ascii="Times New Roman" w:hAnsi="Times New Roman"/>
            <w:color w:val="000000"/>
          </w:rPr>
          <w:t xml:space="preserve">baseadas em padrões de projeto </w:t>
        </w:r>
      </w:ins>
      <w:r>
        <w:rPr>
          <w:rFonts w:ascii="Times New Roman" w:hAnsi="Times New Roman"/>
          <w:color w:val="000000"/>
          <w:rPrChange w:id="959" w:author="MARCELO PEREIRA" w:date="2009-05-28T13:43:00Z">
            <w:rPr>
              <w:rFonts w:ascii="Times New Roman" w:hAnsi="Times New Roman"/>
              <w:color w:val="000000"/>
            </w:rPr>
          </w:rPrChange>
        </w:rPr>
        <w:t xml:space="preserve">a serem seguidas nem ferramentas que satisfaçam </w:t>
      </w:r>
      <w:del w:id="960" w:author="MARCELO PEREIRA" w:date="2009-05-28T14:57:00Z">
        <w:r>
          <w:rPr>
            <w:rFonts w:ascii="Times New Roman" w:hAnsi="Times New Roman"/>
            <w:color w:val="000000"/>
          </w:rPr>
          <w:delText>essas</w:delText>
        </w:r>
      </w:del>
      <w:ins w:id="961" w:author="MARCELO PEREIRA" w:date="2009-05-28T14:57:00Z">
        <w:r>
          <w:rPr>
            <w:rFonts w:ascii="Times New Roman" w:hAnsi="Times New Roman"/>
            <w:color w:val="000000"/>
          </w:rPr>
          <w:t>as</w:t>
        </w:r>
      </w:ins>
      <w:r>
        <w:rPr>
          <w:rFonts w:ascii="Times New Roman" w:hAnsi="Times New Roman"/>
          <w:color w:val="000000"/>
          <w:rPrChange w:id="962" w:author="MARCELO PEREIRA" w:date="2009-05-28T13:43:00Z">
            <w:rPr>
              <w:rFonts w:ascii="Times New Roman" w:hAnsi="Times New Roman"/>
              <w:color w:val="000000"/>
            </w:rPr>
          </w:rPrChange>
        </w:rPr>
        <w:t xml:space="preserve"> necessidades</w:t>
      </w:r>
      <w:ins w:id="963" w:author="MARCELO PEREIRA" w:date="2009-05-28T14:57:00Z">
        <w:r>
          <w:rPr>
            <w:rFonts w:ascii="Times New Roman" w:hAnsi="Times New Roman"/>
            <w:color w:val="000000"/>
          </w:rPr>
          <w:t xml:space="preserve"> de análise, refatoramento, testes e documentação</w:t>
        </w:r>
      </w:ins>
      <w:ins w:id="964" w:author="MARCELO PEREIRA" w:date="2009-05-28T14:58:00Z">
        <w:r>
          <w:rPr>
            <w:rFonts w:ascii="Times New Roman" w:hAnsi="Times New Roman"/>
            <w:color w:val="000000"/>
          </w:rPr>
          <w:t xml:space="preserve"> de forma independente de plataforma e livre de custos de licença</w:t>
        </w:r>
      </w:ins>
      <w:r>
        <w:rPr>
          <w:rFonts w:ascii="Times New Roman" w:hAnsi="Times New Roman"/>
          <w:color w:val="000000"/>
          <w:rPrChange w:id="965" w:author="MARCELO PEREIRA" w:date="2009-05-28T13:43:00Z">
            <w:rPr>
              <w:rFonts w:ascii="Times New Roman" w:hAnsi="Times New Roman"/>
              <w:color w:val="000000"/>
            </w:rPr>
          </w:rPrChange>
        </w:rPr>
        <w:t>.</w:t>
      </w:r>
    </w:p>
    <w:p w:rsidR="00FB039E" w:rsidRDefault="00FB039E" w:rsidP="00EB36D3">
      <w:pPr>
        <w:spacing w:line="360" w:lineRule="auto"/>
        <w:jc w:val="both"/>
        <w:rPr>
          <w:ins w:id="966" w:author="MARCELO PEREIRA" w:date="2009-05-28T15:01:00Z"/>
          <w:del w:id="967" w:author="MARCELO PEREIRA" w:date="2009-05-28T13:11:00Z"/>
          <w:rFonts w:ascii="Times New Roman" w:hAnsi="Times New Roman"/>
          <w:color w:val="000000"/>
        </w:rPr>
        <w:pPrChange w:id="968" w:author="MARCELO" w:date="2009-06-07T15:32:00Z">
          <w:pPr>
            <w:spacing w:line="360" w:lineRule="auto"/>
            <w:jc w:val="both"/>
          </w:pPr>
        </w:pPrChange>
      </w:pPr>
      <w:r>
        <w:rPr>
          <w:rFonts w:ascii="Times New Roman" w:hAnsi="Times New Roman"/>
          <w:color w:val="000000"/>
          <w:rPrChange w:id="969" w:author="MARCELO PEREIRA" w:date="2009-05-28T13:43:00Z">
            <w:rPr>
              <w:rFonts w:ascii="Times New Roman" w:hAnsi="Times New Roman"/>
              <w:color w:val="000000"/>
            </w:rPr>
          </w:rPrChange>
        </w:rPr>
        <w:tab/>
        <w:t>Por não possuir ferramentas consolidadas no mercado que auxiliem o desenvolvedor durante as diferentes fases de desenvolvimento do código PL/SQL, muitas destas etapas não recebem atenção especial dos desenvolvedores</w:t>
      </w:r>
      <w:del w:id="970" w:author="MARCELO PEREIRA" w:date="2009-05-28T13:10:00Z">
        <w:r>
          <w:rPr>
            <w:rFonts w:ascii="Times New Roman" w:hAnsi="Times New Roman"/>
            <w:color w:val="FF0000"/>
          </w:rPr>
          <w:delText>,</w:delText>
        </w:r>
      </w:del>
      <w:ins w:id="971" w:author="MARCELO PEREIRA" w:date="2009-05-28T13:10:00Z">
        <w:r>
          <w:rPr>
            <w:rFonts w:ascii="Times New Roman" w:hAnsi="Times New Roman"/>
            <w:color w:val="000000"/>
          </w:rPr>
          <w:t>.</w:t>
        </w:r>
      </w:ins>
      <w:r>
        <w:rPr>
          <w:rFonts w:ascii="Times New Roman" w:hAnsi="Times New Roman"/>
          <w:color w:val="000000"/>
          <w:rPrChange w:id="972" w:author="MARCELO PEREIRA" w:date="2009-05-28T13:43:00Z">
            <w:rPr>
              <w:rFonts w:ascii="Times New Roman" w:hAnsi="Times New Roman"/>
              <w:color w:val="000000"/>
            </w:rPr>
          </w:rPrChange>
        </w:rPr>
        <w:t xml:space="preserve"> </w:t>
      </w:r>
      <w:del w:id="973" w:author="MARCELO PEREIRA" w:date="2009-05-28T13:10:00Z">
        <w:r>
          <w:rPr>
            <w:rFonts w:ascii="Times New Roman" w:hAnsi="Times New Roman"/>
            <w:color w:val="FF0000"/>
          </w:rPr>
          <w:delText>gerando</w:delText>
        </w:r>
      </w:del>
      <w:ins w:id="974" w:author="MARCELO PEREIRA" w:date="2009-05-28T13:10:00Z">
        <w:r>
          <w:rPr>
            <w:rFonts w:ascii="Times New Roman" w:hAnsi="Times New Roman"/>
            <w:color w:val="000000"/>
          </w:rPr>
          <w:t>Como consequência disso, tem-se</w:t>
        </w:r>
      </w:ins>
      <w:r>
        <w:rPr>
          <w:rFonts w:ascii="Times New Roman" w:hAnsi="Times New Roman"/>
          <w:color w:val="000000"/>
          <w:rPrChange w:id="975" w:author="MARCELO PEREIRA" w:date="2009-05-28T13:43:00Z">
            <w:rPr>
              <w:rFonts w:ascii="Times New Roman" w:hAnsi="Times New Roman"/>
              <w:color w:val="000000"/>
            </w:rPr>
          </w:rPrChange>
        </w:rPr>
        <w:t xml:space="preserve"> </w:t>
      </w:r>
      <w:del w:id="976" w:author="MARCELO PEREIRA" w:date="2009-05-28T13:10:00Z">
        <w:r>
          <w:rPr>
            <w:rFonts w:ascii="Times New Roman" w:hAnsi="Times New Roman"/>
            <w:color w:val="FF0000"/>
          </w:rPr>
          <w:delText xml:space="preserve">um </w:delText>
        </w:r>
      </w:del>
      <w:r>
        <w:rPr>
          <w:rFonts w:ascii="Times New Roman" w:hAnsi="Times New Roman"/>
          <w:color w:val="000000"/>
          <w:rPrChange w:id="977" w:author="MARCELO PEREIRA" w:date="2009-05-28T13:43:00Z">
            <w:rPr>
              <w:rFonts w:ascii="Times New Roman" w:hAnsi="Times New Roman"/>
              <w:color w:val="000000"/>
            </w:rPr>
          </w:rPrChange>
        </w:rPr>
        <w:t xml:space="preserve">código não-padronizado, desprovido de testes que assegurem sua corretude, sem documentação </w:t>
      </w:r>
      <w:del w:id="978" w:author="MARCELO PEREIRA" w:date="2009-05-28T13:11:00Z">
        <w:r>
          <w:rPr>
            <w:rFonts w:ascii="Times New Roman" w:hAnsi="Times New Roman"/>
            <w:color w:val="FF0000"/>
          </w:rPr>
          <w:delText>de fácil acesso</w:delText>
        </w:r>
      </w:del>
      <w:ins w:id="979" w:author="MARCELO PEREIRA" w:date="2009-05-28T13:11:00Z">
        <w:r>
          <w:rPr>
            <w:rFonts w:ascii="Times New Roman" w:hAnsi="Times New Roman"/>
            <w:color w:val="000000"/>
          </w:rPr>
          <w:t>acessível</w:t>
        </w:r>
      </w:ins>
      <w:r>
        <w:rPr>
          <w:rFonts w:ascii="Times New Roman" w:hAnsi="Times New Roman"/>
          <w:color w:val="000000"/>
          <w:rPrChange w:id="980" w:author="MARCELO PEREIRA" w:date="2009-05-28T13:43:00Z">
            <w:rPr>
              <w:rFonts w:ascii="Times New Roman" w:hAnsi="Times New Roman"/>
              <w:color w:val="000000"/>
            </w:rPr>
          </w:rPrChange>
        </w:rPr>
        <w:t xml:space="preserve"> por navegadores ou outros visualizadores e sem análise e métricas sobre a produtividade do projeto. </w:t>
      </w:r>
    </w:p>
    <w:p w:rsidR="00FB039E" w:rsidRDefault="00FB039E" w:rsidP="00EB36D3">
      <w:pPr>
        <w:spacing w:line="360" w:lineRule="auto"/>
        <w:jc w:val="both"/>
        <w:rPr>
          <w:del w:id="981" w:author="MARCELO PEREIRA" w:date="2009-05-28T13:11:00Z"/>
        </w:rPr>
        <w:pPrChange w:id="982" w:author="MARCELO" w:date="2009-06-07T15:32:00Z">
          <w:pPr>
            <w:spacing w:line="360" w:lineRule="auto"/>
            <w:jc w:val="both"/>
          </w:pPr>
        </w:pPrChange>
      </w:pPr>
    </w:p>
    <w:p w:rsidR="00326531" w:rsidRDefault="00FB039E" w:rsidP="00EB36D3">
      <w:pPr>
        <w:spacing w:line="360" w:lineRule="auto"/>
        <w:jc w:val="both"/>
        <w:rPr>
          <w:ins w:id="983" w:author="MARCELO" w:date="2009-05-31T16:33:00Z"/>
          <w:rFonts w:ascii="Times New Roman" w:hAnsi="Times New Roman"/>
          <w:color w:val="FF0000"/>
        </w:rPr>
        <w:pPrChange w:id="984" w:author="MARCELO" w:date="2009-06-07T15:32:00Z">
          <w:pPr>
            <w:spacing w:line="360" w:lineRule="auto"/>
            <w:jc w:val="both"/>
          </w:pPr>
        </w:pPrChange>
      </w:pPr>
      <w:ins w:id="985" w:author="MARCELO PEREIRA" w:date="2009-05-28T15:01:00Z">
        <w:r>
          <w:rPr>
            <w:rFonts w:ascii="Times New Roman" w:hAnsi="Times New Roman"/>
            <w:color w:val="FF0000"/>
          </w:rPr>
          <w:tab/>
        </w:r>
      </w:ins>
    </w:p>
    <w:p w:rsidR="00FB039E" w:rsidRPr="00237B68" w:rsidDel="00EB36D3" w:rsidRDefault="00FB039E" w:rsidP="009779EE">
      <w:pPr>
        <w:spacing w:line="360" w:lineRule="auto"/>
        <w:ind w:firstLine="709"/>
        <w:jc w:val="both"/>
        <w:rPr>
          <w:del w:id="986" w:author="MARCELO" w:date="2009-06-07T15:33:00Z"/>
          <w:rFonts w:ascii="Times New Roman" w:hAnsi="Times New Roman"/>
        </w:rPr>
        <w:pPrChange w:id="987" w:author="MARCELO" w:date="2009-06-07T22:11:00Z">
          <w:pPr>
            <w:spacing w:line="360" w:lineRule="auto"/>
            <w:jc w:val="both"/>
          </w:pPr>
        </w:pPrChange>
      </w:pPr>
      <w:ins w:id="988" w:author="MARCELO PEREIRA" w:date="2009-05-28T15:01:00Z">
        <w:r w:rsidRPr="00237B68">
          <w:rPr>
            <w:rFonts w:ascii="Times New Roman" w:hAnsi="Times New Roman"/>
            <w:rPrChange w:id="989" w:author="MARCELO" w:date="2009-06-07T15:29:00Z">
              <w:rPr>
                <w:rFonts w:ascii="Times New Roman" w:hAnsi="Times New Roman"/>
                <w:color w:val="FF0000"/>
              </w:rPr>
            </w:rPrChange>
          </w:rPr>
          <w:t>Es</w:t>
        </w:r>
      </w:ins>
      <w:ins w:id="990" w:author="MARCELO PEREIRA" w:date="2009-05-28T15:02:00Z">
        <w:r w:rsidRPr="00237B68">
          <w:rPr>
            <w:rFonts w:ascii="Times New Roman" w:hAnsi="Times New Roman"/>
            <w:rPrChange w:id="991" w:author="MARCELO" w:date="2009-06-07T15:29:00Z">
              <w:rPr>
                <w:rFonts w:ascii="Times New Roman" w:hAnsi="Times New Roman"/>
                <w:color w:val="FF0000"/>
              </w:rPr>
            </w:rPrChange>
          </w:rPr>
          <w:t xml:space="preserve">te conjunto de dificuldades encontradas serviu </w:t>
        </w:r>
        <w:del w:id="992" w:author="MARCELO" w:date="2009-06-06T12:22:00Z">
          <w:r w:rsidRPr="00237B68" w:rsidDel="00CD0385">
            <w:rPr>
              <w:rFonts w:ascii="Times New Roman" w:hAnsi="Times New Roman"/>
              <w:rPrChange w:id="993" w:author="MARCELO" w:date="2009-06-07T15:29:00Z">
                <w:rPr>
                  <w:rFonts w:ascii="Times New Roman" w:hAnsi="Times New Roman"/>
                  <w:color w:val="FF0000"/>
                </w:rPr>
              </w:rPrChange>
            </w:rPr>
            <w:delText>como</w:delText>
          </w:r>
        </w:del>
      </w:ins>
      <w:ins w:id="994" w:author="MARCELO" w:date="2009-06-06T12:22:00Z">
        <w:r w:rsidR="00CD0385" w:rsidRPr="00237B68">
          <w:rPr>
            <w:rFonts w:ascii="Times New Roman" w:hAnsi="Times New Roman"/>
            <w:rPrChange w:id="995" w:author="MARCELO" w:date="2009-06-07T15:29:00Z">
              <w:rPr>
                <w:rFonts w:ascii="Times New Roman" w:hAnsi="Times New Roman"/>
                <w:color w:val="FF0000"/>
              </w:rPr>
            </w:rPrChange>
          </w:rPr>
          <w:t>de</w:t>
        </w:r>
      </w:ins>
      <w:ins w:id="996" w:author="MARCELO PEREIRA" w:date="2009-05-28T15:02:00Z">
        <w:r w:rsidRPr="00237B68">
          <w:rPr>
            <w:rFonts w:ascii="Times New Roman" w:hAnsi="Times New Roman"/>
            <w:rPrChange w:id="997" w:author="MARCELO" w:date="2009-06-07T15:29:00Z">
              <w:rPr>
                <w:rFonts w:ascii="Times New Roman" w:hAnsi="Times New Roman"/>
                <w:color w:val="FF0000"/>
              </w:rPr>
            </w:rPrChange>
          </w:rPr>
          <w:t xml:space="preserve"> motivação para o desenvolvimento de uma ferramenta que atenda a essas necessidades da etapa de pós-codificação. O diferencial do sistema proposto por este trabalho</w:t>
        </w:r>
        <w:del w:id="998" w:author="MARCELO" w:date="2009-06-06T12:22:00Z">
          <w:r w:rsidRPr="00237B68" w:rsidDel="00CD0385">
            <w:rPr>
              <w:rFonts w:ascii="Times New Roman" w:hAnsi="Times New Roman"/>
              <w:rPrChange w:id="999" w:author="MARCELO" w:date="2009-06-07T15:29:00Z">
                <w:rPr>
                  <w:rFonts w:ascii="Times New Roman" w:hAnsi="Times New Roman"/>
                  <w:color w:val="FF0000"/>
                </w:rPr>
              </w:rPrChange>
            </w:rPr>
            <w:delText>,</w:delText>
          </w:r>
        </w:del>
        <w:r w:rsidRPr="00237B68">
          <w:rPr>
            <w:rFonts w:ascii="Times New Roman" w:hAnsi="Times New Roman"/>
            <w:rPrChange w:id="1000" w:author="MARCELO" w:date="2009-06-07T15:29:00Z">
              <w:rPr>
                <w:rFonts w:ascii="Times New Roman" w:hAnsi="Times New Roman"/>
                <w:color w:val="FF0000"/>
              </w:rPr>
            </w:rPrChange>
          </w:rPr>
          <w:t xml:space="preserve"> </w:t>
        </w:r>
        <w:del w:id="1001" w:author="MARCELO" w:date="2009-06-06T12:22:00Z">
          <w:r w:rsidRPr="00237B68" w:rsidDel="00CD0385">
            <w:rPr>
              <w:rFonts w:ascii="Times New Roman" w:hAnsi="Times New Roman"/>
              <w:rPrChange w:id="1002" w:author="MARCELO" w:date="2009-06-07T15:29:00Z">
                <w:rPr>
                  <w:rFonts w:ascii="Times New Roman" w:hAnsi="Times New Roman"/>
                  <w:color w:val="FF0000"/>
                </w:rPr>
              </w:rPrChange>
            </w:rPr>
            <w:delText>além de prover as</w:delText>
          </w:r>
        </w:del>
      </w:ins>
      <w:ins w:id="1003" w:author="MARCELO" w:date="2009-06-06T12:22:00Z">
        <w:r w:rsidR="00CD0385" w:rsidRPr="00237B68">
          <w:rPr>
            <w:rFonts w:ascii="Times New Roman" w:hAnsi="Times New Roman"/>
            <w:rPrChange w:id="1004" w:author="MARCELO" w:date="2009-06-07T15:29:00Z">
              <w:rPr>
                <w:rFonts w:ascii="Times New Roman" w:hAnsi="Times New Roman"/>
                <w:color w:val="FF0000"/>
              </w:rPr>
            </w:rPrChange>
          </w:rPr>
          <w:t xml:space="preserve">consiste na provisão das seguintes </w:t>
        </w:r>
      </w:ins>
      <w:ins w:id="1005" w:author="MARCELO PEREIRA" w:date="2009-05-28T15:02:00Z">
        <w:del w:id="1006" w:author="MARCELO" w:date="2009-06-06T12:22:00Z">
          <w:r w:rsidRPr="00237B68" w:rsidDel="00CD0385">
            <w:rPr>
              <w:rFonts w:ascii="Times New Roman" w:hAnsi="Times New Roman"/>
              <w:rPrChange w:id="1007" w:author="MARCELO" w:date="2009-06-07T15:29:00Z">
                <w:rPr>
                  <w:rFonts w:ascii="Times New Roman" w:hAnsi="Times New Roman"/>
                  <w:color w:val="FF0000"/>
                </w:rPr>
              </w:rPrChange>
            </w:rPr>
            <w:delText xml:space="preserve"> </w:delText>
          </w:r>
        </w:del>
        <w:r w:rsidRPr="00237B68">
          <w:rPr>
            <w:rFonts w:ascii="Times New Roman" w:hAnsi="Times New Roman"/>
            <w:rPrChange w:id="1008" w:author="MARCELO" w:date="2009-06-07T15:29:00Z">
              <w:rPr>
                <w:rFonts w:ascii="Times New Roman" w:hAnsi="Times New Roman"/>
                <w:color w:val="FF0000"/>
              </w:rPr>
            </w:rPrChange>
          </w:rPr>
          <w:t>funcionalidades</w:t>
        </w:r>
      </w:ins>
      <w:ins w:id="1009" w:author="MARCELO" w:date="2009-06-06T12:22:00Z">
        <w:r w:rsidR="00CD0385" w:rsidRPr="00237B68">
          <w:rPr>
            <w:rFonts w:ascii="Times New Roman" w:hAnsi="Times New Roman"/>
            <w:rPrChange w:id="1010" w:author="MARCELO" w:date="2009-06-07T15:29:00Z">
              <w:rPr>
                <w:rFonts w:ascii="Times New Roman" w:hAnsi="Times New Roman"/>
                <w:color w:val="FF0000"/>
              </w:rPr>
            </w:rPrChange>
          </w:rPr>
          <w:t>:</w:t>
        </w:r>
      </w:ins>
      <w:ins w:id="1011" w:author="MARCELO PEREIRA" w:date="2009-05-28T15:02:00Z">
        <w:r w:rsidRPr="00237B68">
          <w:rPr>
            <w:rFonts w:ascii="Times New Roman" w:hAnsi="Times New Roman"/>
            <w:rPrChange w:id="1012" w:author="MARCELO" w:date="2009-06-07T15:29:00Z">
              <w:rPr>
                <w:rFonts w:ascii="Times New Roman" w:hAnsi="Times New Roman"/>
                <w:color w:val="FF0000"/>
              </w:rPr>
            </w:rPrChange>
          </w:rPr>
          <w:t xml:space="preserve"> </w:t>
        </w:r>
      </w:ins>
      <w:ins w:id="1013" w:author="MARCELO" w:date="2009-06-07T15:07:00Z">
        <w:r w:rsidR="00BE35AB" w:rsidRPr="00237B68">
          <w:rPr>
            <w:rFonts w:ascii="Times New Roman" w:hAnsi="Times New Roman"/>
            <w:rPrChange w:id="1014" w:author="MARCELO" w:date="2009-06-07T15:29:00Z">
              <w:rPr>
                <w:rFonts w:ascii="Times New Roman" w:hAnsi="Times New Roman"/>
                <w:color w:val="FF0000"/>
              </w:rPr>
            </w:rPrChange>
          </w:rPr>
          <w:t>documentação automática</w:t>
        </w:r>
      </w:ins>
      <w:ins w:id="1015" w:author="MARCELO PEREIRA" w:date="2009-05-28T15:02:00Z">
        <w:del w:id="1016" w:author="MARCELO" w:date="2009-06-06T12:22:00Z">
          <w:r w:rsidRPr="00237B68" w:rsidDel="00CD0385">
            <w:rPr>
              <w:rFonts w:ascii="Times New Roman" w:hAnsi="Times New Roman"/>
              <w:rPrChange w:id="1017" w:author="MARCELO" w:date="2009-06-07T15:29:00Z">
                <w:rPr>
                  <w:rFonts w:ascii="Times New Roman" w:hAnsi="Times New Roman"/>
                  <w:color w:val="FF0000"/>
                </w:rPr>
              </w:rPrChange>
            </w:rPr>
            <w:delText xml:space="preserve">que atendam </w:delText>
          </w:r>
        </w:del>
      </w:ins>
      <w:ins w:id="1018" w:author="MARCELO PEREIRA" w:date="2009-05-28T15:06:00Z">
        <w:del w:id="1019" w:author="MARCELO" w:date="2009-06-06T12:22:00Z">
          <w:r w:rsidRPr="00237B68" w:rsidDel="00CD0385">
            <w:rPr>
              <w:rFonts w:ascii="Times New Roman" w:hAnsi="Times New Roman"/>
              <w:rPrChange w:id="1020" w:author="MARCELO" w:date="2009-06-07T15:29:00Z">
                <w:rPr>
                  <w:rFonts w:ascii="Times New Roman" w:hAnsi="Times New Roman"/>
                  <w:color w:val="FF0000"/>
                </w:rPr>
              </w:rPrChange>
            </w:rPr>
            <w:delText>a estas necessidades, é</w:delText>
          </w:r>
        </w:del>
      </w:ins>
      <w:ins w:id="1021" w:author="MARCELO" w:date="2009-06-06T12:22:00Z">
        <w:r w:rsidR="00CD0385" w:rsidRPr="00237B68">
          <w:rPr>
            <w:rFonts w:ascii="Times New Roman" w:hAnsi="Times New Roman"/>
            <w:rPrChange w:id="1022" w:author="MARCELO" w:date="2009-06-07T15:29:00Z">
              <w:rPr>
                <w:rFonts w:ascii="Times New Roman" w:hAnsi="Times New Roman"/>
                <w:color w:val="FF0000"/>
              </w:rPr>
            </w:rPrChange>
          </w:rPr>
          <w:t>,</w:t>
        </w:r>
      </w:ins>
      <w:ins w:id="1023" w:author="MARCELO" w:date="2009-06-07T15:07:00Z">
        <w:r w:rsidR="00BE35AB" w:rsidRPr="00237B68">
          <w:rPr>
            <w:rFonts w:ascii="Times New Roman" w:hAnsi="Times New Roman"/>
            <w:rPrChange w:id="1024" w:author="MARCELO" w:date="2009-06-07T15:29:00Z">
              <w:rPr>
                <w:rFonts w:ascii="Times New Roman" w:hAnsi="Times New Roman"/>
                <w:color w:val="FF0000"/>
              </w:rPr>
            </w:rPrChange>
          </w:rPr>
          <w:t xml:space="preserve"> geração de gráficos de dependências</w:t>
        </w:r>
      </w:ins>
      <w:ins w:id="1025" w:author="MARCELO" w:date="2009-06-07T15:10:00Z">
        <w:r w:rsidR="00BE35AB" w:rsidRPr="00237B68">
          <w:rPr>
            <w:rFonts w:ascii="Times New Roman" w:hAnsi="Times New Roman"/>
            <w:rPrChange w:id="1026" w:author="MARCELO" w:date="2009-06-07T15:29:00Z">
              <w:rPr>
                <w:rFonts w:ascii="Times New Roman" w:hAnsi="Times New Roman"/>
                <w:color w:val="FF0000"/>
              </w:rPr>
            </w:rPrChange>
          </w:rPr>
          <w:t xml:space="preserve">, </w:t>
        </w:r>
      </w:ins>
      <w:ins w:id="1027" w:author="MARCELO" w:date="2009-06-07T15:13:00Z">
        <w:r w:rsidR="00BE35AB" w:rsidRPr="00237B68">
          <w:rPr>
            <w:rFonts w:ascii="Times New Roman" w:hAnsi="Times New Roman"/>
            <w:rPrChange w:id="1028" w:author="MARCELO" w:date="2009-06-07T15:29:00Z">
              <w:rPr>
                <w:rFonts w:ascii="Times New Roman" w:hAnsi="Times New Roman"/>
                <w:color w:val="FF0000"/>
              </w:rPr>
            </w:rPrChange>
          </w:rPr>
          <w:t>renomeação</w:t>
        </w:r>
      </w:ins>
      <w:ins w:id="1029" w:author="MARCELO" w:date="2009-06-07T15:10:00Z">
        <w:r w:rsidR="00BE35AB" w:rsidRPr="00237B68">
          <w:rPr>
            <w:rFonts w:ascii="Times New Roman" w:hAnsi="Times New Roman"/>
            <w:rPrChange w:id="1030" w:author="MARCELO" w:date="2009-06-07T15:29:00Z">
              <w:rPr>
                <w:rFonts w:ascii="Times New Roman" w:hAnsi="Times New Roman"/>
                <w:color w:val="FF0000"/>
              </w:rPr>
            </w:rPrChange>
          </w:rPr>
          <w:t xml:space="preserve"> de entidades do banco de dados</w:t>
        </w:r>
      </w:ins>
      <w:ins w:id="1031" w:author="MARCELO" w:date="2009-06-07T15:08:00Z">
        <w:r w:rsidR="00BE35AB" w:rsidRPr="00237B68">
          <w:rPr>
            <w:rFonts w:ascii="Times New Roman" w:hAnsi="Times New Roman"/>
            <w:rPrChange w:id="1032" w:author="MARCELO" w:date="2009-06-07T15:29:00Z">
              <w:rPr>
                <w:rFonts w:ascii="Times New Roman" w:hAnsi="Times New Roman"/>
                <w:color w:val="FF0000"/>
              </w:rPr>
            </w:rPrChange>
          </w:rPr>
          <w:t xml:space="preserve"> e geração automática de uma fachada para os pacotes de dados</w:t>
        </w:r>
      </w:ins>
      <w:ins w:id="1033" w:author="MARCELO" w:date="2009-06-07T15:09:00Z">
        <w:r w:rsidR="00BE35AB" w:rsidRPr="00237B68">
          <w:rPr>
            <w:rFonts w:ascii="Times New Roman" w:hAnsi="Times New Roman"/>
            <w:rPrChange w:id="1034" w:author="MARCELO" w:date="2009-06-07T15:29:00Z">
              <w:rPr>
                <w:rFonts w:ascii="Times New Roman" w:hAnsi="Times New Roman"/>
                <w:color w:val="FF0000"/>
              </w:rPr>
            </w:rPrChange>
          </w:rPr>
          <w:t>,</w:t>
        </w:r>
      </w:ins>
      <w:ins w:id="1035" w:author="MARCELO" w:date="2009-06-06T12:22:00Z">
        <w:r w:rsidR="00CD0385" w:rsidRPr="00237B68">
          <w:rPr>
            <w:rFonts w:ascii="Times New Roman" w:hAnsi="Times New Roman"/>
            <w:rPrChange w:id="1036" w:author="MARCELO" w:date="2009-06-07T15:29:00Z">
              <w:rPr>
                <w:rFonts w:ascii="Times New Roman" w:hAnsi="Times New Roman"/>
                <w:color w:val="FF0000"/>
              </w:rPr>
            </w:rPrChange>
          </w:rPr>
          <w:t xml:space="preserve"> além de</w:t>
        </w:r>
      </w:ins>
      <w:ins w:id="1037" w:author="MARCELO PEREIRA" w:date="2009-05-28T15:06:00Z">
        <w:r w:rsidRPr="00237B68">
          <w:rPr>
            <w:rFonts w:ascii="Times New Roman" w:hAnsi="Times New Roman"/>
            <w:rPrChange w:id="1038" w:author="MARCELO" w:date="2009-06-07T15:29:00Z">
              <w:rPr>
                <w:rFonts w:ascii="Times New Roman" w:hAnsi="Times New Roman"/>
                <w:color w:val="FF0000"/>
              </w:rPr>
            </w:rPrChange>
          </w:rPr>
          <w:t xml:space="preserve"> possuir código aberto, ser livre </w:t>
        </w:r>
      </w:ins>
      <w:ins w:id="1039" w:author="MARCELO PEREIRA" w:date="2009-05-28T15:07:00Z">
        <w:r w:rsidRPr="00237B68">
          <w:rPr>
            <w:rFonts w:ascii="Times New Roman" w:hAnsi="Times New Roman"/>
            <w:rPrChange w:id="1040" w:author="MARCELO" w:date="2009-06-07T15:29:00Z">
              <w:rPr>
                <w:rFonts w:ascii="Times New Roman" w:hAnsi="Times New Roman"/>
                <w:color w:val="FF0000"/>
              </w:rPr>
            </w:rPrChange>
          </w:rPr>
          <w:t xml:space="preserve">de custos de licença e independente de sistema </w:t>
        </w:r>
        <w:del w:id="1041" w:author="MARCELO" w:date="2009-06-08T21:16:00Z">
          <w:r w:rsidRPr="00237B68" w:rsidDel="009759FE">
            <w:rPr>
              <w:rFonts w:ascii="Times New Roman" w:hAnsi="Times New Roman"/>
              <w:rPrChange w:id="1042" w:author="MARCELO" w:date="2009-06-07T15:29:00Z">
                <w:rPr>
                  <w:rFonts w:ascii="Times New Roman" w:hAnsi="Times New Roman"/>
                  <w:color w:val="FF0000"/>
                </w:rPr>
              </w:rPrChange>
            </w:rPr>
            <w:delText>operacional.</w:delText>
          </w:r>
        </w:del>
      </w:ins>
      <w:ins w:id="1043" w:author="MARCELO" w:date="2009-06-08T21:16:00Z">
        <w:r w:rsidR="009759FE" w:rsidRPr="00237B68">
          <w:rPr>
            <w:rFonts w:ascii="Times New Roman" w:hAnsi="Times New Roman"/>
          </w:rPr>
          <w:t xml:space="preserve">operacional. </w:t>
        </w:r>
      </w:ins>
    </w:p>
    <w:p w:rsidR="00FB039E" w:rsidDel="00326531" w:rsidRDefault="00FB039E" w:rsidP="009779EE">
      <w:pPr>
        <w:spacing w:line="360" w:lineRule="auto"/>
        <w:ind w:firstLine="709"/>
        <w:jc w:val="both"/>
        <w:rPr>
          <w:del w:id="1044" w:author="MARCELO" w:date="2009-05-31T16:34:00Z"/>
          <w:rFonts w:ascii="Times New Roman" w:hAnsi="Times New Roman"/>
          <w:color w:val="808080"/>
          <w:u w:val="single"/>
          <w:rPrChange w:id="1045" w:author="MARCELO PEREIRA" w:date="2009-05-28T15:18:00Z">
            <w:rPr>
              <w:del w:id="1046" w:author="MARCELO" w:date="2009-05-31T16:34:00Z"/>
              <w:rFonts w:ascii="Times New Roman" w:hAnsi="Times New Roman"/>
              <w:color w:val="808080"/>
              <w:u w:val="single"/>
            </w:rPr>
          </w:rPrChange>
        </w:rPr>
        <w:pPrChange w:id="1047" w:author="MARCELO" w:date="2009-06-07T22:11:00Z">
          <w:pPr>
            <w:spacing w:line="360" w:lineRule="auto"/>
            <w:jc w:val="both"/>
          </w:pPr>
        </w:pPrChange>
      </w:pPr>
      <w:r>
        <w:rPr>
          <w:rFonts w:ascii="Times New Roman" w:hAnsi="Times New Roman"/>
        </w:rPr>
        <w:tab/>
      </w:r>
      <w:del w:id="1048" w:author="MARCELO" w:date="2009-05-31T16:34:00Z">
        <w:r w:rsidDel="00326531">
          <w:rPr>
            <w:rFonts w:ascii="Times New Roman" w:hAnsi="Times New Roman"/>
            <w:color w:val="808080"/>
            <w:u w:val="single"/>
            <w:rPrChange w:id="1049" w:author="MARCELO PEREIRA" w:date="2009-05-28T15:18:00Z">
              <w:rPr>
                <w:rFonts w:ascii="Times New Roman" w:hAnsi="Times New Roman"/>
                <w:color w:val="808080"/>
                <w:u w:val="single"/>
              </w:rPr>
            </w:rPrChange>
          </w:rPr>
          <w:delText>Os profissionais da computação têm usado as boas experiências de projetos passados em novos projetos como forma de minimizar o custo e o tempo de desenvolvimento e maximizar a qualidade e a corretude. Dentre as técnicas de reuso, podemos citar o uso de Padrões de Projeto [5]. Este trabalho faz uso do conceito de padrões de projetos para aumentar a produtividade do desenvolvedor PL/SQL, seja pela facilidade de escrita de código ou de manutenção de projeto, ou pelo uso de um sistema de testes mais avançado.</w:delText>
        </w:r>
      </w:del>
    </w:p>
    <w:p w:rsidR="00FB039E" w:rsidDel="00326531" w:rsidRDefault="00FB039E" w:rsidP="009779EE">
      <w:pPr>
        <w:spacing w:line="360" w:lineRule="auto"/>
        <w:ind w:firstLine="709"/>
        <w:jc w:val="both"/>
        <w:rPr>
          <w:del w:id="1050" w:author="MARCELO" w:date="2009-05-31T16:34:00Z"/>
          <w:rFonts w:ascii="Times New Roman" w:hAnsi="Times New Roman"/>
          <w:color w:val="808080"/>
          <w:u w:val="single"/>
          <w:rPrChange w:id="1051" w:author="MARCELO PEREIRA" w:date="2009-05-28T15:18:00Z">
            <w:rPr>
              <w:del w:id="1052" w:author="MARCELO" w:date="2009-05-31T16:34:00Z"/>
              <w:rFonts w:ascii="Times New Roman" w:hAnsi="Times New Roman"/>
              <w:color w:val="808080"/>
              <w:u w:val="single"/>
            </w:rPr>
          </w:rPrChange>
        </w:rPr>
        <w:pPrChange w:id="1053" w:author="MARCELO" w:date="2009-06-07T22:11:00Z">
          <w:pPr>
            <w:spacing w:line="360" w:lineRule="auto"/>
            <w:jc w:val="both"/>
          </w:pPr>
        </w:pPrChange>
      </w:pPr>
      <w:del w:id="1054" w:author="MARCELO" w:date="2009-05-31T16:34:00Z">
        <w:r w:rsidDel="00326531">
          <w:rPr>
            <w:rFonts w:ascii="Times New Roman" w:hAnsi="Times New Roman"/>
            <w:color w:val="808080"/>
            <w:u w:val="single"/>
            <w:rPrChange w:id="1055" w:author="MARCELO PEREIRA" w:date="2009-05-28T15:18:00Z">
              <w:rPr>
                <w:rFonts w:ascii="Times New Roman" w:hAnsi="Times New Roman"/>
                <w:color w:val="808080"/>
                <w:u w:val="single"/>
              </w:rPr>
            </w:rPrChange>
          </w:rPr>
          <w:tab/>
          <w:delText xml:space="preserve">De acordo com Alexander et al. [6], um padrão descreve um problema e uma solução, de modo que esta solução possa se aplicar várias vezes em outros problemas similares. Aplicando esta definição de Alexander no projeto de software, um padrão de projeto corresponde a uma micro-arquitetura de classes e suas colaborações com o intuito de resolver um </w:delText>
        </w:r>
      </w:del>
      <w:ins w:id="1056" w:author="MARCELO PEREIRA" w:date="2009-05-28T13:13:00Z">
        <w:del w:id="1057" w:author="MARCELO" w:date="2009-05-31T16:34:00Z">
          <w:r w:rsidDel="00326531">
            <w:rPr>
              <w:rFonts w:ascii="Times New Roman" w:hAnsi="Times New Roman"/>
              <w:color w:val="808080"/>
              <w:u w:val="single"/>
            </w:rPr>
            <w:delText xml:space="preserve">dado </w:delText>
          </w:r>
        </w:del>
      </w:ins>
      <w:del w:id="1058" w:author="MARCELO" w:date="2009-05-31T16:34:00Z">
        <w:r w:rsidDel="00326531">
          <w:rPr>
            <w:rFonts w:ascii="Times New Roman" w:hAnsi="Times New Roman"/>
            <w:color w:val="808080"/>
            <w:u w:val="single"/>
            <w:rPrChange w:id="1059" w:author="MARCELO PEREIRA" w:date="2009-05-28T15:18:00Z">
              <w:rPr>
                <w:rFonts w:ascii="Times New Roman" w:hAnsi="Times New Roman"/>
                <w:color w:val="808080"/>
                <w:u w:val="single"/>
              </w:rPr>
            </w:rPrChange>
          </w:rPr>
          <w:delText>problema</w:delText>
        </w:r>
        <w:r w:rsidDel="00326531">
          <w:rPr>
            <w:rFonts w:ascii="Times New Roman" w:hAnsi="Times New Roman"/>
            <w:color w:val="808080"/>
            <w:u w:val="single"/>
          </w:rPr>
          <w:delText>-chave</w:delText>
        </w:r>
        <w:r w:rsidDel="00326531">
          <w:rPr>
            <w:rFonts w:ascii="Times New Roman" w:hAnsi="Times New Roman"/>
            <w:color w:val="808080"/>
            <w:u w:val="single"/>
            <w:rPrChange w:id="1060" w:author="MARCELO PEREIRA" w:date="2009-05-28T15:18:00Z">
              <w:rPr>
                <w:rFonts w:ascii="Times New Roman" w:hAnsi="Times New Roman"/>
                <w:color w:val="808080"/>
                <w:u w:val="single"/>
              </w:rPr>
            </w:rPrChange>
          </w:rPr>
          <w:delText>.</w:delText>
        </w:r>
      </w:del>
    </w:p>
    <w:p w:rsidR="00FB039E" w:rsidDel="00326531" w:rsidRDefault="00FB039E" w:rsidP="009779EE">
      <w:pPr>
        <w:spacing w:line="360" w:lineRule="auto"/>
        <w:ind w:firstLine="709"/>
        <w:jc w:val="both"/>
        <w:rPr>
          <w:del w:id="1061" w:author="MARCELO" w:date="2009-05-31T16:34:00Z"/>
          <w:rFonts w:ascii="Times New Roman" w:hAnsi="Times New Roman"/>
          <w:color w:val="808080"/>
          <w:u w:val="single"/>
          <w:rPrChange w:id="1062" w:author="MARCELO PEREIRA" w:date="2009-05-28T15:18:00Z">
            <w:rPr>
              <w:del w:id="1063" w:author="MARCELO" w:date="2009-05-31T16:34:00Z"/>
              <w:rFonts w:ascii="Times New Roman" w:hAnsi="Times New Roman"/>
              <w:color w:val="808080"/>
              <w:u w:val="single"/>
            </w:rPr>
          </w:rPrChange>
        </w:rPr>
        <w:pPrChange w:id="1064" w:author="MARCELO" w:date="2009-06-07T22:11:00Z">
          <w:pPr>
            <w:spacing w:line="360" w:lineRule="auto"/>
            <w:jc w:val="both"/>
          </w:pPr>
        </w:pPrChange>
      </w:pPr>
      <w:del w:id="1065" w:author="MARCELO" w:date="2009-05-31T16:34:00Z">
        <w:r w:rsidDel="00326531">
          <w:rPr>
            <w:rFonts w:ascii="Times New Roman" w:hAnsi="Times New Roman"/>
            <w:color w:val="808080"/>
            <w:u w:val="single"/>
            <w:rPrChange w:id="1066" w:author="MARCELO PEREIRA" w:date="2009-05-28T15:18:00Z">
              <w:rPr>
                <w:rFonts w:ascii="Times New Roman" w:hAnsi="Times New Roman"/>
                <w:color w:val="808080"/>
                <w:u w:val="single"/>
              </w:rPr>
            </w:rPrChange>
          </w:rPr>
          <w:tab/>
          <w:delText>Seguindo esta linha de raciocínio, a partir do reuso da análise e do projeto de um domínio de problema específico, pode-se desenvolver um modelo para um grupo de aplicações semelhantes de modo que suas funcionalidades comuns já estejam planejadas.</w:delText>
        </w:r>
      </w:del>
    </w:p>
    <w:p w:rsidR="00FB039E" w:rsidDel="00326531" w:rsidRDefault="00FB039E" w:rsidP="009779EE">
      <w:pPr>
        <w:spacing w:line="360" w:lineRule="auto"/>
        <w:ind w:firstLine="709"/>
        <w:jc w:val="both"/>
        <w:rPr>
          <w:del w:id="1067" w:author="MARCELO" w:date="2009-05-31T16:34:00Z"/>
          <w:rPrChange w:id="1068" w:author="MARCELO PEREIRA" w:date="2009-05-28T15:18:00Z">
            <w:rPr>
              <w:del w:id="1069" w:author="MARCELO" w:date="2009-05-31T16:34:00Z"/>
            </w:rPr>
          </w:rPrChange>
        </w:rPr>
        <w:pPrChange w:id="1070" w:author="MARCELO" w:date="2009-06-07T22:11:00Z">
          <w:pPr>
            <w:spacing w:line="360" w:lineRule="auto"/>
            <w:jc w:val="both"/>
          </w:pPr>
        </w:pPrChange>
      </w:pPr>
      <w:del w:id="1071" w:author="MARCELO" w:date="2009-05-31T16:34:00Z">
        <w:r w:rsidDel="00326531">
          <w:rPr>
            <w:rFonts w:ascii="Times New Roman" w:hAnsi="Times New Roman"/>
            <w:color w:val="808080"/>
            <w:u w:val="single"/>
            <w:rPrChange w:id="1072" w:author="MARCELO PEREIRA" w:date="2009-05-28T15:18:00Z">
              <w:rPr>
                <w:rFonts w:ascii="Times New Roman" w:hAnsi="Times New Roman"/>
                <w:color w:val="808080"/>
                <w:u w:val="single"/>
              </w:rPr>
            </w:rPrChange>
          </w:rPr>
          <w:tab/>
          <w:delText xml:space="preserve">Considerando este contexto, pode-se relacionar o uso de padrões com a tecnologia de desenvolvimento de aplicações de BD, dando origem a um grupo de padrões de projeto específicos para este ambiente. Observa-se na literatura uma convicção de que uma abordagem voltada a reutilização só alcança resultados significativos se estiver voltada para um domínio específico [7][8][9]. Portanto, para que isso seja alcançado, o presente documento propõe </w:delText>
        </w:r>
        <w:r w:rsidDel="00326531">
          <w:rPr>
            <w:rFonts w:ascii="Times New Roman" w:hAnsi="Times New Roman"/>
            <w:color w:val="808080"/>
            <w:u w:val="single"/>
          </w:rPr>
          <w:delText xml:space="preserve">um plano de trabalho para a realização de pesquisas voltadas para </w:delText>
        </w:r>
        <w:r w:rsidDel="00326531">
          <w:rPr>
            <w:rFonts w:ascii="Times New Roman" w:hAnsi="Times New Roman"/>
            <w:color w:val="808080"/>
            <w:u w:val="single"/>
            <w:rPrChange w:id="1073" w:author="MARCELO PEREIRA" w:date="2009-05-28T15:18:00Z">
              <w:rPr>
                <w:rFonts w:ascii="Times New Roman" w:hAnsi="Times New Roman"/>
                <w:color w:val="808080"/>
                <w:u w:val="single"/>
              </w:rPr>
            </w:rPrChange>
          </w:rPr>
          <w:delText xml:space="preserve">a definição dos referidos padrões de projetos aplicados a ambientes de desenvolvimento de aplicações de BD. </w:delText>
        </w:r>
        <w:r w:rsidDel="00326531">
          <w:rPr>
            <w:rFonts w:ascii="Times New Roman" w:hAnsi="Times New Roman"/>
            <w:color w:val="808080"/>
            <w:u w:val="single"/>
          </w:rPr>
          <w:delText>A grande motivação para a realização deste estudo ocorre pelo fato de não se ter conhecimento sobre a existência de propostas voltadas para a especificação e implementação de padrões de projeto para tais ambientes.</w:delText>
        </w:r>
      </w:del>
    </w:p>
    <w:p w:rsidR="00FB039E" w:rsidDel="00326531" w:rsidRDefault="00FB039E" w:rsidP="009779EE">
      <w:pPr>
        <w:spacing w:line="360" w:lineRule="auto"/>
        <w:ind w:firstLine="709"/>
        <w:jc w:val="both"/>
        <w:rPr>
          <w:del w:id="1074" w:author="MARCELO" w:date="2009-05-31T16:34:00Z"/>
        </w:rPr>
        <w:pPrChange w:id="1075" w:author="MARCELO" w:date="2009-06-07T22:11:00Z">
          <w:pPr>
            <w:spacing w:line="360" w:lineRule="auto"/>
            <w:jc w:val="both"/>
          </w:pPr>
        </w:pPrChange>
      </w:pPr>
      <w:del w:id="1076" w:author="MARCELO" w:date="2009-05-31T16:34:00Z">
        <w:r w:rsidDel="00326531">
          <w:rPr>
            <w:rFonts w:ascii="Times New Roman" w:hAnsi="Times New Roman"/>
            <w:color w:val="808080"/>
            <w:u w:val="single"/>
            <w:rPrChange w:id="1077" w:author="MARCELO PEREIRA" w:date="2009-05-28T15:18:00Z">
              <w:rPr>
                <w:rFonts w:ascii="Times New Roman" w:hAnsi="Times New Roman"/>
                <w:color w:val="808080"/>
                <w:u w:val="single"/>
              </w:rPr>
            </w:rPrChange>
          </w:rPr>
          <w:tab/>
          <w:delText>Acredita-se que a realização desta pesquisa trará benefícios para a área em questão, pois o uso de padrões pode possibilitar um ganho significativo em termos de qualidade e produtividade no desenvolvimento de aplicações de BD por permitir, por exemplo, que projetistas menos experientes possam reusar uma solução correta e já existente. Isso evita a redescoberta de uma solução, possibilitando a concentração de esforços de desenvolvimento nos aspectos inéditos de uma ferramenta de programação em PL/SQL em particular.</w:delText>
        </w:r>
      </w:del>
    </w:p>
    <w:p w:rsidR="00FB039E" w:rsidDel="00326531" w:rsidRDefault="00FB039E" w:rsidP="009779EE">
      <w:pPr>
        <w:spacing w:line="360" w:lineRule="auto"/>
        <w:ind w:firstLine="709"/>
        <w:jc w:val="both"/>
        <w:rPr>
          <w:del w:id="1078" w:author="MARCELO" w:date="2009-05-31T16:34:00Z"/>
          <w:rFonts w:ascii="Times New Roman" w:hAnsi="Times New Roman"/>
          <w:color w:val="808080"/>
          <w:u w:val="single"/>
          <w:rPrChange w:id="1079" w:author="MARCELO PEREIRA" w:date="2009-05-28T15:18:00Z">
            <w:rPr>
              <w:del w:id="1080" w:author="MARCELO" w:date="2009-05-31T16:34:00Z"/>
              <w:rFonts w:ascii="Times New Roman" w:hAnsi="Times New Roman"/>
              <w:color w:val="808080"/>
              <w:u w:val="single"/>
            </w:rPr>
          </w:rPrChange>
        </w:rPr>
        <w:pPrChange w:id="1081" w:author="MARCELO" w:date="2009-06-07T22:11:00Z">
          <w:pPr>
            <w:spacing w:line="360" w:lineRule="auto"/>
            <w:jc w:val="both"/>
          </w:pPr>
        </w:pPrChange>
      </w:pPr>
    </w:p>
    <w:p w:rsidR="00FB039E" w:rsidDel="00326531" w:rsidRDefault="00FB039E" w:rsidP="009779EE">
      <w:pPr>
        <w:spacing w:line="360" w:lineRule="auto"/>
        <w:ind w:firstLine="709"/>
        <w:jc w:val="both"/>
        <w:rPr>
          <w:del w:id="1082" w:author="MARCELO" w:date="2009-05-31T16:34:00Z"/>
          <w:rPrChange w:id="1083" w:author="MARCELO PEREIRA" w:date="2009-05-28T15:18:00Z">
            <w:rPr>
              <w:del w:id="1084" w:author="MARCELO" w:date="2009-05-31T16:34:00Z"/>
            </w:rPr>
          </w:rPrChange>
        </w:rPr>
        <w:pPrChange w:id="1085" w:author="MARCELO" w:date="2009-06-07T22:11:00Z">
          <w:pPr>
            <w:spacing w:line="360" w:lineRule="auto"/>
            <w:jc w:val="both"/>
          </w:pPr>
        </w:pPrChange>
      </w:pPr>
    </w:p>
    <w:p w:rsidR="00FB039E" w:rsidDel="00326531" w:rsidRDefault="00FB039E" w:rsidP="009779EE">
      <w:pPr>
        <w:spacing w:line="360" w:lineRule="auto"/>
        <w:ind w:firstLine="709"/>
        <w:jc w:val="both"/>
        <w:rPr>
          <w:del w:id="1086" w:author="MARCELO" w:date="2009-05-31T16:34:00Z"/>
          <w:rPrChange w:id="1087" w:author="MARCELO PEREIRA" w:date="2009-05-28T15:18:00Z">
            <w:rPr>
              <w:del w:id="1088" w:author="MARCELO" w:date="2009-05-31T16:34:00Z"/>
            </w:rPr>
          </w:rPrChange>
        </w:rPr>
        <w:pPrChange w:id="1089" w:author="MARCELO" w:date="2009-06-07T22:11:00Z">
          <w:pPr>
            <w:spacing w:line="360" w:lineRule="auto"/>
            <w:ind w:firstLine="708"/>
            <w:jc w:val="both"/>
          </w:pPr>
        </w:pPrChange>
      </w:pPr>
      <w:del w:id="1090" w:author="MARCELO" w:date="2009-05-31T16:34:00Z">
        <w:r w:rsidDel="00326531">
          <w:rPr>
            <w:rFonts w:ascii="Times New Roman" w:hAnsi="Times New Roman"/>
            <w:color w:val="808080"/>
            <w:u w:val="single"/>
            <w:rPrChange w:id="1091" w:author="MARCELO PEREIRA" w:date="2009-05-28T15:18:00Z">
              <w:rPr>
                <w:rFonts w:ascii="Times New Roman" w:hAnsi="Times New Roman"/>
                <w:color w:val="808080"/>
                <w:u w:val="single"/>
              </w:rPr>
            </w:rPrChange>
          </w:rPr>
          <w:delText>Além disso, o desenvolvimento de grandes aplicações de bancos de dados tem crescido muito nos últimos anos e com esse crescimento</w:delText>
        </w:r>
      </w:del>
      <w:ins w:id="1092" w:author="MARCELO PEREIRA" w:date="2009-05-28T13:14:00Z">
        <w:del w:id="1093" w:author="MARCELO" w:date="2009-05-31T16:34:00Z">
          <w:r w:rsidDel="00326531">
            <w:rPr>
              <w:rFonts w:ascii="Times New Roman" w:hAnsi="Times New Roman"/>
              <w:color w:val="808080"/>
              <w:u w:val="single"/>
            </w:rPr>
            <w:delText>,</w:delText>
          </w:r>
        </w:del>
      </w:ins>
      <w:del w:id="1094" w:author="MARCELO" w:date="2009-05-31T16:34:00Z">
        <w:r w:rsidDel="00326531">
          <w:rPr>
            <w:rFonts w:ascii="Times New Roman" w:hAnsi="Times New Roman"/>
            <w:color w:val="808080"/>
            <w:u w:val="single"/>
            <w:rPrChange w:id="1095" w:author="MARCELO PEREIRA" w:date="2009-05-28T15:18:00Z">
              <w:rPr>
                <w:rFonts w:ascii="Times New Roman" w:hAnsi="Times New Roman"/>
                <w:color w:val="808080"/>
                <w:u w:val="single"/>
              </w:rPr>
            </w:rPrChange>
          </w:rPr>
          <w:delText xml:space="preserve"> observa-se a necessidade de se escrever códigos </w:delText>
        </w:r>
        <w:r w:rsidDel="00326531">
          <w:rPr>
            <w:rFonts w:ascii="Times New Roman" w:hAnsi="Times New Roman"/>
            <w:color w:val="808080"/>
            <w:u w:val="single"/>
          </w:rPr>
          <w:delText xml:space="preserve">mais </w:delText>
        </w:r>
        <w:r w:rsidDel="00326531">
          <w:rPr>
            <w:rFonts w:ascii="Times New Roman" w:hAnsi="Times New Roman"/>
            <w:color w:val="808080"/>
            <w:u w:val="single"/>
            <w:rPrChange w:id="1096" w:author="MARCELO PEREIRA" w:date="2009-05-28T15:18:00Z">
              <w:rPr>
                <w:rFonts w:ascii="Times New Roman" w:hAnsi="Times New Roman"/>
                <w:color w:val="808080"/>
                <w:u w:val="single"/>
              </w:rPr>
            </w:rPrChange>
          </w:rPr>
          <w:delText>robustos, compactos, fáceis de manter e depurar. A área de pesquisa em sistemas de bancos de dados ainda possui poucos recursos para otimizar a implementação e manutenção dos códigos escritos em Procedural Language/Structured Query Language (PL/SQL)</w:delText>
        </w:r>
      </w:del>
      <w:ins w:id="1097" w:author="MARCELO PEREIRA" w:date="2009-05-28T13:14:00Z">
        <w:del w:id="1098" w:author="MARCELO" w:date="2009-05-31T16:34:00Z">
          <w:r w:rsidDel="00326531">
            <w:rPr>
              <w:rFonts w:ascii="Times New Roman" w:hAnsi="Times New Roman"/>
              <w:color w:val="808080"/>
              <w:u w:val="single"/>
            </w:rPr>
            <w:delText>,</w:delText>
          </w:r>
        </w:del>
      </w:ins>
      <w:del w:id="1099" w:author="MARCELO" w:date="2009-05-31T16:34:00Z">
        <w:r w:rsidDel="00326531">
          <w:rPr>
            <w:rFonts w:ascii="Times New Roman" w:hAnsi="Times New Roman"/>
            <w:color w:val="808080"/>
            <w:u w:val="single"/>
            <w:rPrChange w:id="1100" w:author="MARCELO PEREIRA" w:date="2009-05-28T15:18:00Z">
              <w:rPr>
                <w:rFonts w:ascii="Times New Roman" w:hAnsi="Times New Roman"/>
                <w:color w:val="808080"/>
                <w:u w:val="single"/>
              </w:rPr>
            </w:rPrChange>
          </w:rPr>
          <w:delText xml:space="preserve"> tornando </w:delText>
        </w:r>
      </w:del>
      <w:ins w:id="1101" w:author="MARCELO PEREIRA" w:date="2009-05-28T13:15:00Z">
        <w:del w:id="1102" w:author="MARCELO" w:date="2009-05-31T16:34:00Z">
          <w:r w:rsidDel="00326531">
            <w:rPr>
              <w:rFonts w:ascii="Times New Roman" w:hAnsi="Times New Roman"/>
              <w:color w:val="808080"/>
              <w:u w:val="single"/>
            </w:rPr>
            <w:delText xml:space="preserve">manual </w:delText>
          </w:r>
        </w:del>
      </w:ins>
      <w:del w:id="1103" w:author="MARCELO" w:date="2009-05-31T16:34:00Z">
        <w:r w:rsidDel="00326531">
          <w:rPr>
            <w:rFonts w:ascii="Times New Roman" w:hAnsi="Times New Roman"/>
            <w:color w:val="808080"/>
            <w:u w:val="single"/>
            <w:rPrChange w:id="1104" w:author="MARCELO PEREIRA" w:date="2009-05-28T15:18:00Z">
              <w:rPr>
                <w:rFonts w:ascii="Times New Roman" w:hAnsi="Times New Roman"/>
                <w:color w:val="808080"/>
                <w:u w:val="single"/>
              </w:rPr>
            </w:rPrChange>
          </w:rPr>
          <w:delText>o trabalho dos programadores</w:delText>
        </w:r>
        <w:r w:rsidDel="00326531">
          <w:rPr>
            <w:rFonts w:ascii="Times New Roman" w:hAnsi="Times New Roman"/>
            <w:color w:val="808080"/>
            <w:u w:val="single"/>
          </w:rPr>
          <w:delText xml:space="preserve"> </w:delText>
        </w:r>
        <w:r w:rsidDel="00326531">
          <w:rPr>
            <w:rFonts w:ascii="Times New Roman" w:hAnsi="Times New Roman"/>
            <w:color w:val="808080"/>
            <w:u w:val="single"/>
          </w:rPr>
          <w:delText xml:space="preserve">bastante </w:delText>
        </w:r>
        <w:r w:rsidDel="00326531">
          <w:rPr>
            <w:rFonts w:ascii="Times New Roman" w:hAnsi="Times New Roman"/>
            <w:color w:val="808080"/>
            <w:u w:val="single"/>
          </w:rPr>
          <w:delText>manual</w:delText>
        </w:r>
      </w:del>
      <w:ins w:id="1105" w:author="MARCELO PEREIRA" w:date="2009-05-28T13:15:00Z">
        <w:del w:id="1106" w:author="MARCELO" w:date="2009-05-31T16:34:00Z">
          <w:r w:rsidDel="00326531">
            <w:rPr>
              <w:rFonts w:ascii="Times New Roman" w:hAnsi="Times New Roman"/>
              <w:color w:val="808080"/>
              <w:u w:val="single"/>
            </w:rPr>
            <w:delText>.</w:delText>
          </w:r>
        </w:del>
      </w:ins>
      <w:del w:id="1107" w:author="MARCELO" w:date="2009-05-31T16:34:00Z">
        <w:r w:rsidDel="00326531">
          <w:rPr>
            <w:rFonts w:ascii="Times New Roman" w:hAnsi="Times New Roman"/>
            <w:color w:val="808080"/>
            <w:u w:val="single"/>
          </w:rPr>
          <w:delText>.</w:delText>
        </w:r>
      </w:del>
    </w:p>
    <w:p w:rsidR="00FB039E" w:rsidDel="00326531" w:rsidRDefault="00FB039E" w:rsidP="009779EE">
      <w:pPr>
        <w:spacing w:line="360" w:lineRule="auto"/>
        <w:ind w:firstLine="709"/>
        <w:jc w:val="both"/>
        <w:rPr>
          <w:del w:id="1108" w:author="MARCELO" w:date="2009-05-31T16:34:00Z"/>
          <w:rFonts w:ascii="Times New Roman" w:hAnsi="Times New Roman"/>
          <w:color w:val="808080"/>
          <w:u w:val="single"/>
          <w:rPrChange w:id="1109" w:author="MARCELO PEREIRA" w:date="2009-05-28T15:18:00Z">
            <w:rPr>
              <w:del w:id="1110" w:author="MARCELO" w:date="2009-05-31T16:34:00Z"/>
              <w:rFonts w:ascii="Times New Roman" w:hAnsi="Times New Roman"/>
              <w:color w:val="808080"/>
              <w:u w:val="single"/>
            </w:rPr>
          </w:rPrChange>
        </w:rPr>
        <w:pPrChange w:id="1111" w:author="MARCELO" w:date="2009-06-07T22:11:00Z">
          <w:pPr>
            <w:spacing w:line="360" w:lineRule="auto"/>
            <w:jc w:val="both"/>
          </w:pPr>
        </w:pPrChange>
      </w:pPr>
      <w:del w:id="1112" w:author="MARCELO" w:date="2009-05-31T16:34:00Z">
        <w:r w:rsidDel="00326531">
          <w:rPr>
            <w:rFonts w:ascii="Times New Roman" w:hAnsi="Times New Roman"/>
            <w:color w:val="808080"/>
            <w:u w:val="single"/>
            <w:rPrChange w:id="1113" w:author="MARCELO PEREIRA" w:date="2009-05-28T15:18:00Z">
              <w:rPr>
                <w:rFonts w:ascii="Times New Roman" w:hAnsi="Times New Roman"/>
                <w:color w:val="808080"/>
                <w:u w:val="single"/>
              </w:rPr>
            </w:rPrChange>
          </w:rPr>
          <w:tab/>
          <w:delText>Os benefícios de funcionalidades como documentação automática, refatoramentos, dados estatísticos, entre outros, que aparecem em linguagens orientadas a objeto, não podem até hoje ser encontradas nas principais ferramentas de desenvolvimento de código PL/SQL. Por motivos de desempenho, a maioria das empresas de tecnologia da informação opta por escrever rotinas diretamente em linguagem de programação de aplicações de sistemas de banco de dados, em vez de sobrecarregar o sistema com processos de mais alto nível, porém mais custosos computacionalmente, como ocorre em linguagens como Java, C# e Python.</w:delText>
        </w:r>
      </w:del>
    </w:p>
    <w:p w:rsidR="00FB039E" w:rsidDel="00326531" w:rsidRDefault="00FB039E" w:rsidP="009779EE">
      <w:pPr>
        <w:spacing w:line="360" w:lineRule="auto"/>
        <w:ind w:firstLine="709"/>
        <w:jc w:val="both"/>
        <w:rPr>
          <w:del w:id="1114" w:author="MARCELO" w:date="2009-05-31T16:34:00Z"/>
          <w:rFonts w:ascii="Times New Roman" w:hAnsi="Times New Roman"/>
          <w:lang w:val="fr-FR"/>
        </w:rPr>
        <w:pPrChange w:id="1115" w:author="MARCELO" w:date="2009-06-07T22:11:00Z">
          <w:pPr>
            <w:spacing w:line="360" w:lineRule="auto"/>
            <w:jc w:val="both"/>
          </w:pPr>
        </w:pPrChange>
      </w:pPr>
      <w:del w:id="1116" w:author="MARCELO" w:date="2009-05-31T16:34:00Z">
        <w:r w:rsidDel="00326531">
          <w:rPr>
            <w:rFonts w:ascii="Times New Roman" w:hAnsi="Times New Roman"/>
            <w:color w:val="808080"/>
            <w:u w:val="single"/>
            <w:rPrChange w:id="1117" w:author="MARCELO PEREIRA" w:date="2009-05-28T15:18:00Z">
              <w:rPr>
                <w:rFonts w:ascii="Times New Roman" w:hAnsi="Times New Roman"/>
                <w:color w:val="808080"/>
                <w:u w:val="single"/>
              </w:rPr>
            </w:rPrChange>
          </w:rPr>
          <w:tab/>
          <w:delText xml:space="preserve">É nesse ponto que </w:delText>
        </w:r>
      </w:del>
      <w:del w:id="1118" w:author="MARCELO" w:date="2009-05-10T13:16:00Z">
        <w:r>
          <w:rPr>
            <w:rFonts w:ascii="Times New Roman" w:hAnsi="Times New Roman"/>
            <w:color w:val="808080"/>
            <w:u w:val="single"/>
          </w:rPr>
          <w:delText xml:space="preserve">entra </w:delText>
        </w:r>
      </w:del>
      <w:ins w:id="1119" w:author="Valeria" w:date="2009-05-10T09:23:00Z">
        <w:del w:id="1120" w:author="MARCELO" w:date="2009-05-31T16:34:00Z">
          <w:r w:rsidDel="00326531">
            <w:rPr>
              <w:rFonts w:ascii="Times New Roman" w:hAnsi="Times New Roman"/>
              <w:color w:val="808080"/>
              <w:u w:val="single"/>
            </w:rPr>
            <w:delText xml:space="preserve">existe </w:delText>
          </w:r>
        </w:del>
      </w:ins>
      <w:del w:id="1121" w:author="MARCELO" w:date="2009-05-31T16:34:00Z">
        <w:r w:rsidDel="00326531">
          <w:rPr>
            <w:rFonts w:ascii="Times New Roman" w:hAnsi="Times New Roman"/>
            <w:color w:val="808080"/>
            <w:u w:val="single"/>
            <w:rPrChange w:id="1122" w:author="MARCELO PEREIRA" w:date="2009-05-28T15:18:00Z">
              <w:rPr>
                <w:rFonts w:ascii="Times New Roman" w:hAnsi="Times New Roman"/>
                <w:color w:val="808080"/>
                <w:u w:val="single"/>
              </w:rPr>
            </w:rPrChange>
          </w:rPr>
          <w:delText>a maior dificuldade dos programadores, pois eles se deparam com poucas ferramentas de auxílio para desenvolvimento de rotinas complexas sem perder o controle, a eficiência e a legibilidade do código.</w:delText>
        </w:r>
        <w:r w:rsidDel="00326531">
          <w:rPr>
            <w:rFonts w:ascii="Times New Roman" w:hAnsi="Times New Roman"/>
            <w:b/>
            <w:color w:val="808080"/>
            <w:u w:val="single"/>
            <w:lang w:val="fr-FR"/>
            <w:rPrChange w:id="1123" w:author="MARCELO PEREIRA" w:date="2009-05-28T15:18:00Z">
              <w:rPr>
                <w:rFonts w:ascii="Times New Roman" w:hAnsi="Times New Roman"/>
                <w:b/>
                <w:color w:val="808080"/>
                <w:u w:val="single"/>
                <w:lang w:val="fr-FR"/>
              </w:rPr>
            </w:rPrChange>
          </w:rPr>
          <w:delText xml:space="preserve"> </w:delText>
        </w:r>
        <w:r w:rsidDel="00326531">
          <w:rPr>
            <w:rFonts w:ascii="Times New Roman" w:hAnsi="Times New Roman"/>
            <w:color w:val="808080"/>
            <w:u w:val="single"/>
            <w:lang w:val="fr-FR"/>
            <w:rPrChange w:id="1124" w:author="MARCELO PEREIRA" w:date="2009-05-28T15:18:00Z">
              <w:rPr>
                <w:rFonts w:ascii="Times New Roman" w:hAnsi="Times New Roman"/>
                <w:color w:val="808080"/>
                <w:u w:val="single"/>
                <w:lang w:val="fr-FR"/>
              </w:rPr>
            </w:rPrChange>
          </w:rPr>
          <w:delText>Por isso, a partir de uma avaliação sobre aplicações de sistemas de banco de dados, espera-se poder extrair um conjunto mínimo de requisitos para ferramentas de desenvolvimento destas aplicações de modo que se possa padronizar micro-arquiteturas de software que atendam aos tais requisitos. Estas micro-arquiteturas serviriam como um framework para a criação de novos ambientes de desenvolvimento de aplicações de sistema de banco de dados.</w:delText>
        </w:r>
      </w:del>
    </w:p>
    <w:p w:rsidR="00FB039E" w:rsidRDefault="00FB039E" w:rsidP="009779EE">
      <w:pPr>
        <w:spacing w:line="360" w:lineRule="auto"/>
        <w:ind w:firstLine="709"/>
        <w:jc w:val="both"/>
        <w:rPr>
          <w:rFonts w:ascii="Times New Roman" w:hAnsi="Times New Roman"/>
          <w:lang w:val="fr-FR"/>
        </w:rPr>
        <w:pPrChange w:id="1125" w:author="MARCELO" w:date="2009-06-07T22:11:00Z">
          <w:pPr>
            <w:spacing w:line="360" w:lineRule="auto"/>
            <w:jc w:val="both"/>
          </w:pPr>
        </w:pPrChange>
      </w:pPr>
    </w:p>
    <w:p w:rsidR="00FB039E" w:rsidRDefault="00FB039E" w:rsidP="00EB36D3">
      <w:pPr>
        <w:spacing w:line="360" w:lineRule="auto"/>
        <w:jc w:val="both"/>
        <w:rPr>
          <w:rFonts w:ascii="Times New Roman" w:hAnsi="Times New Roman"/>
          <w:lang w:val="fr-FR"/>
        </w:rPr>
      </w:pPr>
    </w:p>
    <w:p w:rsidR="00FB039E" w:rsidRDefault="00FB039E" w:rsidP="00EB36D3">
      <w:pPr>
        <w:spacing w:line="360" w:lineRule="auto"/>
        <w:jc w:val="both"/>
        <w:rPr>
          <w:rFonts w:ascii="Times New Roman" w:hAnsi="Times New Roman"/>
          <w:lang w:val="fr-FR"/>
        </w:rPr>
      </w:pPr>
    </w:p>
    <w:p w:rsidR="00FB039E" w:rsidRDefault="00FB039E" w:rsidP="00EB36D3">
      <w:pPr>
        <w:spacing w:line="360" w:lineRule="auto"/>
        <w:jc w:val="both"/>
        <w:rPr>
          <w:rFonts w:ascii="Times New Roman" w:hAnsi="Times New Roman"/>
          <w:b/>
        </w:rPr>
      </w:pPr>
      <w:del w:id="1126" w:author="MARCELO PEREIRA" w:date="2009-05-28T15:33:00Z">
        <w:r>
          <w:rPr>
            <w:rFonts w:ascii="Times New Roman" w:hAnsi="Times New Roman"/>
            <w:b/>
          </w:rPr>
          <w:tab/>
        </w:r>
      </w:del>
      <w:r>
        <w:rPr>
          <w:rFonts w:ascii="Times New Roman" w:hAnsi="Times New Roman"/>
          <w:b/>
          <w:sz w:val="32"/>
          <w:szCs w:val="32"/>
          <w:rPrChange w:id="1127" w:author="MARCELO PEREIRA" w:date="2009-05-28T13:36:00Z">
            <w:rPr>
              <w:rFonts w:ascii="Times New Roman" w:hAnsi="Times New Roman"/>
              <w:b/>
              <w:sz w:val="32"/>
              <w:szCs w:val="32"/>
            </w:rPr>
          </w:rPrChange>
        </w:rPr>
        <w:t>1.2 Objetivos</w:t>
      </w:r>
    </w:p>
    <w:p w:rsidR="00FB039E" w:rsidRDefault="00FB039E" w:rsidP="00EB36D3">
      <w:pPr>
        <w:spacing w:line="360" w:lineRule="auto"/>
        <w:jc w:val="both"/>
        <w:rPr>
          <w:rFonts w:ascii="Times New Roman" w:hAnsi="Times New Roman"/>
          <w:b/>
        </w:rPr>
      </w:pPr>
    </w:p>
    <w:p w:rsidR="00FB039E" w:rsidRDefault="00FB039E" w:rsidP="00EB36D3">
      <w:pPr>
        <w:spacing w:line="360" w:lineRule="auto"/>
        <w:ind w:firstLine="708"/>
        <w:jc w:val="both"/>
        <w:rPr>
          <w:rFonts w:ascii="Times New Roman" w:hAnsi="Times New Roman"/>
          <w:color w:val="000000"/>
        </w:rPr>
      </w:pPr>
      <w:r>
        <w:rPr>
          <w:rFonts w:ascii="Times New Roman" w:hAnsi="Times New Roman"/>
          <w:color w:val="000000"/>
          <w:rPrChange w:id="1128" w:author="MARCELO PEREIRA" w:date="2009-05-28T13:18:00Z">
            <w:rPr>
              <w:rFonts w:ascii="Times New Roman" w:hAnsi="Times New Roman"/>
              <w:color w:val="000000"/>
            </w:rPr>
          </w:rPrChange>
        </w:rPr>
        <w:t xml:space="preserve">O objetivo geral deste trabalho é </w:t>
      </w:r>
      <w:del w:id="1129" w:author="MARCELO PEREIRA" w:date="2009-05-28T13:16:00Z">
        <w:r>
          <w:rPr>
            <w:rFonts w:ascii="Times New Roman" w:hAnsi="Times New Roman"/>
            <w:color w:val="FF0000"/>
          </w:rPr>
          <w:delText>o</w:delText>
        </w:r>
      </w:del>
      <w:ins w:id="1130" w:author="MARCELO PEREIRA" w:date="2009-05-28T13:16:00Z">
        <w:r>
          <w:rPr>
            <w:rFonts w:ascii="Times New Roman" w:hAnsi="Times New Roman"/>
            <w:color w:val="000000"/>
          </w:rPr>
          <w:t xml:space="preserve">a especificação e implementação </w:t>
        </w:r>
      </w:ins>
      <w:del w:id="1131" w:author="MARCELO PEREIRA" w:date="2009-05-28T13:16:00Z">
        <w:r>
          <w:rPr>
            <w:rFonts w:ascii="Times New Roman" w:hAnsi="Times New Roman"/>
            <w:color w:val="FF0000"/>
          </w:rPr>
          <w:delText xml:space="preserve"> desenvolvimento </w:delText>
        </w:r>
      </w:del>
      <w:ins w:id="1132" w:author="MARCELO PEREIRA" w:date="2009-05-28T13:16:00Z">
        <w:r>
          <w:rPr>
            <w:rFonts w:ascii="Times New Roman" w:hAnsi="Times New Roman"/>
            <w:color w:val="000000"/>
          </w:rPr>
          <w:t xml:space="preserve"> </w:t>
        </w:r>
      </w:ins>
      <w:r>
        <w:rPr>
          <w:rFonts w:ascii="Times New Roman" w:hAnsi="Times New Roman"/>
          <w:color w:val="000000"/>
          <w:rPrChange w:id="1133" w:author="MARCELO PEREIRA" w:date="2009-05-28T13:18:00Z">
            <w:rPr>
              <w:rFonts w:ascii="Times New Roman" w:hAnsi="Times New Roman"/>
              <w:color w:val="000000"/>
            </w:rPr>
          </w:rPrChange>
        </w:rPr>
        <w:t xml:space="preserve">de uma </w:t>
      </w:r>
      <w:del w:id="1134" w:author="MARCELO" w:date="2009-05-31T16:59:00Z">
        <w:r w:rsidDel="006361F3">
          <w:rPr>
            <w:rFonts w:ascii="Times New Roman" w:hAnsi="Times New Roman"/>
            <w:color w:val="000000"/>
            <w:rPrChange w:id="1135" w:author="MARCELO PEREIRA" w:date="2009-05-28T13:18:00Z">
              <w:rPr>
                <w:rFonts w:ascii="Times New Roman" w:hAnsi="Times New Roman"/>
                <w:color w:val="000000"/>
              </w:rPr>
            </w:rPrChange>
          </w:rPr>
          <w:delText>F</w:delText>
        </w:r>
      </w:del>
      <w:ins w:id="1136" w:author="MARCELO" w:date="2009-05-31T16:59:00Z">
        <w:r w:rsidR="006361F3">
          <w:rPr>
            <w:rFonts w:ascii="Times New Roman" w:hAnsi="Times New Roman"/>
            <w:color w:val="000000"/>
          </w:rPr>
          <w:t>f</w:t>
        </w:r>
      </w:ins>
      <w:r>
        <w:rPr>
          <w:rFonts w:ascii="Times New Roman" w:hAnsi="Times New Roman"/>
          <w:color w:val="000000"/>
          <w:rPrChange w:id="1137" w:author="MARCELO PEREIRA" w:date="2009-05-28T13:18:00Z">
            <w:rPr>
              <w:rFonts w:ascii="Times New Roman" w:hAnsi="Times New Roman"/>
              <w:color w:val="000000"/>
            </w:rPr>
          </w:rPrChange>
        </w:rPr>
        <w:t>erramenta que auxilie o desenvolvedor de código</w:t>
      </w:r>
      <w:del w:id="1138" w:author="MARCELO PEREIRA" w:date="2009-05-28T13:16:00Z">
        <w:r>
          <w:rPr>
            <w:rFonts w:ascii="Times New Roman" w:hAnsi="Times New Roman"/>
            <w:color w:val="FF0000"/>
          </w:rPr>
          <w:delText>s</w:delText>
        </w:r>
      </w:del>
      <w:r>
        <w:rPr>
          <w:rFonts w:ascii="Times New Roman" w:hAnsi="Times New Roman"/>
          <w:color w:val="000000"/>
          <w:rPrChange w:id="1139" w:author="MARCELO PEREIRA" w:date="2009-05-28T13:18:00Z">
            <w:rPr>
              <w:rFonts w:ascii="Times New Roman" w:hAnsi="Times New Roman"/>
              <w:color w:val="000000"/>
            </w:rPr>
          </w:rPrChange>
        </w:rPr>
        <w:t xml:space="preserve"> PL/SQL em algumas etapas do ciclo de desenvolvimento</w:t>
      </w:r>
      <w:ins w:id="1140" w:author="MARCELO PEREIRA" w:date="2009-05-28T13:16:00Z">
        <w:r>
          <w:rPr>
            <w:rFonts w:ascii="Times New Roman" w:hAnsi="Times New Roman"/>
            <w:color w:val="000000"/>
          </w:rPr>
          <w:t xml:space="preserve"> de software</w:t>
        </w:r>
      </w:ins>
      <w:r>
        <w:rPr>
          <w:rFonts w:ascii="Times New Roman" w:hAnsi="Times New Roman"/>
          <w:color w:val="000000"/>
          <w:rPrChange w:id="1141" w:author="MARCELO PEREIRA" w:date="2009-05-28T13:18:00Z">
            <w:rPr>
              <w:rFonts w:ascii="Times New Roman" w:hAnsi="Times New Roman"/>
              <w:color w:val="000000"/>
            </w:rPr>
          </w:rPrChange>
        </w:rPr>
        <w:t>, levando em consideração as suas principais dificuldades e necessidades. O sistema proverá funcionalidades para</w:t>
      </w:r>
      <w:del w:id="1142" w:author="MARCELO PEREIRA" w:date="2009-05-28T13:16:00Z">
        <w:r>
          <w:rPr>
            <w:rFonts w:ascii="Times New Roman" w:hAnsi="Times New Roman"/>
            <w:color w:val="FF0000"/>
          </w:rPr>
          <w:delText xml:space="preserve"> </w:delText>
        </w:r>
        <w:r>
          <w:rPr>
            <w:rFonts w:ascii="Times New Roman" w:hAnsi="Times New Roman"/>
            <w:color w:val="FF0000"/>
            <w:shd w:val="clear" w:color="auto" w:fill="FFFF00"/>
          </w:rPr>
          <w:delText xml:space="preserve">solução </w:delText>
        </w:r>
        <w:r>
          <w:rPr>
            <w:rFonts w:ascii="Times New Roman" w:hAnsi="Times New Roman"/>
            <w:color w:val="FF0000"/>
          </w:rPr>
          <w:delText xml:space="preserve">de problemas na </w:delText>
        </w:r>
      </w:del>
      <w:ins w:id="1143" w:author="MARCELO PEREIRA" w:date="2009-05-28T13:16:00Z">
        <w:r>
          <w:rPr>
            <w:rFonts w:ascii="Times New Roman" w:hAnsi="Times New Roman"/>
            <w:color w:val="000000"/>
          </w:rPr>
          <w:t xml:space="preserve"> </w:t>
        </w:r>
      </w:ins>
      <w:ins w:id="1144" w:author="MARCELO" w:date="2009-06-07T15:14:00Z">
        <w:r w:rsidR="00B26D4C">
          <w:rPr>
            <w:rFonts w:ascii="Times New Roman" w:hAnsi="Times New Roman"/>
            <w:color w:val="000000"/>
          </w:rPr>
          <w:t xml:space="preserve">as etapas de </w:t>
        </w:r>
      </w:ins>
      <w:r>
        <w:rPr>
          <w:rFonts w:ascii="Times New Roman" w:hAnsi="Times New Roman"/>
          <w:color w:val="000000"/>
          <w:rPrChange w:id="1145" w:author="MARCELO PEREIRA" w:date="2009-05-28T13:18:00Z">
            <w:rPr>
              <w:rFonts w:ascii="Times New Roman" w:hAnsi="Times New Roman"/>
              <w:color w:val="000000"/>
            </w:rPr>
          </w:rPrChange>
        </w:rPr>
        <w:t>documentação, análise, refatoramento e testes de código</w:t>
      </w:r>
      <w:ins w:id="1146" w:author="MARCELO" w:date="2009-06-07T15:14:00Z">
        <w:r w:rsidR="00B26D4C">
          <w:rPr>
            <w:rFonts w:ascii="Times New Roman" w:hAnsi="Times New Roman"/>
            <w:color w:val="000000"/>
          </w:rPr>
          <w:t>, para auxiliar no desenvolvimento</w:t>
        </w:r>
      </w:ins>
      <w:r>
        <w:rPr>
          <w:rFonts w:ascii="Times New Roman" w:hAnsi="Times New Roman"/>
          <w:color w:val="000000"/>
          <w:rPrChange w:id="1147" w:author="MARCELO PEREIRA" w:date="2009-05-28T13:18:00Z">
            <w:rPr>
              <w:rFonts w:ascii="Times New Roman" w:hAnsi="Times New Roman"/>
              <w:color w:val="000000"/>
            </w:rPr>
          </w:rPrChange>
        </w:rPr>
        <w:t xml:space="preserve"> </w:t>
      </w:r>
      <w:del w:id="1148" w:author="MARCELO" w:date="2009-06-07T15:14:00Z">
        <w:r w:rsidDel="00B26D4C">
          <w:rPr>
            <w:rFonts w:ascii="Times New Roman" w:hAnsi="Times New Roman"/>
            <w:color w:val="000000"/>
            <w:rPrChange w:id="1149" w:author="MARCELO PEREIRA" w:date="2009-05-28T13:18:00Z">
              <w:rPr>
                <w:rFonts w:ascii="Times New Roman" w:hAnsi="Times New Roman"/>
                <w:color w:val="000000"/>
              </w:rPr>
            </w:rPrChange>
          </w:rPr>
          <w:delText>desenvolvido para</w:delText>
        </w:r>
      </w:del>
      <w:ins w:id="1150" w:author="MARCELO" w:date="2009-06-07T15:14:00Z">
        <w:r w:rsidR="00B26D4C">
          <w:rPr>
            <w:rFonts w:ascii="Times New Roman" w:hAnsi="Times New Roman"/>
            <w:color w:val="000000"/>
          </w:rPr>
          <w:t>de</w:t>
        </w:r>
      </w:ins>
      <w:ins w:id="1151" w:author="MARCELO PEREIRA" w:date="2009-05-28T13:17:00Z">
        <w:r>
          <w:rPr>
            <w:rFonts w:ascii="Times New Roman" w:hAnsi="Times New Roman"/>
            <w:color w:val="000000"/>
          </w:rPr>
          <w:t xml:space="preserve"> aplicações de</w:t>
        </w:r>
      </w:ins>
      <w:r>
        <w:rPr>
          <w:rFonts w:ascii="Times New Roman" w:hAnsi="Times New Roman"/>
          <w:color w:val="000000"/>
          <w:rPrChange w:id="1152" w:author="MARCELO PEREIRA" w:date="2009-05-28T13:18:00Z">
            <w:rPr>
              <w:rFonts w:ascii="Times New Roman" w:hAnsi="Times New Roman"/>
              <w:color w:val="000000"/>
            </w:rPr>
          </w:rPrChange>
        </w:rPr>
        <w:t xml:space="preserve"> bancos de dados</w:t>
      </w:r>
      <w:r>
        <w:rPr>
          <w:rFonts w:ascii="Times New Roman" w:hAnsi="Times New Roman"/>
          <w:color w:val="000000"/>
        </w:rPr>
        <w:t xml:space="preserve">. </w:t>
      </w:r>
    </w:p>
    <w:p w:rsidR="00FB039E" w:rsidRDefault="00FB039E" w:rsidP="00EB36D3">
      <w:pPr>
        <w:spacing w:line="360" w:lineRule="auto"/>
        <w:ind w:firstLine="708"/>
        <w:jc w:val="both"/>
        <w:rPr>
          <w:rFonts w:ascii="Times New Roman" w:hAnsi="Times New Roman"/>
        </w:rPr>
      </w:pPr>
      <w:ins w:id="1153" w:author="MARCELO PEREIRA" w:date="2009-05-28T13:17:00Z">
        <w:r>
          <w:rPr>
            <w:rFonts w:ascii="Times New Roman" w:hAnsi="Times New Roman"/>
            <w:color w:val="000000"/>
          </w:rPr>
          <w:t xml:space="preserve"> </w:t>
        </w:r>
      </w:ins>
      <w:del w:id="1154" w:author="MARCELO PEREIRA" w:date="2009-05-28T13:17:00Z">
        <w:r>
          <w:rPr>
            <w:rFonts w:ascii="Times New Roman" w:hAnsi="Times New Roman"/>
            <w:color w:val="000000"/>
          </w:rPr>
          <w:delText>P</w:delText>
        </w:r>
      </w:del>
      <w:ins w:id="1155" w:author="MARCELO PEREIRA" w:date="2009-05-28T13:17:00Z">
        <w:r>
          <w:rPr>
            <w:rFonts w:ascii="Times New Roman" w:hAnsi="Times New Roman"/>
            <w:color w:val="000000"/>
          </w:rPr>
          <w:t>P</w:t>
        </w:r>
      </w:ins>
      <w:r>
        <w:rPr>
          <w:rFonts w:ascii="Times New Roman" w:hAnsi="Times New Roman"/>
          <w:color w:val="000000"/>
        </w:rPr>
        <w:t>ara tal,</w:t>
      </w:r>
      <w:r>
        <w:rPr>
          <w:rFonts w:ascii="Times New Roman" w:hAnsi="Times New Roman"/>
        </w:rPr>
        <w:t xml:space="preserve"> é necessária a catalogação de padrões de projetos para ambientes de desenvolvimento de aplicações de BD, a fim de que os mesmos possam ser utilizados para o desenvolvimento de novas ferramentas de programação em PL/SQL. </w:t>
      </w:r>
      <w:del w:id="1156" w:author="MARCELO PEREIRA" w:date="2009-05-28T13:17:00Z">
        <w:r>
          <w:rPr>
            <w:rFonts w:ascii="Times New Roman" w:hAnsi="Times New Roman"/>
            <w:color w:val="000000"/>
          </w:rPr>
          <w:delText>Essas ferramentas, que serão r</w:delText>
        </w:r>
        <w:r>
          <w:rPr>
            <w:rFonts w:ascii="Times New Roman" w:hAnsi="Times New Roman"/>
            <w:color w:val="FF0000"/>
          </w:rPr>
          <w:delText>eunidas</w:delText>
        </w:r>
        <w:r>
          <w:rPr>
            <w:rFonts w:ascii="Times New Roman" w:hAnsi="Times New Roman"/>
            <w:color w:val="000000"/>
          </w:rPr>
          <w:delText xml:space="preserve"> num </w:delText>
        </w:r>
        <w:r>
          <w:rPr>
            <w:rFonts w:ascii="Times New Roman" w:hAnsi="Times New Roman"/>
            <w:color w:val="FF0000"/>
          </w:rPr>
          <w:delText>Sistema</w:delText>
        </w:r>
        <w:r>
          <w:rPr>
            <w:rFonts w:ascii="Times New Roman" w:hAnsi="Times New Roman"/>
            <w:color w:val="000000"/>
          </w:rPr>
          <w:delText>, contêm componentes isolados que servem para otimização de características pontuais do projeto.</w:delText>
        </w:r>
      </w:del>
    </w:p>
    <w:p w:rsidR="00FB039E" w:rsidRDefault="00FB039E" w:rsidP="00EB36D3">
      <w:pPr>
        <w:spacing w:line="360" w:lineRule="auto"/>
        <w:ind w:firstLine="708"/>
        <w:jc w:val="both"/>
        <w:rPr>
          <w:rFonts w:ascii="Times New Roman" w:hAnsi="Times New Roman"/>
        </w:rPr>
      </w:pPr>
      <w:r>
        <w:rPr>
          <w:rFonts w:ascii="Times New Roman" w:hAnsi="Times New Roman"/>
        </w:rPr>
        <w:t>Quanto aos objetivos específicos pode-se citar a realização das seguintes atividades:</w:t>
      </w:r>
    </w:p>
    <w:p w:rsidR="00FB039E" w:rsidRDefault="00FB039E" w:rsidP="00EB36D3">
      <w:pPr>
        <w:spacing w:line="360" w:lineRule="auto"/>
        <w:ind w:firstLine="708"/>
        <w:jc w:val="both"/>
        <w:rPr>
          <w:rFonts w:ascii="Times New Roman" w:hAnsi="Times New Roman"/>
        </w:rPr>
        <w:pPrChange w:id="1157" w:author="MARCELO" w:date="2009-06-07T15:32:00Z">
          <w:pPr>
            <w:spacing w:line="360" w:lineRule="auto"/>
            <w:ind w:firstLine="708"/>
            <w:jc w:val="both"/>
          </w:pPr>
        </w:pPrChange>
      </w:pPr>
    </w:p>
    <w:p w:rsidR="00FB039E" w:rsidRDefault="00FB039E" w:rsidP="00EB36D3">
      <w:pPr>
        <w:spacing w:line="360" w:lineRule="auto"/>
        <w:ind w:firstLine="708"/>
        <w:jc w:val="both"/>
        <w:rPr>
          <w:rFonts w:ascii="Times New Roman" w:hAnsi="Times New Roman"/>
        </w:rPr>
        <w:pPrChange w:id="1158" w:author="MARCELO" w:date="2009-06-07T15:32:00Z">
          <w:pPr>
            <w:spacing w:line="360" w:lineRule="auto"/>
            <w:ind w:firstLine="708"/>
            <w:jc w:val="both"/>
          </w:pPr>
        </w:pPrChange>
      </w:pPr>
      <w:r>
        <w:rPr>
          <w:rFonts w:ascii="Times New Roman" w:hAnsi="Times New Roman"/>
        </w:rPr>
        <w:t>•</w:t>
      </w:r>
      <w:r>
        <w:rPr>
          <w:rFonts w:ascii="Times New Roman" w:hAnsi="Times New Roman"/>
        </w:rPr>
        <w:tab/>
        <w:t>Estudo detalhado de diversos padrões de projeto existentes e de ambientes de desenvolvimento de aplicações de BD a fim de verificar suas principais funcionalidades e arquiteturas;</w:t>
      </w:r>
    </w:p>
    <w:p w:rsidR="00FB039E" w:rsidRDefault="00FB039E" w:rsidP="00EB36D3">
      <w:pPr>
        <w:spacing w:line="360" w:lineRule="auto"/>
        <w:ind w:firstLine="708"/>
        <w:jc w:val="both"/>
        <w:rPr>
          <w:rFonts w:ascii="Times New Roman" w:hAnsi="Times New Roman"/>
        </w:rPr>
        <w:pPrChange w:id="1159" w:author="MARCELO" w:date="2009-06-07T15:32:00Z">
          <w:pPr>
            <w:spacing w:line="360" w:lineRule="auto"/>
            <w:ind w:firstLine="708"/>
            <w:jc w:val="both"/>
          </w:pPr>
        </w:pPrChange>
      </w:pPr>
      <w:r>
        <w:rPr>
          <w:rFonts w:ascii="Times New Roman" w:hAnsi="Times New Roman"/>
        </w:rPr>
        <w:t>•</w:t>
      </w:r>
      <w:r>
        <w:rPr>
          <w:rFonts w:ascii="Times New Roman" w:hAnsi="Times New Roman"/>
        </w:rPr>
        <w:tab/>
        <w:t>Definição de um conjunto</w:t>
      </w:r>
      <w:del w:id="1160" w:author="MARCELO" w:date="2009-06-20T14:05:00Z">
        <w:r w:rsidDel="00630861">
          <w:rPr>
            <w:rFonts w:ascii="Times New Roman" w:hAnsi="Times New Roman"/>
          </w:rPr>
          <w:delText>-referência</w:delText>
        </w:r>
      </w:del>
      <w:r>
        <w:rPr>
          <w:rFonts w:ascii="Times New Roman" w:hAnsi="Times New Roman"/>
        </w:rPr>
        <w:t xml:space="preserve"> de </w:t>
      </w:r>
      <w:del w:id="1161" w:author="MARCELO" w:date="2009-06-20T14:05:00Z">
        <w:r w:rsidDel="00630861">
          <w:rPr>
            <w:rFonts w:ascii="Times New Roman" w:hAnsi="Times New Roman"/>
          </w:rPr>
          <w:delText xml:space="preserve">requisitos </w:delText>
        </w:r>
      </w:del>
      <w:ins w:id="1162" w:author="MARCELO" w:date="2009-06-20T14:05:00Z">
        <w:r w:rsidR="00630861">
          <w:rPr>
            <w:rFonts w:ascii="Times New Roman" w:hAnsi="Times New Roman"/>
          </w:rPr>
          <w:t xml:space="preserve">funcionalidades </w:t>
        </w:r>
      </w:ins>
      <w:del w:id="1163" w:author="MARCELO" w:date="2009-05-31T17:44:00Z">
        <w:r w:rsidDel="00B01177">
          <w:rPr>
            <w:rFonts w:ascii="Times New Roman" w:hAnsi="Times New Roman"/>
          </w:rPr>
          <w:delText xml:space="preserve">funcionais e não funcionais </w:delText>
        </w:r>
      </w:del>
      <w:r>
        <w:rPr>
          <w:rFonts w:ascii="Times New Roman" w:hAnsi="Times New Roman"/>
        </w:rPr>
        <w:t>para ambientes de programação em PL/SQL;</w:t>
      </w:r>
    </w:p>
    <w:p w:rsidR="00FB039E" w:rsidRDefault="00FB039E" w:rsidP="00EB36D3">
      <w:pPr>
        <w:spacing w:line="360" w:lineRule="auto"/>
        <w:ind w:firstLine="708"/>
        <w:jc w:val="both"/>
        <w:rPr>
          <w:rFonts w:ascii="Times New Roman" w:hAnsi="Times New Roman"/>
        </w:rPr>
        <w:pPrChange w:id="1164" w:author="MARCELO" w:date="2009-06-07T15:32:00Z">
          <w:pPr>
            <w:spacing w:line="360" w:lineRule="auto"/>
            <w:ind w:firstLine="708"/>
            <w:jc w:val="both"/>
          </w:pPr>
        </w:pPrChange>
      </w:pPr>
    </w:p>
    <w:p w:rsidR="00FB039E" w:rsidRDefault="00FB039E" w:rsidP="00EB36D3">
      <w:pPr>
        <w:spacing w:line="360" w:lineRule="auto"/>
        <w:ind w:firstLine="708"/>
        <w:jc w:val="both"/>
        <w:rPr>
          <w:rFonts w:ascii="Times New Roman" w:hAnsi="Times New Roman"/>
        </w:rPr>
        <w:pPrChange w:id="1165" w:author="MARCELO" w:date="2009-06-07T15:32:00Z">
          <w:pPr>
            <w:spacing w:line="360" w:lineRule="auto"/>
            <w:ind w:firstLine="708"/>
            <w:jc w:val="both"/>
          </w:pPr>
        </w:pPrChange>
      </w:pPr>
      <w:r>
        <w:rPr>
          <w:rFonts w:ascii="Times New Roman" w:hAnsi="Times New Roman"/>
        </w:rPr>
        <w:t>•</w:t>
      </w:r>
      <w:r>
        <w:rPr>
          <w:rFonts w:ascii="Times New Roman" w:hAnsi="Times New Roman"/>
        </w:rPr>
        <w:tab/>
        <w:t xml:space="preserve">Definição de um </w:t>
      </w:r>
      <w:del w:id="1166" w:author="MARCELO" w:date="2009-06-07T15:15:00Z">
        <w:r w:rsidDel="0062756F">
          <w:rPr>
            <w:rFonts w:ascii="Times New Roman" w:hAnsi="Times New Roman"/>
            <w:color w:val="000000"/>
            <w:rPrChange w:id="1167" w:author="MARCELO PEREIRA" w:date="2009-05-28T13:18:00Z">
              <w:rPr>
                <w:rFonts w:ascii="Times New Roman" w:hAnsi="Times New Roman"/>
                <w:color w:val="000000"/>
              </w:rPr>
            </w:rPrChange>
          </w:rPr>
          <w:delText>Si</w:delText>
        </w:r>
      </w:del>
      <w:ins w:id="1168" w:author="MARCELO" w:date="2009-06-07T15:15:00Z">
        <w:r w:rsidR="0062756F">
          <w:rPr>
            <w:rFonts w:ascii="Times New Roman" w:hAnsi="Times New Roman"/>
            <w:color w:val="000000"/>
          </w:rPr>
          <w:t>si</w:t>
        </w:r>
      </w:ins>
      <w:r>
        <w:rPr>
          <w:rFonts w:ascii="Times New Roman" w:hAnsi="Times New Roman"/>
          <w:color w:val="000000"/>
          <w:rPrChange w:id="1169" w:author="MARCELO PEREIRA" w:date="2009-05-28T13:18:00Z">
            <w:rPr>
              <w:rFonts w:ascii="Times New Roman" w:hAnsi="Times New Roman"/>
              <w:color w:val="000000"/>
            </w:rPr>
          </w:rPrChange>
        </w:rPr>
        <w:t>stema</w:t>
      </w:r>
      <w:ins w:id="1170" w:author="MARCELO" w:date="2009-06-07T15:15:00Z">
        <w:r w:rsidR="0062756F">
          <w:rPr>
            <w:rFonts w:ascii="Times New Roman" w:hAnsi="Times New Roman"/>
            <w:color w:val="000000"/>
          </w:rPr>
          <w:t xml:space="preserve"> computacional</w:t>
        </w:r>
      </w:ins>
      <w:r>
        <w:rPr>
          <w:rFonts w:ascii="Times New Roman" w:hAnsi="Times New Roman"/>
        </w:rPr>
        <w:t xml:space="preserve"> para </w:t>
      </w:r>
      <w:del w:id="1171" w:author="MARCELO" w:date="2009-05-31T17:44:00Z">
        <w:r w:rsidDel="00B01177">
          <w:rPr>
            <w:rFonts w:ascii="Times New Roman" w:hAnsi="Times New Roman"/>
          </w:rPr>
          <w:delText>o desenvolvimento</w:delText>
        </w:r>
      </w:del>
      <w:ins w:id="1172" w:author="MARCELO" w:date="2009-05-31T17:44:00Z">
        <w:r w:rsidR="00B01177">
          <w:rPr>
            <w:rFonts w:ascii="Times New Roman" w:hAnsi="Times New Roman"/>
          </w:rPr>
          <w:t>a manutenção</w:t>
        </w:r>
      </w:ins>
      <w:r>
        <w:rPr>
          <w:rFonts w:ascii="Times New Roman" w:hAnsi="Times New Roman"/>
        </w:rPr>
        <w:t xml:space="preserve"> de </w:t>
      </w:r>
      <w:del w:id="1173" w:author="MARCELO PEREIRA" w:date="2009-05-28T13:17:00Z">
        <w:r>
          <w:rPr>
            <w:rFonts w:ascii="Times New Roman" w:hAnsi="Times New Roman"/>
          </w:rPr>
          <w:delText>ambientes</w:delText>
        </w:r>
      </w:del>
      <w:ins w:id="1174" w:author="MARCELO PEREIRA" w:date="2009-05-28T13:17:00Z">
        <w:r>
          <w:rPr>
            <w:rFonts w:ascii="Times New Roman" w:hAnsi="Times New Roman"/>
          </w:rPr>
          <w:t>códigos</w:t>
        </w:r>
      </w:ins>
      <w:r>
        <w:rPr>
          <w:rFonts w:ascii="Times New Roman" w:hAnsi="Times New Roman"/>
        </w:rPr>
        <w:t xml:space="preserve"> PL/SQL;</w:t>
      </w:r>
    </w:p>
    <w:p w:rsidR="00326531" w:rsidRDefault="00FB039E" w:rsidP="00EB36D3">
      <w:pPr>
        <w:spacing w:line="360" w:lineRule="auto"/>
        <w:ind w:firstLine="708"/>
        <w:jc w:val="both"/>
        <w:rPr>
          <w:ins w:id="1175" w:author="MARCELO" w:date="2009-05-31T16:35:00Z"/>
          <w:rFonts w:ascii="Times New Roman" w:hAnsi="Times New Roman"/>
          <w:color w:val="FF0000"/>
        </w:rPr>
        <w:pPrChange w:id="1176" w:author="MARCELO" w:date="2009-06-07T15:32:00Z">
          <w:pPr>
            <w:spacing w:line="360" w:lineRule="auto"/>
            <w:ind w:firstLine="708"/>
            <w:jc w:val="both"/>
          </w:pPr>
        </w:pPrChange>
      </w:pPr>
      <w:r>
        <w:rPr>
          <w:rFonts w:ascii="Times New Roman" w:hAnsi="Times New Roman"/>
        </w:rPr>
        <w:t>•</w:t>
      </w:r>
      <w:r>
        <w:rPr>
          <w:rFonts w:ascii="Times New Roman" w:hAnsi="Times New Roman"/>
        </w:rPr>
        <w:tab/>
        <w:t xml:space="preserve">Implementação de um protótipo para validar </w:t>
      </w:r>
      <w:ins w:id="1177" w:author="MARCELO PEREIRA" w:date="2009-05-28T13:18:00Z">
        <w:r>
          <w:rPr>
            <w:rFonts w:ascii="Times New Roman" w:hAnsi="Times New Roman"/>
          </w:rPr>
          <w:t xml:space="preserve">algumas funcionalidades previstas para </w:t>
        </w:r>
      </w:ins>
      <w:r>
        <w:rPr>
          <w:rFonts w:ascii="Times New Roman" w:hAnsi="Times New Roman"/>
        </w:rPr>
        <w:t xml:space="preserve">o </w:t>
      </w:r>
      <w:del w:id="1178" w:author="MARCELO PEREIRA" w:date="2009-05-28T13:18:00Z">
        <w:r>
          <w:rPr>
            <w:rFonts w:ascii="Times New Roman" w:hAnsi="Times New Roman"/>
          </w:rPr>
          <w:delText xml:space="preserve">uso do </w:delText>
        </w:r>
      </w:del>
      <w:del w:id="1179" w:author="MARCELO" w:date="2009-06-07T15:15:00Z">
        <w:r w:rsidDel="0062756F">
          <w:rPr>
            <w:rFonts w:ascii="Times New Roman" w:hAnsi="Times New Roman"/>
            <w:color w:val="000000"/>
            <w:rPrChange w:id="1180" w:author="MARCELO PEREIRA" w:date="2009-05-28T13:18:00Z">
              <w:rPr>
                <w:rFonts w:ascii="Times New Roman" w:hAnsi="Times New Roman"/>
                <w:color w:val="000000"/>
              </w:rPr>
            </w:rPrChange>
          </w:rPr>
          <w:delText>S</w:delText>
        </w:r>
      </w:del>
      <w:ins w:id="1181" w:author="MARCELO" w:date="2009-06-07T15:15:00Z">
        <w:r w:rsidR="0062756F">
          <w:rPr>
            <w:rFonts w:ascii="Times New Roman" w:hAnsi="Times New Roman"/>
          </w:rPr>
          <w:t>s</w:t>
        </w:r>
      </w:ins>
      <w:r>
        <w:rPr>
          <w:rFonts w:ascii="Times New Roman" w:hAnsi="Times New Roman"/>
          <w:color w:val="000000"/>
          <w:rPrChange w:id="1182" w:author="MARCELO PEREIRA" w:date="2009-05-28T13:18:00Z">
            <w:rPr>
              <w:rFonts w:ascii="Times New Roman" w:hAnsi="Times New Roman"/>
              <w:color w:val="000000"/>
            </w:rPr>
          </w:rPrChange>
        </w:rPr>
        <w:t>istema</w:t>
      </w:r>
      <w:ins w:id="1183" w:author="MARCELO PEREIRA" w:date="2009-05-28T13:18:00Z">
        <w:r>
          <w:rPr>
            <w:rFonts w:ascii="Times New Roman" w:hAnsi="Times New Roman"/>
            <w:color w:val="000000"/>
          </w:rPr>
          <w:t xml:space="preserve"> proposto</w:t>
        </w:r>
      </w:ins>
    </w:p>
    <w:p w:rsidR="00FB039E" w:rsidDel="00326531" w:rsidRDefault="00FB039E" w:rsidP="00EB36D3">
      <w:pPr>
        <w:spacing w:line="360" w:lineRule="auto"/>
        <w:ind w:firstLine="708"/>
        <w:jc w:val="both"/>
        <w:rPr>
          <w:del w:id="1184" w:author="MARCELO" w:date="2009-05-31T16:35:00Z"/>
          <w:rFonts w:ascii="Times New Roman" w:hAnsi="Times New Roman"/>
          <w:color w:val="FF0000"/>
        </w:rPr>
        <w:pPrChange w:id="1185" w:author="MARCELO" w:date="2009-06-07T15:32:00Z">
          <w:pPr>
            <w:spacing w:line="360" w:lineRule="auto"/>
            <w:ind w:firstLine="708"/>
            <w:jc w:val="both"/>
          </w:pPr>
        </w:pPrChange>
      </w:pPr>
      <w:del w:id="1186" w:author="MARCELO" w:date="2009-05-31T16:35:00Z">
        <w:r w:rsidDel="00326531">
          <w:rPr>
            <w:rFonts w:ascii="Times New Roman" w:hAnsi="Times New Roman"/>
            <w:color w:val="FF0000"/>
          </w:rPr>
          <w:delText>;</w:delText>
        </w:r>
      </w:del>
      <w:ins w:id="1187" w:author="MARCELO" w:date="2009-05-31T16:35:00Z">
        <w:r w:rsidR="00326531" w:rsidDel="00326531">
          <w:rPr>
            <w:rFonts w:ascii="Times New Roman" w:hAnsi="Times New Roman"/>
            <w:color w:val="FF0000"/>
          </w:rPr>
          <w:t xml:space="preserve"> </w:t>
        </w:r>
      </w:ins>
    </w:p>
    <w:p w:rsidR="00FB039E" w:rsidRDefault="00FB039E" w:rsidP="00EB36D3">
      <w:pPr>
        <w:spacing w:line="360" w:lineRule="auto"/>
        <w:ind w:firstLine="708"/>
        <w:jc w:val="both"/>
        <w:rPr>
          <w:rFonts w:ascii="Times New Roman" w:hAnsi="Times New Roman"/>
        </w:rPr>
        <w:pPrChange w:id="1188" w:author="MARCELO" w:date="2009-06-07T15:32:00Z">
          <w:pPr>
            <w:spacing w:line="360" w:lineRule="auto"/>
            <w:ind w:firstLine="708"/>
            <w:jc w:val="both"/>
          </w:pPr>
        </w:pPrChange>
      </w:pPr>
      <w:r>
        <w:rPr>
          <w:rFonts w:ascii="Times New Roman" w:hAnsi="Times New Roman"/>
        </w:rPr>
        <w:t>•</w:t>
      </w:r>
      <w:r>
        <w:rPr>
          <w:rFonts w:ascii="Times New Roman" w:hAnsi="Times New Roman"/>
        </w:rPr>
        <w:tab/>
        <w:t>Desenvolvimento de um estudo de caso com base no protótipo implementado e em uma aplicação de BD para validação dos padrões de projeto propostos.</w:t>
      </w:r>
    </w:p>
    <w:p w:rsidR="00FB039E" w:rsidRDefault="00FB039E" w:rsidP="00EB36D3">
      <w:pPr>
        <w:spacing w:line="360" w:lineRule="auto"/>
        <w:jc w:val="both"/>
        <w:rPr>
          <w:rFonts w:ascii="Times New Roman" w:hAnsi="Times New Roman"/>
          <w:b/>
        </w:rPr>
        <w:pPrChange w:id="118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190" w:author="MARCELO" w:date="2009-06-07T15:32:00Z">
          <w:pPr>
            <w:pBdr>
              <w:bottom w:val="single" w:sz="4" w:space="1" w:color="000000"/>
            </w:pBdr>
            <w:spacing w:line="360" w:lineRule="auto"/>
            <w:jc w:val="both"/>
          </w:pPr>
        </w:pPrChange>
      </w:pPr>
    </w:p>
    <w:p w:rsidR="00FB039E" w:rsidDel="00DE5C46" w:rsidRDefault="00FB039E" w:rsidP="00EB36D3">
      <w:pPr>
        <w:spacing w:line="360" w:lineRule="auto"/>
        <w:jc w:val="both"/>
        <w:rPr>
          <w:del w:id="1191" w:author="MARCELO" w:date="2009-06-07T15:28:00Z"/>
          <w:rFonts w:ascii="Times New Roman" w:hAnsi="Times New Roman"/>
        </w:rPr>
      </w:pPr>
    </w:p>
    <w:p w:rsidR="00DE5C46" w:rsidRDefault="00DE5C46" w:rsidP="00EB36D3">
      <w:pPr>
        <w:spacing w:line="360" w:lineRule="auto"/>
        <w:jc w:val="both"/>
        <w:rPr>
          <w:ins w:id="1192" w:author="MARCELO" w:date="2009-06-07T15:28:00Z"/>
          <w:rFonts w:ascii="Times New Roman" w:hAnsi="Times New Roman"/>
        </w:rPr>
        <w:pPrChange w:id="1193" w:author="MARCELO" w:date="2009-06-07T15:32:00Z">
          <w:pPr>
            <w:pBdr>
              <w:bottom w:val="single" w:sz="4" w:space="1" w:color="000000"/>
            </w:pBdr>
            <w:spacing w:line="360" w:lineRule="auto"/>
            <w:jc w:val="both"/>
          </w:pPr>
        </w:pPrChange>
      </w:pPr>
    </w:p>
    <w:p w:rsidR="00FB039E" w:rsidDel="00DE5C46" w:rsidRDefault="00FB039E" w:rsidP="00EB36D3">
      <w:pPr>
        <w:spacing w:line="360" w:lineRule="auto"/>
        <w:jc w:val="both"/>
        <w:rPr>
          <w:del w:id="1194" w:author="MARCELO" w:date="2009-06-07T15:27:00Z"/>
          <w:rFonts w:ascii="Times New Roman" w:hAnsi="Times New Roman"/>
          <w:b/>
          <w:color w:val="FF0000"/>
        </w:rPr>
        <w:pPrChange w:id="1195" w:author="MARCELO" w:date="2009-06-07T15:32:00Z">
          <w:pPr>
            <w:pBdr>
              <w:bottom w:val="single" w:sz="4" w:space="1" w:color="000000"/>
            </w:pBdr>
            <w:spacing w:line="360" w:lineRule="auto"/>
            <w:jc w:val="both"/>
          </w:pPr>
        </w:pPrChange>
      </w:pPr>
      <w:del w:id="1196" w:author="MARCELO PEREIRA" w:date="2009-05-28T15:32:00Z">
        <w:r>
          <w:rPr>
            <w:rFonts w:ascii="Times New Roman" w:hAnsi="Times New Roman"/>
            <w:b/>
          </w:rPr>
          <w:tab/>
        </w:r>
      </w:del>
      <w:r>
        <w:rPr>
          <w:rFonts w:ascii="Times New Roman" w:hAnsi="Times New Roman"/>
          <w:b/>
          <w:color w:val="000000"/>
          <w:sz w:val="32"/>
          <w:szCs w:val="32"/>
          <w:rPrChange w:id="1197" w:author="MARCELO PEREIRA" w:date="2009-05-28T13:36:00Z">
            <w:rPr>
              <w:rFonts w:ascii="Times New Roman" w:hAnsi="Times New Roman"/>
              <w:b/>
              <w:color w:val="000000"/>
              <w:sz w:val="32"/>
              <w:szCs w:val="32"/>
            </w:rPr>
          </w:rPrChange>
        </w:rPr>
        <w:t>1.3 Estrutura do documento</w:t>
      </w:r>
    </w:p>
    <w:p w:rsidR="00FB039E" w:rsidDel="00DE5C46" w:rsidRDefault="00FB039E" w:rsidP="00EB36D3">
      <w:pPr>
        <w:spacing w:line="360" w:lineRule="auto"/>
        <w:jc w:val="both"/>
        <w:rPr>
          <w:del w:id="1198" w:author="MARCELO" w:date="2009-06-07T15:27:00Z"/>
          <w:rFonts w:ascii="Times New Roman" w:hAnsi="Times New Roman"/>
          <w:b/>
          <w:color w:val="FF0000"/>
        </w:rPr>
        <w:pPrChange w:id="1199" w:author="MARCELO" w:date="2009-06-07T15:32:00Z">
          <w:pPr>
            <w:pBdr>
              <w:bottom w:val="single" w:sz="4" w:space="1" w:color="000000"/>
            </w:pBdr>
            <w:spacing w:line="360" w:lineRule="auto"/>
            <w:jc w:val="both"/>
          </w:pPr>
        </w:pPrChange>
      </w:pPr>
    </w:p>
    <w:p w:rsidR="00FB039E" w:rsidDel="00DE5C46" w:rsidRDefault="00FB039E" w:rsidP="00EB36D3">
      <w:pPr>
        <w:spacing w:line="360" w:lineRule="auto"/>
        <w:jc w:val="both"/>
        <w:rPr>
          <w:del w:id="1200" w:author="MARCELO" w:date="2009-06-07T15:27:00Z"/>
          <w:rFonts w:ascii="Times New Roman" w:hAnsi="Times New Roman"/>
          <w:b/>
          <w:color w:val="FF0000"/>
        </w:rPr>
        <w:pPrChange w:id="1201" w:author="MARCELO" w:date="2009-06-07T15:32:00Z">
          <w:pPr>
            <w:pBdr>
              <w:bottom w:val="single" w:sz="4" w:space="1" w:color="000000"/>
            </w:pBdr>
            <w:spacing w:line="360" w:lineRule="auto"/>
            <w:jc w:val="both"/>
          </w:pPr>
        </w:pPrChange>
      </w:pPr>
    </w:p>
    <w:p w:rsidR="00DE5C46" w:rsidRDefault="00DE5C46" w:rsidP="00EB36D3">
      <w:pPr>
        <w:spacing w:line="360" w:lineRule="auto"/>
        <w:jc w:val="both"/>
        <w:rPr>
          <w:ins w:id="1202" w:author="MARCELO" w:date="2009-06-07T15:27:00Z"/>
          <w:rFonts w:ascii="Times New Roman" w:hAnsi="Times New Roman"/>
          <w:b/>
          <w:color w:val="FF0000"/>
        </w:rPr>
      </w:pPr>
    </w:p>
    <w:p w:rsidR="00DE5C46" w:rsidRDefault="00DE5C46" w:rsidP="00EB36D3">
      <w:pPr>
        <w:spacing w:line="360" w:lineRule="auto"/>
        <w:jc w:val="both"/>
        <w:rPr>
          <w:ins w:id="1203" w:author="MARCELO" w:date="2009-06-07T15:27:00Z"/>
          <w:rFonts w:ascii="Times New Roman" w:hAnsi="Times New Roman"/>
          <w:b/>
          <w:color w:val="FF0000"/>
        </w:rPr>
      </w:pPr>
    </w:p>
    <w:p w:rsidR="00FB039E" w:rsidRDefault="00FB039E" w:rsidP="00EB36D3">
      <w:pPr>
        <w:spacing w:line="360" w:lineRule="auto"/>
        <w:jc w:val="both"/>
        <w:rPr>
          <w:del w:id="1204" w:author="MARCELO PEREIRA" w:date="2009-05-28T13:19:00Z"/>
        </w:rPr>
      </w:pPr>
      <w:r>
        <w:rPr>
          <w:rFonts w:ascii="Times New Roman" w:hAnsi="Times New Roman"/>
          <w:b/>
          <w:color w:val="FF0000"/>
        </w:rPr>
        <w:tab/>
      </w:r>
      <w:del w:id="1205" w:author="MARCELO" w:date="2009-06-07T15:15:00Z">
        <w:r w:rsidDel="0062756F">
          <w:rPr>
            <w:rFonts w:ascii="Times New Roman" w:hAnsi="Times New Roman"/>
            <w:color w:val="000000"/>
            <w:rPrChange w:id="1206" w:author="MARCELO PEREIRA" w:date="2009-05-28T13:43:00Z">
              <w:rPr>
                <w:rFonts w:ascii="Times New Roman" w:hAnsi="Times New Roman"/>
                <w:color w:val="000000"/>
              </w:rPr>
            </w:rPrChange>
          </w:rPr>
          <w:delText>O documento é composto de seis capítulos</w:delText>
        </w:r>
      </w:del>
      <w:ins w:id="1207" w:author="MARCELO" w:date="2009-06-07T15:15:00Z">
        <w:r w:rsidR="0062756F">
          <w:rPr>
            <w:rFonts w:ascii="Times New Roman" w:hAnsi="Times New Roman"/>
            <w:color w:val="000000"/>
          </w:rPr>
          <w:t xml:space="preserve">Este documento está organizado da seguinte forma. </w:t>
        </w:r>
      </w:ins>
      <w:del w:id="1208" w:author="MARCELO" w:date="2009-06-07T15:15:00Z">
        <w:r w:rsidDel="0062756F">
          <w:rPr>
            <w:rFonts w:ascii="Times New Roman" w:hAnsi="Times New Roman"/>
            <w:color w:val="000000"/>
            <w:rPrChange w:id="1209" w:author="MARCELO PEREIRA" w:date="2009-05-28T13:43:00Z">
              <w:rPr>
                <w:rFonts w:ascii="Times New Roman" w:hAnsi="Times New Roman"/>
                <w:color w:val="000000"/>
              </w:rPr>
            </w:rPrChange>
          </w:rPr>
          <w:delText xml:space="preserve">. </w:delText>
        </w:r>
      </w:del>
      <w:del w:id="1210" w:author="Valeria" w:date="2009-05-10T09:24:00Z">
        <w:r>
          <w:rPr>
            <w:rFonts w:ascii="Times New Roman" w:hAnsi="Times New Roman"/>
            <w:color w:val="FF0000"/>
          </w:rPr>
          <w:delText>Após a introdução, este documento exibe o</w:delText>
        </w:r>
      </w:del>
      <w:ins w:id="1211" w:author="Valeria" w:date="2009-05-10T09:24:00Z">
        <w:r>
          <w:rPr>
            <w:rFonts w:ascii="Times New Roman" w:hAnsi="Times New Roman"/>
            <w:color w:val="000000"/>
          </w:rPr>
          <w:t>O</w:t>
        </w:r>
      </w:ins>
      <w:r>
        <w:rPr>
          <w:rFonts w:ascii="Times New Roman" w:hAnsi="Times New Roman"/>
          <w:color w:val="000000"/>
          <w:rPrChange w:id="1212" w:author="MARCELO PEREIRA" w:date="2009-05-28T13:43:00Z">
            <w:rPr>
              <w:rFonts w:ascii="Times New Roman" w:hAnsi="Times New Roman"/>
              <w:color w:val="000000"/>
            </w:rPr>
          </w:rPrChange>
        </w:rPr>
        <w:t xml:space="preserve"> segundo capítulo </w:t>
      </w:r>
      <w:del w:id="1213" w:author="Valeria" w:date="2009-05-10T09:24:00Z">
        <w:r>
          <w:rPr>
            <w:rFonts w:ascii="Times New Roman" w:hAnsi="Times New Roman"/>
            <w:color w:val="FF0000"/>
          </w:rPr>
          <w:delText xml:space="preserve">que </w:delText>
        </w:r>
      </w:del>
      <w:r>
        <w:rPr>
          <w:rFonts w:ascii="Times New Roman" w:hAnsi="Times New Roman"/>
          <w:color w:val="000000"/>
          <w:rPrChange w:id="1214" w:author="MARCELO PEREIRA" w:date="2009-05-28T13:43:00Z">
            <w:rPr>
              <w:rFonts w:ascii="Times New Roman" w:hAnsi="Times New Roman"/>
              <w:color w:val="000000"/>
            </w:rPr>
          </w:rPrChange>
        </w:rPr>
        <w:t xml:space="preserve">contém a fundamentação teórica básica para que o leitor se familiarize com os principais conceitos </w:t>
      </w:r>
      <w:del w:id="1215" w:author="MARCELO PEREIRA" w:date="2009-05-28T13:19:00Z">
        <w:r>
          <w:rPr>
            <w:rFonts w:ascii="Times New Roman" w:hAnsi="Times New Roman"/>
            <w:color w:val="FF0000"/>
          </w:rPr>
          <w:delText>envolvidos neste projeto</w:delText>
        </w:r>
      </w:del>
      <w:ins w:id="1216" w:author="MARCELO PEREIRA" w:date="2009-05-28T13:19:00Z">
        <w:r>
          <w:rPr>
            <w:rFonts w:ascii="Times New Roman" w:hAnsi="Times New Roman"/>
            <w:color w:val="000000"/>
          </w:rPr>
          <w:t>usados na descrição do trabalho proposto neste documento</w:t>
        </w:r>
      </w:ins>
      <w:r>
        <w:rPr>
          <w:rFonts w:ascii="Times New Roman" w:hAnsi="Times New Roman"/>
          <w:color w:val="000000"/>
          <w:rPrChange w:id="1217" w:author="MARCELO PEREIRA" w:date="2009-05-28T13:43:00Z">
            <w:rPr>
              <w:rFonts w:ascii="Times New Roman" w:hAnsi="Times New Roman"/>
              <w:color w:val="000000"/>
            </w:rPr>
          </w:rPrChange>
        </w:rPr>
        <w:t xml:space="preserve"> e que eventualmente serão citados no decorrer do texto. </w:t>
      </w:r>
      <w:del w:id="1218" w:author="Valeria" w:date="2009-05-10T09:25:00Z">
        <w:r>
          <w:rPr>
            <w:rFonts w:ascii="Times New Roman" w:hAnsi="Times New Roman"/>
            <w:color w:val="FF0000"/>
          </w:rPr>
          <w:delText xml:space="preserve">Este capítulo de conceitos contém uma introdução a respeito das linguagens de bancos de dados, como elas surgiram, quais suas principais características e sua evolução até hoje. </w:delText>
        </w:r>
        <w:r>
          <w:rPr>
            <w:rFonts w:ascii="Times New Roman" w:hAnsi="Times New Roman"/>
            <w:color w:val="FF0000"/>
          </w:rPr>
          <w:tab/>
          <w:delText xml:space="preserve">Após a introdução serão mostrados os conceitos básicos e os principais termos utilizados pelo documento. Em seguida começará uma discussão sobre os conceitos mais avançados do trabalho, iniciando com padrões de projeto, seus conceitos e suas aplicações além de especificar os padrões que serão usados no </w:delText>
        </w:r>
      </w:del>
      <w:del w:id="1219" w:author="Valeria" w:date="2009-05-10T09:26:00Z">
        <w:r>
          <w:rPr>
            <w:rFonts w:ascii="Times New Roman" w:hAnsi="Times New Roman"/>
            <w:color w:val="FF0000"/>
          </w:rPr>
          <w:delText xml:space="preserve">desenvolvimento do Sistema proposto por este documento.  Logo após, o texto apresenta o conceito de refatoramento, quais os seus objetivos e alguns exemplos práticos dessa atividade. Depois será dada uma definição a respeito de testes de software, quais as metas e porque é usado, além de exemplificar alguns tipos de testes definidos pela literatura. A quinta seção do segundo capítulo mostrará o conceito de documentação, qual o seu impacto em um projeto de software e seus benefícios. Em seguida será mostrada uma visão sobre os principais ambientes usados atualmente por desenvolvedores PL/SQL e quais as maiores dificuldades que os desenvolvedores podem ter em seu uso. Na penúltima seção do capítulo serão exibidos os trabalhos correlatos, juntamente com exposições comparativas. E por fim será dada uma conclusão sobre o assunto do capítulo. </w:delText>
        </w:r>
      </w:del>
    </w:p>
    <w:p w:rsidR="00FB039E" w:rsidRDefault="00FB039E" w:rsidP="00EB36D3">
      <w:pPr>
        <w:spacing w:line="360" w:lineRule="auto"/>
        <w:jc w:val="both"/>
        <w:rPr>
          <w:del w:id="1220" w:author="MARCELO PEREIRA" w:date="2009-05-28T13:19:00Z"/>
          <w:rFonts w:ascii="Times New Roman" w:hAnsi="Times New Roman"/>
          <w:color w:val="FF0000"/>
          <w:rPrChange w:id="1221" w:author="MARCELO PEREIRA" w:date="2009-05-28T13:43:00Z">
            <w:rPr>
              <w:del w:id="1222" w:author="MARCELO PEREIRA" w:date="2009-05-28T13:19:00Z"/>
              <w:rFonts w:ascii="Times New Roman" w:hAnsi="Times New Roman"/>
              <w:color w:val="FF0000"/>
            </w:rPr>
          </w:rPrChange>
        </w:rPr>
      </w:pPr>
      <w:ins w:id="1223" w:author="Valeria" w:date="2009-05-10T09:26:00Z">
        <w:del w:id="1224" w:author="MARCELO" w:date="2009-05-10T13:22:00Z">
          <w:r>
            <w:rPr>
              <w:rFonts w:ascii="Times New Roman" w:hAnsi="Times New Roman"/>
              <w:color w:val="FF0000"/>
            </w:rPr>
            <w:delText>(Vc não precisa descrever seção por seção. Dê uma olhada em outros TG e veja como é feito. Vc deve se referir ao capítulo e não às seções deste cap</w:delText>
          </w:r>
        </w:del>
      </w:ins>
      <w:ins w:id="1225" w:author="Valeria" w:date="2009-05-10T09:27:00Z">
        <w:del w:id="1226" w:author="MARCELO" w:date="2009-05-10T13:22:00Z">
          <w:r>
            <w:rPr>
              <w:rFonts w:ascii="Times New Roman" w:hAnsi="Times New Roman"/>
              <w:color w:val="FF0000"/>
            </w:rPr>
            <w:delText>ítulo. Por exemplo: O capitulo 2 aborda isso, isso isso e isso. Em seguida, o capitulo 3 trata disso, disso, disso, e disso. Seja objetivo e claro na escrita)</w:delText>
          </w:r>
        </w:del>
        <w:del w:id="1227" w:author="MARCELO PEREIRA" w:date="2009-05-28T13:19:00Z">
          <w:r>
            <w:rPr>
              <w:rFonts w:ascii="Times New Roman" w:hAnsi="Times New Roman"/>
              <w:color w:val="FF0000"/>
            </w:rPr>
            <w:delText>.</w:delText>
          </w:r>
        </w:del>
      </w:ins>
    </w:p>
    <w:p w:rsidR="00FB039E" w:rsidRDefault="00FB039E" w:rsidP="00EB36D3">
      <w:pPr>
        <w:spacing w:line="360" w:lineRule="auto"/>
        <w:jc w:val="both"/>
        <w:rPr>
          <w:rPrChange w:id="1228" w:author="MARCELO PEREIRA" w:date="2009-05-28T13:43:00Z">
            <w:rPr/>
          </w:rPrChange>
        </w:rPr>
      </w:pPr>
    </w:p>
    <w:p w:rsidR="00FB039E" w:rsidRDefault="00FB039E" w:rsidP="00EB36D3">
      <w:pPr>
        <w:spacing w:line="360" w:lineRule="auto"/>
        <w:jc w:val="both"/>
        <w:rPr>
          <w:del w:id="1229" w:author="MARCELO PEREIRA" w:date="2009-05-28T13:20:00Z"/>
        </w:rPr>
      </w:pPr>
      <w:r>
        <w:rPr>
          <w:rFonts w:ascii="Times New Roman" w:hAnsi="Times New Roman"/>
          <w:color w:val="000000"/>
          <w:rPrChange w:id="1230" w:author="MARCELO PEREIRA" w:date="2009-05-28T13:43:00Z">
            <w:rPr>
              <w:rFonts w:ascii="Times New Roman" w:hAnsi="Times New Roman"/>
              <w:color w:val="000000"/>
            </w:rPr>
          </w:rPrChange>
        </w:rPr>
        <w:tab/>
        <w:t xml:space="preserve">O capítulo </w:t>
      </w:r>
      <w:del w:id="1231" w:author="MARCELO PEREIRA" w:date="2009-05-28T13:19:00Z">
        <w:r>
          <w:rPr>
            <w:rFonts w:ascii="Times New Roman" w:hAnsi="Times New Roman"/>
            <w:color w:val="FF0000"/>
          </w:rPr>
          <w:delText>3</w:delText>
        </w:r>
      </w:del>
      <w:ins w:id="1232" w:author="MARCELO PEREIRA" w:date="2009-05-28T13:19:00Z">
        <w:r>
          <w:rPr>
            <w:rFonts w:ascii="Times New Roman" w:hAnsi="Times New Roman"/>
            <w:color w:val="000000"/>
          </w:rPr>
          <w:t>três</w:t>
        </w:r>
      </w:ins>
      <w:r>
        <w:rPr>
          <w:rFonts w:ascii="Times New Roman" w:hAnsi="Times New Roman"/>
          <w:color w:val="000000"/>
          <w:rPrChange w:id="1233" w:author="MARCELO PEREIRA" w:date="2009-05-28T13:43:00Z">
            <w:rPr>
              <w:rFonts w:ascii="Times New Roman" w:hAnsi="Times New Roman"/>
              <w:color w:val="000000"/>
            </w:rPr>
          </w:rPrChange>
        </w:rPr>
        <w:t xml:space="preserve"> mostra a especificação da ferramenta </w:t>
      </w:r>
      <w:del w:id="1234" w:author="MARCELO" w:date="2009-06-07T15:18:00Z">
        <w:r w:rsidDel="0062756F">
          <w:rPr>
            <w:rFonts w:ascii="Times New Roman" w:hAnsi="Times New Roman"/>
            <w:color w:val="000000"/>
            <w:rPrChange w:id="1235" w:author="MARCELO PEREIRA" w:date="2009-05-28T13:43:00Z">
              <w:rPr>
                <w:rFonts w:ascii="Times New Roman" w:hAnsi="Times New Roman"/>
                <w:color w:val="000000"/>
              </w:rPr>
            </w:rPrChange>
          </w:rPr>
          <w:delText xml:space="preserve">proposta </w:delText>
        </w:r>
      </w:del>
      <w:ins w:id="1236" w:author="MARCELO" w:date="2009-06-20T14:05:00Z">
        <w:r w:rsidR="00630861">
          <w:rPr>
            <w:rFonts w:ascii="Times New Roman" w:hAnsi="Times New Roman"/>
            <w:color w:val="000000"/>
          </w:rPr>
          <w:t>PL/SQL Helper</w:t>
        </w:r>
      </w:ins>
      <w:del w:id="1237" w:author="MARCELO" w:date="2009-06-20T14:05:00Z">
        <w:r w:rsidDel="00630861">
          <w:rPr>
            <w:rFonts w:ascii="Times New Roman" w:hAnsi="Times New Roman"/>
            <w:color w:val="000000"/>
            <w:rPrChange w:id="1238" w:author="MARCELO PEREIRA" w:date="2009-05-28T13:43:00Z">
              <w:rPr>
                <w:rFonts w:ascii="Times New Roman" w:hAnsi="Times New Roman"/>
                <w:color w:val="000000"/>
              </w:rPr>
            </w:rPrChange>
          </w:rPr>
          <w:delText>por este trabalho</w:delText>
        </w:r>
      </w:del>
      <w:r>
        <w:rPr>
          <w:rFonts w:ascii="Times New Roman" w:hAnsi="Times New Roman"/>
          <w:color w:val="000000"/>
          <w:rPrChange w:id="1239" w:author="MARCELO PEREIRA" w:date="2009-05-28T13:43:00Z">
            <w:rPr>
              <w:rFonts w:ascii="Times New Roman" w:hAnsi="Times New Roman"/>
              <w:color w:val="000000"/>
            </w:rPr>
          </w:rPrChange>
        </w:rPr>
        <w:t xml:space="preserve">, </w:t>
      </w:r>
      <w:ins w:id="1240" w:author="Valeria" w:date="2009-05-10T09:28:00Z">
        <w:r>
          <w:rPr>
            <w:rFonts w:ascii="Times New Roman" w:hAnsi="Times New Roman"/>
            <w:color w:val="000000"/>
          </w:rPr>
          <w:t xml:space="preserve">indicando </w:t>
        </w:r>
      </w:ins>
      <w:del w:id="1241" w:author="Valeria" w:date="2009-05-10T09:28:00Z">
        <w:r>
          <w:rPr>
            <w:rFonts w:ascii="Times New Roman" w:hAnsi="Times New Roman"/>
            <w:color w:val="FF0000"/>
          </w:rPr>
          <w:delText xml:space="preserve">quais </w:delText>
        </w:r>
      </w:del>
      <w:r>
        <w:rPr>
          <w:rFonts w:ascii="Times New Roman" w:hAnsi="Times New Roman"/>
          <w:color w:val="000000"/>
          <w:rPrChange w:id="1242" w:author="MARCELO PEREIRA" w:date="2009-05-28T13:43:00Z">
            <w:rPr>
              <w:rFonts w:ascii="Times New Roman" w:hAnsi="Times New Roman"/>
              <w:color w:val="000000"/>
            </w:rPr>
          </w:rPrChange>
        </w:rPr>
        <w:t xml:space="preserve">as principais funcionalidades </w:t>
      </w:r>
      <w:ins w:id="1243" w:author="Valeria" w:date="2009-05-10T09:28:00Z">
        <w:del w:id="1244" w:author="MARCELO" w:date="2009-06-20T14:05:00Z">
          <w:r w:rsidDel="00630861">
            <w:rPr>
              <w:rFonts w:ascii="Times New Roman" w:hAnsi="Times New Roman"/>
              <w:color w:val="000000"/>
            </w:rPr>
            <w:delText>d</w:delText>
          </w:r>
        </w:del>
      </w:ins>
      <w:del w:id="1245" w:author="MARCELO" w:date="2009-06-20T14:05:00Z">
        <w:r w:rsidDel="00630861">
          <w:rPr>
            <w:rFonts w:ascii="Times New Roman" w:hAnsi="Times New Roman"/>
            <w:color w:val="000000"/>
            <w:rPrChange w:id="1246" w:author="MARCELO PEREIRA" w:date="2009-05-28T13:43:00Z">
              <w:rPr>
                <w:rFonts w:ascii="Times New Roman" w:hAnsi="Times New Roman"/>
                <w:color w:val="000000"/>
              </w:rPr>
            </w:rPrChange>
          </w:rPr>
          <w:delText xml:space="preserve">o </w:delText>
        </w:r>
      </w:del>
      <w:ins w:id="1247" w:author="MARCELO" w:date="2009-06-20T14:05:00Z">
        <w:r w:rsidR="00630861">
          <w:rPr>
            <w:rFonts w:ascii="Times New Roman" w:hAnsi="Times New Roman"/>
            <w:color w:val="000000"/>
          </w:rPr>
          <w:t>deste</w:t>
        </w:r>
        <w:r w:rsidR="00630861">
          <w:rPr>
            <w:rFonts w:ascii="Times New Roman" w:hAnsi="Times New Roman"/>
            <w:color w:val="000000"/>
            <w:rPrChange w:id="1248" w:author="MARCELO PEREIRA" w:date="2009-05-28T13:43:00Z">
              <w:rPr>
                <w:rFonts w:ascii="Times New Roman" w:hAnsi="Times New Roman"/>
                <w:color w:val="000000"/>
              </w:rPr>
            </w:rPrChange>
          </w:rPr>
          <w:t xml:space="preserve"> </w:t>
        </w:r>
      </w:ins>
      <w:r>
        <w:rPr>
          <w:rFonts w:ascii="Times New Roman" w:hAnsi="Times New Roman"/>
          <w:color w:val="000000"/>
          <w:rPrChange w:id="1249" w:author="MARCELO PEREIRA" w:date="2009-05-28T13:43:00Z">
            <w:rPr>
              <w:rFonts w:ascii="Times New Roman" w:hAnsi="Times New Roman"/>
              <w:color w:val="000000"/>
            </w:rPr>
          </w:rPrChange>
        </w:rPr>
        <w:t xml:space="preserve">sistema </w:t>
      </w:r>
      <w:del w:id="1250" w:author="Valeria" w:date="2009-05-10T09:28:00Z">
        <w:r>
          <w:rPr>
            <w:rFonts w:ascii="Times New Roman" w:hAnsi="Times New Roman"/>
            <w:color w:val="FF0000"/>
          </w:rPr>
          <w:delText>proverá e o porquê dessas escolhas</w:delText>
        </w:r>
      </w:del>
      <w:ins w:id="1251" w:author="Valeria" w:date="2009-05-10T09:28:00Z">
        <w:r>
          <w:rPr>
            <w:rFonts w:ascii="Times New Roman" w:hAnsi="Times New Roman"/>
            <w:color w:val="000000"/>
          </w:rPr>
          <w:t>e as justificativas das escolhas de projeto</w:t>
        </w:r>
      </w:ins>
      <w:r>
        <w:rPr>
          <w:rFonts w:ascii="Times New Roman" w:hAnsi="Times New Roman"/>
          <w:color w:val="000000"/>
          <w:rPrChange w:id="1252" w:author="MARCELO PEREIRA" w:date="2009-05-28T13:43:00Z">
            <w:rPr>
              <w:rFonts w:ascii="Times New Roman" w:hAnsi="Times New Roman"/>
              <w:color w:val="000000"/>
            </w:rPr>
          </w:rPrChange>
        </w:rPr>
        <w:t xml:space="preserve">. </w:t>
      </w:r>
      <w:del w:id="1253" w:author="MARCELO PEREIRA" w:date="2009-05-28T13:19:00Z">
        <w:r>
          <w:rPr>
            <w:rFonts w:ascii="Times New Roman" w:hAnsi="Times New Roman"/>
            <w:color w:val="FF0000"/>
          </w:rPr>
          <w:delText>O</w:delText>
        </w:r>
      </w:del>
      <w:ins w:id="1254" w:author="MARCELO PEREIRA" w:date="2009-05-28T13:19:00Z">
        <w:r>
          <w:rPr>
            <w:rFonts w:ascii="Times New Roman" w:hAnsi="Times New Roman"/>
            <w:color w:val="000000"/>
          </w:rPr>
          <w:t>Este</w:t>
        </w:r>
      </w:ins>
      <w:r>
        <w:rPr>
          <w:rFonts w:ascii="Times New Roman" w:hAnsi="Times New Roman"/>
          <w:color w:val="000000"/>
          <w:rPrChange w:id="1255" w:author="MARCELO PEREIRA" w:date="2009-05-28T13:43:00Z">
            <w:rPr>
              <w:rFonts w:ascii="Times New Roman" w:hAnsi="Times New Roman"/>
              <w:color w:val="000000"/>
            </w:rPr>
          </w:rPrChange>
        </w:rPr>
        <w:t xml:space="preserve"> capítulo também mostra como a ferramenta</w:t>
      </w:r>
      <w:ins w:id="1256" w:author="MARCELO" w:date="2009-06-20T14:06:00Z">
        <w:r w:rsidR="00630861">
          <w:rPr>
            <w:rFonts w:ascii="Times New Roman" w:hAnsi="Times New Roman"/>
            <w:color w:val="000000"/>
          </w:rPr>
          <w:t xml:space="preserve"> PL/SQL Helper</w:t>
        </w:r>
      </w:ins>
      <w:r>
        <w:rPr>
          <w:rFonts w:ascii="Times New Roman" w:hAnsi="Times New Roman"/>
          <w:color w:val="000000"/>
          <w:rPrChange w:id="1257" w:author="MARCELO PEREIRA" w:date="2009-05-28T13:43:00Z">
            <w:rPr>
              <w:rFonts w:ascii="Times New Roman" w:hAnsi="Times New Roman"/>
              <w:color w:val="000000"/>
            </w:rPr>
          </w:rPrChange>
        </w:rPr>
        <w:t xml:space="preserve"> foi especificada</w:t>
      </w:r>
      <w:del w:id="1258" w:author="MARCELO" w:date="2009-06-20T14:06:00Z">
        <w:r w:rsidDel="00630861">
          <w:rPr>
            <w:rFonts w:ascii="Times New Roman" w:hAnsi="Times New Roman"/>
            <w:color w:val="000000"/>
            <w:rPrChange w:id="1259" w:author="MARCELO PEREIRA" w:date="2009-05-28T13:43:00Z">
              <w:rPr>
                <w:rFonts w:ascii="Times New Roman" w:hAnsi="Times New Roman"/>
                <w:color w:val="000000"/>
              </w:rPr>
            </w:rPrChange>
          </w:rPr>
          <w:delText xml:space="preserve"> e como ela foi </w:delText>
        </w:r>
      </w:del>
      <w:del w:id="1260" w:author="MARCELO" w:date="2009-05-31T16:54:00Z">
        <w:r w:rsidDel="001F3DF1">
          <w:rPr>
            <w:rFonts w:ascii="Times New Roman" w:hAnsi="Times New Roman"/>
            <w:color w:val="000000"/>
            <w:rPrChange w:id="1261" w:author="MARCELO PEREIRA" w:date="2009-05-28T13:43:00Z">
              <w:rPr>
                <w:rFonts w:ascii="Times New Roman" w:hAnsi="Times New Roman"/>
                <w:color w:val="000000"/>
              </w:rPr>
            </w:rPrChange>
          </w:rPr>
          <w:delText>modelada.</w:delText>
        </w:r>
      </w:del>
      <w:ins w:id="1262" w:author="MARCELO" w:date="2009-05-31T16:54:00Z">
        <w:r w:rsidR="001F3DF1">
          <w:rPr>
            <w:rFonts w:ascii="Times New Roman" w:hAnsi="Times New Roman"/>
            <w:color w:val="000000"/>
            <w:rPrChange w:id="1263" w:author="MARCELO PEREIRA" w:date="2009-05-28T13:43:00Z">
              <w:rPr>
                <w:rFonts w:ascii="Times New Roman" w:hAnsi="Times New Roman"/>
                <w:color w:val="000000"/>
              </w:rPr>
            </w:rPrChange>
          </w:rPr>
          <w:t xml:space="preserve">. </w:t>
        </w:r>
      </w:ins>
    </w:p>
    <w:p w:rsidR="00FB039E" w:rsidRDefault="00FB039E" w:rsidP="00EB36D3">
      <w:pPr>
        <w:spacing w:line="360" w:lineRule="auto"/>
        <w:jc w:val="both"/>
        <w:rPr>
          <w:del w:id="1264" w:author="MARCELO PEREIRA" w:date="2009-05-28T13:20:00Z"/>
        </w:rPr>
      </w:pPr>
      <w:del w:id="1265" w:author="MARCELO" w:date="2009-05-10T13:36:00Z">
        <w:r>
          <w:rPr>
            <w:rFonts w:ascii="Times New Roman" w:hAnsi="Times New Roman"/>
            <w:color w:val="FF0000"/>
          </w:rPr>
          <w:tab/>
        </w:r>
      </w:del>
      <w:ins w:id="1266" w:author="MARCELO PEREIRA" w:date="2009-05-28T13:20:00Z">
        <w:del w:id="1267" w:author="MARCELO" w:date="2009-05-31T16:54:00Z">
          <w:r w:rsidDel="001F3DF1">
            <w:rPr>
              <w:rFonts w:ascii="Times New Roman" w:hAnsi="Times New Roman"/>
              <w:color w:val="000000"/>
            </w:rPr>
            <w:delText xml:space="preserve"> </w:delText>
          </w:r>
        </w:del>
      </w:ins>
      <w:r>
        <w:rPr>
          <w:rFonts w:ascii="Times New Roman" w:hAnsi="Times New Roman"/>
          <w:color w:val="000000"/>
          <w:rPrChange w:id="1268" w:author="MARCELO PEREIRA" w:date="2009-05-28T13:43:00Z">
            <w:rPr>
              <w:rFonts w:ascii="Times New Roman" w:hAnsi="Times New Roman"/>
              <w:color w:val="000000"/>
            </w:rPr>
          </w:rPrChange>
        </w:rPr>
        <w:t>No quarto capítulo</w:t>
      </w:r>
      <w:ins w:id="1269" w:author="MARCELO PEREIRA" w:date="2009-05-28T13:20:00Z">
        <w:r>
          <w:rPr>
            <w:rFonts w:ascii="Times New Roman" w:hAnsi="Times New Roman"/>
            <w:color w:val="000000"/>
          </w:rPr>
          <w:t>,</w:t>
        </w:r>
      </w:ins>
      <w:r>
        <w:rPr>
          <w:rFonts w:ascii="Times New Roman" w:hAnsi="Times New Roman"/>
          <w:color w:val="000000"/>
          <w:rPrChange w:id="1270" w:author="MARCELO PEREIRA" w:date="2009-05-28T13:43:00Z">
            <w:rPr>
              <w:rFonts w:ascii="Times New Roman" w:hAnsi="Times New Roman"/>
              <w:color w:val="000000"/>
            </w:rPr>
          </w:rPrChange>
        </w:rPr>
        <w:t xml:space="preserve"> </w:t>
      </w:r>
      <w:del w:id="1271" w:author="Valeria" w:date="2009-05-10T09:29:00Z">
        <w:r>
          <w:rPr>
            <w:rFonts w:ascii="Times New Roman" w:hAnsi="Times New Roman"/>
            <w:color w:val="FF0000"/>
          </w:rPr>
          <w:delText xml:space="preserve">serão </w:delText>
        </w:r>
      </w:del>
      <w:ins w:id="1272" w:author="Valeria" w:date="2009-05-10T09:29:00Z">
        <w:r>
          <w:rPr>
            <w:rFonts w:ascii="Times New Roman" w:hAnsi="Times New Roman"/>
            <w:color w:val="000000"/>
          </w:rPr>
          <w:t xml:space="preserve">será </w:t>
        </w:r>
      </w:ins>
      <w:r>
        <w:rPr>
          <w:rFonts w:ascii="Times New Roman" w:hAnsi="Times New Roman"/>
          <w:color w:val="000000"/>
          <w:rPrChange w:id="1273" w:author="MARCELO PEREIRA" w:date="2009-05-28T13:43:00Z">
            <w:rPr>
              <w:rFonts w:ascii="Times New Roman" w:hAnsi="Times New Roman"/>
              <w:color w:val="000000"/>
            </w:rPr>
          </w:rPrChange>
        </w:rPr>
        <w:t>apresentado o protótipo do sistema proposto</w:t>
      </w:r>
      <w:ins w:id="1274" w:author="MARCELO" w:date="2009-05-10T13:22:00Z">
        <w:r>
          <w:rPr>
            <w:rFonts w:ascii="Times New Roman" w:hAnsi="Times New Roman"/>
            <w:color w:val="000000"/>
          </w:rPr>
          <w:t xml:space="preserve">. </w:t>
        </w:r>
      </w:ins>
      <w:del w:id="1275" w:author="MARCELO" w:date="2009-05-10T13:22:00Z">
        <w:r>
          <w:rPr>
            <w:rFonts w:ascii="Times New Roman" w:hAnsi="Times New Roman"/>
            <w:color w:val="FF0000"/>
          </w:rPr>
          <w:delText>,</w:delText>
        </w:r>
      </w:del>
      <w:del w:id="1276" w:author="Valeria" w:date="2009-05-10T09:29:00Z">
        <w:r>
          <w:rPr>
            <w:rFonts w:ascii="Times New Roman" w:hAnsi="Times New Roman"/>
            <w:color w:val="FF0000"/>
          </w:rPr>
          <w:delText xml:space="preserve"> quais funcionalidades foram escolhidas para implementação e quais funcionalidades deverão ser implementadas no futuro. </w:delText>
        </w:r>
      </w:del>
    </w:p>
    <w:p w:rsidR="00FB039E" w:rsidRDefault="00FB039E" w:rsidP="00EB36D3">
      <w:pPr>
        <w:spacing w:line="360" w:lineRule="auto"/>
        <w:jc w:val="both"/>
        <w:rPr>
          <w:rFonts w:ascii="Times New Roman" w:hAnsi="Times New Roman"/>
          <w:color w:val="FF0000"/>
        </w:rPr>
      </w:pPr>
      <w:del w:id="1277" w:author="MARCELO" w:date="2009-05-10T13:22:00Z">
        <w:r>
          <w:rPr>
            <w:rFonts w:ascii="Times New Roman" w:hAnsi="Times New Roman"/>
            <w:color w:val="FF0000"/>
          </w:rPr>
          <w:tab/>
        </w:r>
      </w:del>
      <w:ins w:id="1278" w:author="MARCELO PEREIRA" w:date="2009-05-28T13:20:00Z">
        <w:r>
          <w:rPr>
            <w:rFonts w:ascii="Times New Roman" w:hAnsi="Times New Roman"/>
            <w:color w:val="000000"/>
          </w:rPr>
          <w:t xml:space="preserve"> </w:t>
        </w:r>
      </w:ins>
      <w:r>
        <w:rPr>
          <w:rFonts w:ascii="Times New Roman" w:hAnsi="Times New Roman"/>
          <w:color w:val="000000"/>
          <w:rPrChange w:id="1279" w:author="MARCELO PEREIRA" w:date="2009-05-28T13:43:00Z">
            <w:rPr>
              <w:rFonts w:ascii="Times New Roman" w:hAnsi="Times New Roman"/>
              <w:color w:val="000000"/>
            </w:rPr>
          </w:rPrChange>
        </w:rPr>
        <w:t xml:space="preserve">O quinto capítulo exibe o estudo de caso utilizado para validação da ferramenta </w:t>
      </w:r>
      <w:del w:id="1280" w:author="MARCELO" w:date="2009-06-07T15:18:00Z">
        <w:r w:rsidDel="00A41E7D">
          <w:rPr>
            <w:rFonts w:ascii="Times New Roman" w:hAnsi="Times New Roman"/>
            <w:color w:val="000000"/>
            <w:rPrChange w:id="1281" w:author="MARCELO PEREIRA" w:date="2009-05-28T13:43:00Z">
              <w:rPr>
                <w:rFonts w:ascii="Times New Roman" w:hAnsi="Times New Roman"/>
                <w:color w:val="000000"/>
              </w:rPr>
            </w:rPrChange>
          </w:rPr>
          <w:delText>proposta</w:delText>
        </w:r>
      </w:del>
      <w:ins w:id="1282" w:author="MARCELO" w:date="2009-06-20T14:06:00Z">
        <w:r w:rsidR="00630861">
          <w:rPr>
            <w:rFonts w:ascii="Times New Roman" w:hAnsi="Times New Roman"/>
            <w:color w:val="000000"/>
          </w:rPr>
          <w:t>desenvolvida</w:t>
        </w:r>
      </w:ins>
      <w:r>
        <w:rPr>
          <w:rFonts w:ascii="Times New Roman" w:hAnsi="Times New Roman"/>
          <w:color w:val="000000"/>
          <w:rPrChange w:id="1283" w:author="MARCELO PEREIRA" w:date="2009-05-28T13:43:00Z">
            <w:rPr>
              <w:rFonts w:ascii="Times New Roman" w:hAnsi="Times New Roman"/>
              <w:color w:val="000000"/>
            </w:rPr>
          </w:rPrChange>
        </w:rPr>
        <w:t xml:space="preserve">, junto com os principais resultados obtidos </w:t>
      </w:r>
      <w:del w:id="1284" w:author="MARCELO" w:date="2009-06-20T14:07:00Z">
        <w:r w:rsidDel="00630861">
          <w:rPr>
            <w:rFonts w:ascii="Times New Roman" w:hAnsi="Times New Roman"/>
            <w:color w:val="000000"/>
            <w:rPrChange w:id="1285" w:author="MARCELO PEREIRA" w:date="2009-05-28T13:43:00Z">
              <w:rPr>
                <w:rFonts w:ascii="Times New Roman" w:hAnsi="Times New Roman"/>
                <w:color w:val="000000"/>
              </w:rPr>
            </w:rPrChange>
          </w:rPr>
          <w:delText>em seu</w:delText>
        </w:r>
      </w:del>
      <w:ins w:id="1286" w:author="MARCELO" w:date="2009-06-20T14:07:00Z">
        <w:r w:rsidR="00630861">
          <w:rPr>
            <w:rFonts w:ascii="Times New Roman" w:hAnsi="Times New Roman"/>
            <w:color w:val="000000"/>
          </w:rPr>
          <w:t>à ilustração de seu</w:t>
        </w:r>
      </w:ins>
      <w:r>
        <w:rPr>
          <w:rFonts w:ascii="Times New Roman" w:hAnsi="Times New Roman"/>
          <w:color w:val="000000"/>
          <w:rPrChange w:id="1287" w:author="MARCELO PEREIRA" w:date="2009-05-28T13:43:00Z">
            <w:rPr>
              <w:rFonts w:ascii="Times New Roman" w:hAnsi="Times New Roman"/>
              <w:color w:val="000000"/>
            </w:rPr>
          </w:rPrChange>
        </w:rPr>
        <w:t xml:space="preserve"> uso. </w:t>
      </w:r>
    </w:p>
    <w:p w:rsidR="00FB039E" w:rsidRDefault="00FB039E" w:rsidP="00EB36D3">
      <w:pPr>
        <w:spacing w:line="360" w:lineRule="auto"/>
        <w:jc w:val="both"/>
        <w:rPr>
          <w:ins w:id="1288" w:author="MARCELO" w:date="2009-06-07T15:28:00Z"/>
          <w:rFonts w:ascii="Times New Roman" w:hAnsi="Times New Roman"/>
          <w:color w:val="000000"/>
        </w:rPr>
        <w:pPrChange w:id="1289" w:author="MARCELO" w:date="2009-06-07T15:32:00Z">
          <w:pPr>
            <w:spacing w:line="360" w:lineRule="auto"/>
            <w:jc w:val="both"/>
          </w:pPr>
        </w:pPrChange>
      </w:pPr>
      <w:r>
        <w:rPr>
          <w:rFonts w:ascii="Times New Roman" w:hAnsi="Times New Roman"/>
          <w:color w:val="FF0000"/>
        </w:rPr>
        <w:tab/>
      </w:r>
      <w:ins w:id="1290" w:author="MARCELO PEREIRA" w:date="2009-05-28T13:20:00Z">
        <w:r>
          <w:rPr>
            <w:rFonts w:ascii="Times New Roman" w:hAnsi="Times New Roman"/>
            <w:color w:val="000000"/>
          </w:rPr>
          <w:t xml:space="preserve">Finalmente, </w:t>
        </w:r>
      </w:ins>
      <w:del w:id="1291" w:author="MARCELO PEREIRA" w:date="2009-05-28T13:20:00Z">
        <w:r>
          <w:rPr>
            <w:rFonts w:ascii="Times New Roman" w:hAnsi="Times New Roman"/>
            <w:color w:val="FF0000"/>
          </w:rPr>
          <w:delText>N</w:delText>
        </w:r>
      </w:del>
      <w:ins w:id="1292" w:author="MARCELO PEREIRA" w:date="2009-05-28T13:20:00Z">
        <w:r>
          <w:rPr>
            <w:rFonts w:ascii="Times New Roman" w:hAnsi="Times New Roman"/>
            <w:color w:val="000000"/>
          </w:rPr>
          <w:t>n</w:t>
        </w:r>
      </w:ins>
      <w:r>
        <w:rPr>
          <w:rFonts w:ascii="Times New Roman" w:hAnsi="Times New Roman"/>
          <w:color w:val="000000"/>
          <w:rPrChange w:id="1293" w:author="MARCELO PEREIRA" w:date="2009-05-28T13:43:00Z">
            <w:rPr>
              <w:rFonts w:ascii="Times New Roman" w:hAnsi="Times New Roman"/>
              <w:color w:val="000000"/>
            </w:rPr>
          </w:rPrChange>
        </w:rPr>
        <w:t>o sexto</w:t>
      </w:r>
      <w:ins w:id="1294" w:author="MARCELO" w:date="2009-05-10T13:22:00Z">
        <w:r>
          <w:rPr>
            <w:rFonts w:ascii="Times New Roman" w:hAnsi="Times New Roman"/>
            <w:color w:val="000000"/>
          </w:rPr>
          <w:t xml:space="preserve"> </w:t>
        </w:r>
      </w:ins>
      <w:del w:id="1295" w:author="Valeria" w:date="2009-05-10T09:29:00Z">
        <w:r>
          <w:rPr>
            <w:rFonts w:ascii="Times New Roman" w:hAnsi="Times New Roman"/>
            <w:color w:val="FF0000"/>
          </w:rPr>
          <w:delText xml:space="preserve">, e último, </w:delText>
        </w:r>
      </w:del>
      <w:r>
        <w:rPr>
          <w:rFonts w:ascii="Times New Roman" w:hAnsi="Times New Roman"/>
          <w:color w:val="000000"/>
          <w:rPrChange w:id="1296" w:author="MARCELO PEREIRA" w:date="2009-05-28T13:43:00Z">
            <w:rPr>
              <w:rFonts w:ascii="Times New Roman" w:hAnsi="Times New Roman"/>
              <w:color w:val="000000"/>
            </w:rPr>
          </w:rPrChange>
        </w:rPr>
        <w:t>capítulo</w:t>
      </w:r>
      <w:ins w:id="1297" w:author="MARCELO" w:date="2009-06-20T14:08:00Z">
        <w:r w:rsidR="00630861">
          <w:rPr>
            <w:rFonts w:ascii="Times New Roman" w:hAnsi="Times New Roman"/>
            <w:color w:val="000000"/>
          </w:rPr>
          <w:t>,</w:t>
        </w:r>
      </w:ins>
      <w:r>
        <w:rPr>
          <w:rFonts w:ascii="Times New Roman" w:hAnsi="Times New Roman"/>
          <w:color w:val="000000"/>
          <w:rPrChange w:id="1298" w:author="MARCELO PEREIRA" w:date="2009-05-28T13:43:00Z">
            <w:rPr>
              <w:rFonts w:ascii="Times New Roman" w:hAnsi="Times New Roman"/>
              <w:color w:val="000000"/>
            </w:rPr>
          </w:rPrChange>
        </w:rPr>
        <w:t xml:space="preserve"> serão apresentadas as conclusões a respeito do trabalho realizado, incluindo uma lista das</w:t>
      </w:r>
      <w:del w:id="1299" w:author="MARCELO" w:date="2009-05-31T17:31:00Z">
        <w:r w:rsidDel="006F558E">
          <w:rPr>
            <w:rFonts w:ascii="Times New Roman" w:hAnsi="Times New Roman"/>
            <w:color w:val="000000"/>
            <w:rPrChange w:id="1300" w:author="MARCELO PEREIRA" w:date="2009-05-28T13:43:00Z">
              <w:rPr>
                <w:rFonts w:ascii="Times New Roman" w:hAnsi="Times New Roman"/>
                <w:color w:val="000000"/>
              </w:rPr>
            </w:rPrChange>
          </w:rPr>
          <w:delText xml:space="preserve">  </w:delText>
        </w:r>
      </w:del>
      <w:ins w:id="1301" w:author="MARCELO" w:date="2009-05-31T17:31:00Z">
        <w:r w:rsidR="006F558E">
          <w:rPr>
            <w:rFonts w:ascii="Times New Roman" w:hAnsi="Times New Roman"/>
            <w:color w:val="000000"/>
            <w:rPrChange w:id="1302" w:author="MARCELO PEREIRA" w:date="2009-05-28T13:43:00Z">
              <w:rPr>
                <w:rFonts w:ascii="Times New Roman" w:hAnsi="Times New Roman"/>
                <w:color w:val="000000"/>
              </w:rPr>
            </w:rPrChange>
          </w:rPr>
          <w:t xml:space="preserve"> </w:t>
        </w:r>
      </w:ins>
      <w:r>
        <w:rPr>
          <w:rFonts w:ascii="Times New Roman" w:hAnsi="Times New Roman"/>
          <w:color w:val="000000"/>
          <w:rPrChange w:id="1303" w:author="MARCELO PEREIRA" w:date="2009-05-28T13:43:00Z">
            <w:rPr>
              <w:rFonts w:ascii="Times New Roman" w:hAnsi="Times New Roman"/>
              <w:color w:val="000000"/>
            </w:rPr>
          </w:rPrChange>
        </w:rPr>
        <w:t xml:space="preserve">principais contribuições para a área e </w:t>
      </w:r>
      <w:ins w:id="1304" w:author="Valeria" w:date="2009-05-10T09:29:00Z">
        <w:r>
          <w:rPr>
            <w:rFonts w:ascii="Times New Roman" w:hAnsi="Times New Roman"/>
            <w:color w:val="000000"/>
          </w:rPr>
          <w:t>uma indicaç</w:t>
        </w:r>
      </w:ins>
      <w:ins w:id="1305" w:author="Valeria" w:date="2009-05-10T09:30:00Z">
        <w:r>
          <w:rPr>
            <w:rFonts w:ascii="Times New Roman" w:hAnsi="Times New Roman"/>
            <w:color w:val="000000"/>
          </w:rPr>
          <w:t xml:space="preserve">ão </w:t>
        </w:r>
      </w:ins>
      <w:r>
        <w:rPr>
          <w:rFonts w:ascii="Times New Roman" w:hAnsi="Times New Roman"/>
          <w:color w:val="000000"/>
          <w:rPrChange w:id="1306" w:author="MARCELO PEREIRA" w:date="2009-05-28T13:43:00Z">
            <w:rPr>
              <w:rFonts w:ascii="Times New Roman" w:hAnsi="Times New Roman"/>
              <w:color w:val="000000"/>
            </w:rPr>
          </w:rPrChange>
        </w:rPr>
        <w:t>dos</w:t>
      </w:r>
      <w:del w:id="1307" w:author="MARCELO" w:date="2009-05-31T17:31:00Z">
        <w:r w:rsidDel="006F558E">
          <w:rPr>
            <w:rFonts w:ascii="Times New Roman" w:hAnsi="Times New Roman"/>
            <w:color w:val="000000"/>
            <w:rPrChange w:id="1308" w:author="MARCELO PEREIRA" w:date="2009-05-28T13:43:00Z">
              <w:rPr>
                <w:rFonts w:ascii="Times New Roman" w:hAnsi="Times New Roman"/>
                <w:color w:val="000000"/>
              </w:rPr>
            </w:rPrChange>
          </w:rPr>
          <w:delText xml:space="preserve">  </w:delText>
        </w:r>
      </w:del>
      <w:ins w:id="1309" w:author="MARCELO" w:date="2009-05-31T17:31:00Z">
        <w:r w:rsidR="006F558E">
          <w:rPr>
            <w:rFonts w:ascii="Times New Roman" w:hAnsi="Times New Roman"/>
            <w:color w:val="000000"/>
            <w:rPrChange w:id="1310" w:author="MARCELO PEREIRA" w:date="2009-05-28T13:43:00Z">
              <w:rPr>
                <w:rFonts w:ascii="Times New Roman" w:hAnsi="Times New Roman"/>
                <w:color w:val="000000"/>
              </w:rPr>
            </w:rPrChange>
          </w:rPr>
          <w:t xml:space="preserve"> </w:t>
        </w:r>
      </w:ins>
      <w:r>
        <w:rPr>
          <w:rFonts w:ascii="Times New Roman" w:hAnsi="Times New Roman"/>
          <w:color w:val="000000"/>
          <w:rPrChange w:id="1311" w:author="MARCELO PEREIRA" w:date="2009-05-28T13:43:00Z">
            <w:rPr>
              <w:rFonts w:ascii="Times New Roman" w:hAnsi="Times New Roman"/>
              <w:color w:val="000000"/>
            </w:rPr>
          </w:rPrChange>
        </w:rPr>
        <w:t>trabalhos futuros que deverão ser desenvolvidos para aperfeiçoamento da ferramenta proposta.</w:t>
      </w:r>
    </w:p>
    <w:p w:rsidR="00DE5C46" w:rsidRDefault="00DE5C46" w:rsidP="00EB36D3">
      <w:pPr>
        <w:spacing w:line="360" w:lineRule="auto"/>
        <w:jc w:val="both"/>
        <w:rPr>
          <w:ins w:id="1312" w:author="MARCELO" w:date="2009-06-07T15:33:00Z"/>
          <w:rFonts w:ascii="Times New Roman" w:hAnsi="Times New Roman"/>
          <w:color w:val="000000"/>
        </w:rPr>
        <w:pPrChange w:id="1313" w:author="MARCELO" w:date="2009-06-07T15:32:00Z">
          <w:pPr>
            <w:spacing w:line="360" w:lineRule="auto"/>
            <w:jc w:val="both"/>
          </w:pPr>
        </w:pPrChange>
      </w:pPr>
    </w:p>
    <w:p w:rsidR="00EB36D3" w:rsidRDefault="00EB36D3" w:rsidP="00EB36D3">
      <w:pPr>
        <w:spacing w:line="360" w:lineRule="auto"/>
        <w:jc w:val="both"/>
        <w:rPr>
          <w:rFonts w:ascii="Times New Roman" w:hAnsi="Times New Roman"/>
          <w:color w:val="000000"/>
          <w:rPrChange w:id="1314" w:author="MARCELO PEREIRA" w:date="2009-05-28T13:43:00Z">
            <w:rPr>
              <w:rFonts w:ascii="Times New Roman" w:hAnsi="Times New Roman"/>
              <w:color w:val="000000"/>
            </w:rPr>
          </w:rPrChange>
        </w:rPr>
        <w:pPrChange w:id="1315" w:author="MARCELO" w:date="2009-06-07T15:32:00Z">
          <w:pPr>
            <w:spacing w:line="360" w:lineRule="auto"/>
            <w:jc w:val="both"/>
          </w:pPr>
        </w:pPrChange>
      </w:pPr>
    </w:p>
    <w:p w:rsidR="00FB039E" w:rsidDel="00DE5C46" w:rsidRDefault="00FB039E" w:rsidP="00EB36D3">
      <w:pPr>
        <w:spacing w:line="360" w:lineRule="auto"/>
        <w:jc w:val="both"/>
        <w:rPr>
          <w:del w:id="1316" w:author="MARCELO" w:date="2009-06-07T15:26:00Z"/>
          <w:rFonts w:ascii="Times New Roman" w:hAnsi="Times New Roman"/>
          <w:b/>
          <w:color w:val="000000"/>
        </w:rPr>
        <w:pPrChange w:id="1317" w:author="MARCELO" w:date="2009-06-07T15:32:00Z">
          <w:pPr>
            <w:pBdr>
              <w:bottom w:val="single" w:sz="4" w:space="1" w:color="000000"/>
            </w:pBdr>
            <w:spacing w:line="360" w:lineRule="auto"/>
            <w:jc w:val="both"/>
          </w:pPr>
        </w:pPrChange>
      </w:pPr>
    </w:p>
    <w:p w:rsidR="00DE5C46" w:rsidRDefault="00DE5C46" w:rsidP="00EB36D3">
      <w:pPr>
        <w:spacing w:line="360" w:lineRule="auto"/>
        <w:jc w:val="both"/>
        <w:rPr>
          <w:ins w:id="1318" w:author="MARCELO" w:date="2009-06-07T15:26:00Z"/>
          <w:rFonts w:ascii="Times New Roman" w:hAnsi="Times New Roman"/>
          <w:b/>
          <w:color w:val="000000"/>
        </w:rPr>
        <w:pPrChange w:id="1319" w:author="MARCELO" w:date="2009-06-07T15:32:00Z">
          <w:pPr>
            <w:pBdr>
              <w:bottom w:val="single" w:sz="4" w:space="1" w:color="000000"/>
            </w:pBdr>
            <w:spacing w:line="360" w:lineRule="auto"/>
            <w:jc w:val="both"/>
          </w:pPr>
        </w:pPrChange>
      </w:pPr>
    </w:p>
    <w:p w:rsidR="00FB039E" w:rsidDel="004C0004" w:rsidRDefault="00FB039E" w:rsidP="00EB36D3">
      <w:pPr>
        <w:spacing w:line="360" w:lineRule="auto"/>
        <w:jc w:val="both"/>
        <w:outlineLvl w:val="0"/>
        <w:rPr>
          <w:del w:id="1320" w:author="MARCELO" w:date="2009-06-07T15:19:00Z"/>
          <w:rFonts w:ascii="Times New Roman" w:hAnsi="Times New Roman"/>
          <w:b/>
        </w:rPr>
        <w:pPrChange w:id="1321" w:author="MARCELO" w:date="2009-06-07T15:32:00Z">
          <w:pPr>
            <w:pBdr>
              <w:bottom w:val="single" w:sz="4" w:space="1" w:color="000000"/>
            </w:pBdr>
            <w:spacing w:line="360" w:lineRule="auto"/>
            <w:jc w:val="both"/>
            <w:outlineLvl w:val="0"/>
          </w:pPr>
        </w:pPrChange>
      </w:pPr>
    </w:p>
    <w:p w:rsidR="00FB039E" w:rsidDel="004C0004" w:rsidRDefault="00FB039E" w:rsidP="00EB36D3">
      <w:pPr>
        <w:spacing w:line="360" w:lineRule="auto"/>
        <w:jc w:val="both"/>
        <w:outlineLvl w:val="0"/>
        <w:rPr>
          <w:del w:id="1322" w:author="MARCELO" w:date="2009-06-07T15:19:00Z"/>
          <w:rFonts w:ascii="Times New Roman" w:hAnsi="Times New Roman"/>
          <w:b/>
        </w:rPr>
        <w:pPrChange w:id="1323" w:author="MARCELO" w:date="2009-06-07T15:32:00Z">
          <w:pPr>
            <w:pBdr>
              <w:bottom w:val="single" w:sz="4" w:space="1" w:color="000000"/>
            </w:pBdr>
            <w:spacing w:line="360" w:lineRule="auto"/>
            <w:jc w:val="both"/>
            <w:outlineLvl w:val="0"/>
          </w:pPr>
        </w:pPrChange>
      </w:pPr>
    </w:p>
    <w:p w:rsidR="00FB039E" w:rsidDel="004C0004" w:rsidRDefault="00FB039E" w:rsidP="00EB36D3">
      <w:pPr>
        <w:spacing w:line="360" w:lineRule="auto"/>
        <w:jc w:val="both"/>
        <w:outlineLvl w:val="0"/>
        <w:rPr>
          <w:del w:id="1324" w:author="MARCELO" w:date="2009-06-07T15:19:00Z"/>
          <w:rFonts w:ascii="Times New Roman" w:hAnsi="Times New Roman"/>
          <w:b/>
        </w:rPr>
        <w:pPrChange w:id="1325" w:author="MARCELO" w:date="2009-06-07T15:32:00Z">
          <w:pPr>
            <w:pBdr>
              <w:bottom w:val="single" w:sz="4" w:space="1" w:color="000000"/>
            </w:pBdr>
            <w:spacing w:line="360" w:lineRule="auto"/>
            <w:jc w:val="both"/>
            <w:outlineLvl w:val="0"/>
          </w:pPr>
        </w:pPrChange>
      </w:pPr>
    </w:p>
    <w:p w:rsidR="00FB039E" w:rsidDel="004C0004" w:rsidRDefault="00FB039E" w:rsidP="00EB36D3">
      <w:pPr>
        <w:spacing w:line="360" w:lineRule="auto"/>
        <w:jc w:val="both"/>
        <w:outlineLvl w:val="0"/>
        <w:rPr>
          <w:del w:id="1326" w:author="MARCELO" w:date="2009-06-07T15:19:00Z"/>
          <w:rFonts w:ascii="Times New Roman" w:hAnsi="Times New Roman"/>
          <w:b/>
        </w:rPr>
        <w:pPrChange w:id="1327"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rFonts w:ascii="Times New Roman" w:hAnsi="Times New Roman"/>
          <w:b/>
          <w:sz w:val="38"/>
          <w:szCs w:val="38"/>
        </w:rPr>
        <w:pPrChange w:id="1328" w:author="MARCELO" w:date="2009-06-07T15:32:00Z">
          <w:pPr>
            <w:pBdr>
              <w:bottom w:val="single" w:sz="4" w:space="1" w:color="000000"/>
            </w:pBdr>
            <w:spacing w:line="360" w:lineRule="auto"/>
            <w:jc w:val="both"/>
            <w:outlineLvl w:val="0"/>
          </w:pPr>
        </w:pPrChange>
      </w:pPr>
      <w:r>
        <w:rPr>
          <w:rFonts w:ascii="Times New Roman" w:hAnsi="Times New Roman"/>
          <w:b/>
          <w:sz w:val="38"/>
          <w:szCs w:val="38"/>
        </w:rPr>
        <w:t>2</w:t>
      </w:r>
      <w:r>
        <w:rPr>
          <w:rFonts w:ascii="Times New Roman" w:hAnsi="Times New Roman"/>
          <w:b/>
        </w:rPr>
        <w:t xml:space="preserve"> </w:t>
      </w:r>
      <w:r>
        <w:rPr>
          <w:rFonts w:ascii="Times New Roman" w:hAnsi="Times New Roman"/>
          <w:b/>
          <w:sz w:val="38"/>
          <w:szCs w:val="38"/>
        </w:rPr>
        <w:t>Fundamentação Teórica</w:t>
      </w:r>
    </w:p>
    <w:p w:rsidR="00FB039E" w:rsidRDefault="00FB039E" w:rsidP="00EB36D3">
      <w:pPr>
        <w:spacing w:line="360" w:lineRule="auto"/>
        <w:jc w:val="both"/>
        <w:rPr>
          <w:rFonts w:ascii="Times New Roman" w:hAnsi="Times New Roman"/>
          <w:b/>
        </w:rPr>
        <w:pPrChange w:id="1329" w:author="MARCELO" w:date="2009-06-07T15:32:00Z">
          <w:pPr>
            <w:pBdr>
              <w:bottom w:val="single" w:sz="4" w:space="1" w:color="000000"/>
            </w:pBdr>
            <w:spacing w:line="360" w:lineRule="auto"/>
            <w:jc w:val="both"/>
          </w:pPr>
        </w:pPrChange>
      </w:pPr>
    </w:p>
    <w:p w:rsidR="00FB039E" w:rsidDel="006361F3" w:rsidRDefault="00FB039E" w:rsidP="00EB36D3">
      <w:pPr>
        <w:spacing w:line="360" w:lineRule="auto"/>
        <w:jc w:val="both"/>
        <w:rPr>
          <w:del w:id="1330" w:author="MARCELO" w:date="2009-05-31T17:00:00Z"/>
          <w:rFonts w:ascii="Times New Roman" w:hAnsi="Times New Roman"/>
          <w:color w:val="FF0000"/>
        </w:rPr>
        <w:pPrChange w:id="1331" w:author="MARCELO" w:date="2009-06-07T15:32:00Z">
          <w:pPr>
            <w:pBdr>
              <w:bottom w:val="single" w:sz="4" w:space="1" w:color="000000"/>
            </w:pBdr>
            <w:spacing w:line="360" w:lineRule="auto"/>
            <w:jc w:val="both"/>
          </w:pPr>
        </w:pPrChange>
      </w:pPr>
      <w:r>
        <w:rPr>
          <w:rFonts w:ascii="Times New Roman" w:hAnsi="Times New Roman"/>
          <w:b/>
        </w:rPr>
        <w:tab/>
      </w:r>
      <w:r>
        <w:rPr>
          <w:rFonts w:ascii="Times New Roman" w:hAnsi="Times New Roman"/>
          <w:color w:val="000000"/>
          <w:rPrChange w:id="1332" w:author="MARCELO PEREIRA" w:date="2009-05-28T13:43:00Z">
            <w:rPr>
              <w:rFonts w:ascii="Times New Roman" w:hAnsi="Times New Roman"/>
              <w:color w:val="000000"/>
            </w:rPr>
          </w:rPrChange>
        </w:rPr>
        <w:t>Est</w:t>
      </w:r>
      <w:del w:id="1333" w:author="MARCELO" w:date="2009-06-20T14:08:00Z">
        <w:r w:rsidDel="00630861">
          <w:rPr>
            <w:rFonts w:ascii="Times New Roman" w:hAnsi="Times New Roman"/>
            <w:color w:val="000000"/>
            <w:rPrChange w:id="1334" w:author="MARCELO PEREIRA" w:date="2009-05-28T13:43:00Z">
              <w:rPr>
                <w:rFonts w:ascii="Times New Roman" w:hAnsi="Times New Roman"/>
                <w:color w:val="000000"/>
              </w:rPr>
            </w:rPrChange>
          </w:rPr>
          <w:delText>a seção</w:delText>
        </w:r>
      </w:del>
      <w:ins w:id="1335" w:author="MARCELO" w:date="2009-06-20T14:08:00Z">
        <w:r w:rsidR="00630861">
          <w:rPr>
            <w:rFonts w:ascii="Times New Roman" w:hAnsi="Times New Roman"/>
            <w:color w:val="000000"/>
          </w:rPr>
          <w:t>e capítulo</w:t>
        </w:r>
      </w:ins>
      <w:r>
        <w:rPr>
          <w:rFonts w:ascii="Times New Roman" w:hAnsi="Times New Roman"/>
          <w:color w:val="000000"/>
          <w:rPrChange w:id="1336" w:author="MARCELO PEREIRA" w:date="2009-05-28T13:43:00Z">
            <w:rPr>
              <w:rFonts w:ascii="Times New Roman" w:hAnsi="Times New Roman"/>
              <w:color w:val="000000"/>
            </w:rPr>
          </w:rPrChange>
        </w:rPr>
        <w:t xml:space="preserve"> </w:t>
      </w:r>
      <w:del w:id="1337" w:author="MARCELO PEREIRA" w:date="2009-05-28T13:20:00Z">
        <w:r w:rsidRPr="00697015">
          <w:rPr>
            <w:rFonts w:ascii="Times New Roman" w:hAnsi="Times New Roman"/>
            <w:rPrChange w:id="1338" w:author="MARCELO" w:date="2009-06-07T20:29:00Z">
              <w:rPr>
                <w:rFonts w:ascii="Times New Roman" w:hAnsi="Times New Roman"/>
                <w:color w:val="FF0000"/>
              </w:rPr>
            </w:rPrChange>
          </w:rPr>
          <w:delText>traz</w:delText>
        </w:r>
      </w:del>
      <w:ins w:id="1339" w:author="MARCELO PEREIRA" w:date="2009-05-28T13:20:00Z">
        <w:del w:id="1340" w:author="MARCELO" w:date="2009-06-07T15:19:00Z">
          <w:r w:rsidRPr="00697015" w:rsidDel="00DF73CF">
            <w:rPr>
              <w:rFonts w:ascii="Times New Roman" w:hAnsi="Times New Roman"/>
              <w:rPrChange w:id="1341" w:author="MARCELO" w:date="2009-06-07T20:29:00Z">
                <w:rPr>
                  <w:rFonts w:ascii="Times New Roman" w:hAnsi="Times New Roman"/>
                  <w:color w:val="000000"/>
                </w:rPr>
              </w:rPrChange>
            </w:rPr>
            <w:delText>contém</w:delText>
          </w:r>
        </w:del>
      </w:ins>
      <w:del w:id="1342" w:author="MARCELO" w:date="2009-06-07T15:19:00Z">
        <w:r w:rsidRPr="00697015" w:rsidDel="00DF73CF">
          <w:rPr>
            <w:rFonts w:ascii="Times New Roman" w:hAnsi="Times New Roman"/>
            <w:rPrChange w:id="1343" w:author="MARCELO" w:date="2009-06-07T20:29:00Z">
              <w:rPr>
                <w:rFonts w:ascii="Times New Roman" w:hAnsi="Times New Roman"/>
                <w:color w:val="000000"/>
              </w:rPr>
            </w:rPrChange>
          </w:rPr>
          <w:delText xml:space="preserve"> informações a respeito dos principais</w:delText>
        </w:r>
      </w:del>
      <w:ins w:id="1344" w:author="MARCELO" w:date="2009-06-07T15:19:00Z">
        <w:r w:rsidR="00DF73CF" w:rsidRPr="00697015">
          <w:rPr>
            <w:rFonts w:ascii="Times New Roman" w:hAnsi="Times New Roman"/>
            <w:rPrChange w:id="1345" w:author="MARCELO" w:date="2009-06-07T20:29:00Z">
              <w:rPr>
                <w:rFonts w:ascii="Times New Roman" w:hAnsi="Times New Roman"/>
                <w:color w:val="FF0000"/>
              </w:rPr>
            </w:rPrChange>
          </w:rPr>
          <w:t>lista os</w:t>
        </w:r>
      </w:ins>
      <w:r>
        <w:rPr>
          <w:rFonts w:ascii="Times New Roman" w:hAnsi="Times New Roman"/>
          <w:color w:val="000000"/>
          <w:rPrChange w:id="1346" w:author="MARCELO PEREIRA" w:date="2009-05-28T13:43:00Z">
            <w:rPr>
              <w:rFonts w:ascii="Times New Roman" w:hAnsi="Times New Roman"/>
              <w:color w:val="000000"/>
            </w:rPr>
          </w:rPrChange>
        </w:rPr>
        <w:t xml:space="preserve"> conceitos envolvidos n</w:t>
      </w:r>
      <w:del w:id="1347" w:author="MARCELO" w:date="2009-06-07T15:19:00Z">
        <w:r w:rsidDel="00DF73CF">
          <w:rPr>
            <w:rFonts w:ascii="Times New Roman" w:hAnsi="Times New Roman"/>
            <w:color w:val="000000"/>
            <w:rPrChange w:id="1348" w:author="MARCELO PEREIRA" w:date="2009-05-28T13:43:00Z">
              <w:rPr>
                <w:rFonts w:ascii="Times New Roman" w:hAnsi="Times New Roman"/>
                <w:color w:val="000000"/>
              </w:rPr>
            </w:rPrChange>
          </w:rPr>
          <w:delText>o projeto</w:delText>
        </w:r>
      </w:del>
      <w:ins w:id="1349" w:author="MARCELO" w:date="2009-06-07T15:19:00Z">
        <w:r w:rsidR="00DF73CF">
          <w:rPr>
            <w:rFonts w:ascii="Times New Roman" w:hAnsi="Times New Roman"/>
            <w:color w:val="000000"/>
          </w:rPr>
          <w:t>este trabalho</w:t>
        </w:r>
      </w:ins>
      <w:r>
        <w:rPr>
          <w:rFonts w:ascii="Times New Roman" w:hAnsi="Times New Roman"/>
          <w:color w:val="000000"/>
          <w:rPrChange w:id="1350" w:author="MARCELO PEREIRA" w:date="2009-05-28T13:43:00Z">
            <w:rPr>
              <w:rFonts w:ascii="Times New Roman" w:hAnsi="Times New Roman"/>
              <w:color w:val="000000"/>
            </w:rPr>
          </w:rPrChange>
        </w:rPr>
        <w:t xml:space="preserve"> e que são pré-requisitos para o bom entendimento </w:t>
      </w:r>
      <w:del w:id="1351" w:author="MARCELO" w:date="2009-06-07T15:20:00Z">
        <w:r w:rsidDel="00DF3509">
          <w:rPr>
            <w:rFonts w:ascii="Times New Roman" w:hAnsi="Times New Roman"/>
            <w:color w:val="000000"/>
            <w:rPrChange w:id="1352" w:author="MARCELO PEREIRA" w:date="2009-05-28T13:43:00Z">
              <w:rPr>
                <w:rFonts w:ascii="Times New Roman" w:hAnsi="Times New Roman"/>
                <w:color w:val="000000"/>
              </w:rPr>
            </w:rPrChange>
          </w:rPr>
          <w:delText xml:space="preserve">do </w:delText>
        </w:r>
      </w:del>
      <w:ins w:id="1353" w:author="MARCELO" w:date="2009-06-07T15:20:00Z">
        <w:r w:rsidR="00DF3509">
          <w:rPr>
            <w:rFonts w:ascii="Times New Roman" w:hAnsi="Times New Roman"/>
            <w:color w:val="000000"/>
            <w:rPrChange w:id="1354" w:author="MARCELO PEREIRA" w:date="2009-05-28T13:43:00Z">
              <w:rPr>
                <w:rFonts w:ascii="Times New Roman" w:hAnsi="Times New Roman"/>
                <w:color w:val="000000"/>
              </w:rPr>
            </w:rPrChange>
          </w:rPr>
          <w:t>d</w:t>
        </w:r>
        <w:r w:rsidR="00DF3509">
          <w:rPr>
            <w:rFonts w:ascii="Times New Roman" w:hAnsi="Times New Roman"/>
            <w:color w:val="000000"/>
          </w:rPr>
          <w:t>este</w:t>
        </w:r>
        <w:r w:rsidR="00DF3509">
          <w:rPr>
            <w:rFonts w:ascii="Times New Roman" w:hAnsi="Times New Roman"/>
            <w:color w:val="000000"/>
            <w:rPrChange w:id="1355" w:author="MARCELO PEREIRA" w:date="2009-05-28T13:43:00Z">
              <w:rPr>
                <w:rFonts w:ascii="Times New Roman" w:hAnsi="Times New Roman"/>
                <w:color w:val="000000"/>
              </w:rPr>
            </w:rPrChange>
          </w:rPr>
          <w:t xml:space="preserve"> </w:t>
        </w:r>
      </w:ins>
      <w:r>
        <w:rPr>
          <w:rFonts w:ascii="Times New Roman" w:hAnsi="Times New Roman"/>
          <w:color w:val="000000"/>
          <w:rPrChange w:id="1356" w:author="MARCELO PEREIRA" w:date="2009-05-28T13:43:00Z">
            <w:rPr>
              <w:rFonts w:ascii="Times New Roman" w:hAnsi="Times New Roman"/>
              <w:color w:val="000000"/>
            </w:rPr>
          </w:rPrChange>
        </w:rPr>
        <w:t>documento</w:t>
      </w:r>
      <w:ins w:id="1357" w:author="MARCELO" w:date="2009-06-07T15:20:00Z">
        <w:r w:rsidR="00DF73CF">
          <w:rPr>
            <w:rFonts w:ascii="Times New Roman" w:hAnsi="Times New Roman"/>
            <w:color w:val="000000"/>
          </w:rPr>
          <w:t xml:space="preserve"> que o descreve</w:t>
        </w:r>
      </w:ins>
      <w:r>
        <w:rPr>
          <w:rFonts w:ascii="Times New Roman" w:hAnsi="Times New Roman"/>
          <w:color w:val="000000"/>
          <w:rPrChange w:id="1358" w:author="MARCELO PEREIRA" w:date="2009-05-28T13:43:00Z">
            <w:rPr>
              <w:rFonts w:ascii="Times New Roman" w:hAnsi="Times New Roman"/>
              <w:color w:val="000000"/>
            </w:rPr>
          </w:rPrChange>
        </w:rPr>
        <w:t xml:space="preserve">. </w:t>
      </w:r>
      <w:del w:id="1359" w:author="MARCELO PEREIRA" w:date="2009-05-28T13:20:00Z">
        <w:r>
          <w:rPr>
            <w:rFonts w:ascii="Times New Roman" w:hAnsi="Times New Roman"/>
            <w:color w:val="FF0000"/>
          </w:rPr>
          <w:delText>A seção fará</w:delText>
        </w:r>
      </w:del>
      <w:ins w:id="1360" w:author="MARCELO PEREIRA" w:date="2009-05-28T13:20:00Z">
        <w:r>
          <w:rPr>
            <w:rFonts w:ascii="Times New Roman" w:hAnsi="Times New Roman"/>
            <w:color w:val="000000"/>
          </w:rPr>
          <w:t>El</w:t>
        </w:r>
        <w:del w:id="1361" w:author="MARCELO" w:date="2009-06-20T14:08:00Z">
          <w:r w:rsidDel="00630861">
            <w:rPr>
              <w:rFonts w:ascii="Times New Roman" w:hAnsi="Times New Roman"/>
              <w:color w:val="000000"/>
            </w:rPr>
            <w:delText>a</w:delText>
          </w:r>
        </w:del>
      </w:ins>
      <w:ins w:id="1362" w:author="MARCELO" w:date="2009-06-20T14:08:00Z">
        <w:r w:rsidR="00630861">
          <w:rPr>
            <w:rFonts w:ascii="Times New Roman" w:hAnsi="Times New Roman"/>
            <w:color w:val="000000"/>
          </w:rPr>
          <w:t>e</w:t>
        </w:r>
      </w:ins>
      <w:ins w:id="1363" w:author="MARCELO PEREIRA" w:date="2009-05-28T13:20:00Z">
        <w:r>
          <w:rPr>
            <w:rFonts w:ascii="Times New Roman" w:hAnsi="Times New Roman"/>
            <w:color w:val="000000"/>
          </w:rPr>
          <w:t xml:space="preserve"> exibe</w:t>
        </w:r>
      </w:ins>
      <w:r>
        <w:rPr>
          <w:rFonts w:ascii="Times New Roman" w:hAnsi="Times New Roman"/>
          <w:color w:val="000000"/>
          <w:rPrChange w:id="1364" w:author="MARCELO PEREIRA" w:date="2009-05-28T13:43:00Z">
            <w:rPr>
              <w:rFonts w:ascii="Times New Roman" w:hAnsi="Times New Roman"/>
              <w:color w:val="000000"/>
            </w:rPr>
          </w:rPrChange>
        </w:rPr>
        <w:t xml:space="preserve"> um breve resumo sobre a história do </w:t>
      </w:r>
      <w:ins w:id="1365" w:author="MARCELO PEREIRA" w:date="2009-05-28T13:21:00Z">
        <w:r>
          <w:rPr>
            <w:rFonts w:ascii="Times New Roman" w:hAnsi="Times New Roman"/>
            <w:color w:val="000000"/>
          </w:rPr>
          <w:t xml:space="preserve">desenvolvimento de </w:t>
        </w:r>
      </w:ins>
      <w:r>
        <w:rPr>
          <w:rFonts w:ascii="Times New Roman" w:hAnsi="Times New Roman"/>
          <w:color w:val="000000"/>
          <w:rPrChange w:id="1366" w:author="MARCELO PEREIRA" w:date="2009-05-28T13:43:00Z">
            <w:rPr>
              <w:rFonts w:ascii="Times New Roman" w:hAnsi="Times New Roman"/>
              <w:color w:val="000000"/>
            </w:rPr>
          </w:rPrChange>
        </w:rPr>
        <w:t xml:space="preserve">SQL </w:t>
      </w:r>
      <w:del w:id="1367" w:author="MARCELO PEREIRA" w:date="2009-05-28T13:21:00Z">
        <w:r>
          <w:rPr>
            <w:rFonts w:ascii="Times New Roman" w:hAnsi="Times New Roman"/>
            <w:color w:val="FF0000"/>
          </w:rPr>
          <w:delText xml:space="preserve">para uma rápida ambientação </w:delText>
        </w:r>
      </w:del>
      <w:r>
        <w:rPr>
          <w:rFonts w:ascii="Times New Roman" w:hAnsi="Times New Roman"/>
          <w:color w:val="000000"/>
          <w:rPrChange w:id="1368" w:author="MARCELO PEREIRA" w:date="2009-05-28T13:43:00Z">
            <w:rPr>
              <w:rFonts w:ascii="Times New Roman" w:hAnsi="Times New Roman"/>
              <w:color w:val="000000"/>
            </w:rPr>
          </w:rPrChange>
        </w:rPr>
        <w:t>e em seguida</w:t>
      </w:r>
      <w:ins w:id="1369" w:author="MARCELO" w:date="2009-06-07T15:20:00Z">
        <w:r w:rsidR="00DF73CF">
          <w:rPr>
            <w:rFonts w:ascii="Times New Roman" w:hAnsi="Times New Roman"/>
            <w:color w:val="000000"/>
          </w:rPr>
          <w:t>,</w:t>
        </w:r>
      </w:ins>
      <w:r>
        <w:rPr>
          <w:rFonts w:ascii="Times New Roman" w:hAnsi="Times New Roman"/>
          <w:color w:val="000000"/>
          <w:rPrChange w:id="1370" w:author="MARCELO PEREIRA" w:date="2009-05-28T13:43:00Z">
            <w:rPr>
              <w:rFonts w:ascii="Times New Roman" w:hAnsi="Times New Roman"/>
              <w:color w:val="000000"/>
            </w:rPr>
          </w:rPrChange>
        </w:rPr>
        <w:t xml:space="preserve"> </w:t>
      </w:r>
      <w:del w:id="1371" w:author="MARCELO PEREIRA" w:date="2009-05-28T13:21:00Z">
        <w:r>
          <w:rPr>
            <w:rFonts w:ascii="Times New Roman" w:hAnsi="Times New Roman"/>
            <w:color w:val="FF0000"/>
          </w:rPr>
          <w:delText xml:space="preserve">definirá </w:delText>
        </w:r>
      </w:del>
      <w:ins w:id="1372" w:author="MARCELO PEREIRA" w:date="2009-05-28T13:21:00Z">
        <w:r>
          <w:rPr>
            <w:rFonts w:ascii="Times New Roman" w:hAnsi="Times New Roman"/>
            <w:color w:val="000000"/>
          </w:rPr>
          <w:t xml:space="preserve">define </w:t>
        </w:r>
      </w:ins>
      <w:r>
        <w:rPr>
          <w:rFonts w:ascii="Times New Roman" w:hAnsi="Times New Roman"/>
          <w:color w:val="000000"/>
          <w:rPrChange w:id="1373" w:author="MARCELO PEREIRA" w:date="2009-05-28T13:43:00Z">
            <w:rPr>
              <w:rFonts w:ascii="Times New Roman" w:hAnsi="Times New Roman"/>
              <w:color w:val="000000"/>
            </w:rPr>
          </w:rPrChange>
        </w:rPr>
        <w:t>cada um</w:t>
      </w:r>
      <w:ins w:id="1374" w:author="MARCELO PEREIRA" w:date="2009-05-28T13:22:00Z">
        <w:r>
          <w:rPr>
            <w:rFonts w:ascii="Times New Roman" w:hAnsi="Times New Roman"/>
            <w:color w:val="000000"/>
          </w:rPr>
          <w:t>a</w:t>
        </w:r>
      </w:ins>
      <w:r>
        <w:rPr>
          <w:rFonts w:ascii="Times New Roman" w:hAnsi="Times New Roman"/>
          <w:color w:val="000000"/>
          <w:rPrChange w:id="1375" w:author="MARCELO PEREIRA" w:date="2009-05-28T13:43:00Z">
            <w:rPr>
              <w:rFonts w:ascii="Times New Roman" w:hAnsi="Times New Roman"/>
              <w:color w:val="000000"/>
            </w:rPr>
          </w:rPrChange>
        </w:rPr>
        <w:t xml:space="preserve"> d</w:t>
      </w:r>
      <w:del w:id="1376" w:author="MARCELO PEREIRA" w:date="2009-05-28T13:22:00Z">
        <w:r>
          <w:rPr>
            <w:rFonts w:ascii="Times New Roman" w:hAnsi="Times New Roman"/>
            <w:color w:val="FF0000"/>
          </w:rPr>
          <w:delText>os conhecimentos específicos</w:delText>
        </w:r>
      </w:del>
      <w:ins w:id="1377" w:author="MARCELO PEREIRA" w:date="2009-05-28T13:22:00Z">
        <w:r>
          <w:rPr>
            <w:rFonts w:ascii="Times New Roman" w:hAnsi="Times New Roman"/>
            <w:color w:val="000000"/>
          </w:rPr>
          <w:t>as técnicas de engenharia de software</w:t>
        </w:r>
      </w:ins>
      <w:del w:id="1378" w:author="MARCELO PEREIRA" w:date="2009-05-28T13:22:00Z">
        <w:r>
          <w:rPr>
            <w:rFonts w:ascii="Times New Roman" w:hAnsi="Times New Roman"/>
            <w:color w:val="FF0000"/>
          </w:rPr>
          <w:delText xml:space="preserve"> do domínio da aplicação de bancos de dados </w:delText>
        </w:r>
      </w:del>
      <w:ins w:id="1379" w:author="MARCELO PEREIRA" w:date="2009-05-28T13:22:00Z">
        <w:r>
          <w:rPr>
            <w:rFonts w:ascii="Times New Roman" w:hAnsi="Times New Roman"/>
            <w:color w:val="000000"/>
          </w:rPr>
          <w:t xml:space="preserve"> abordadas</w:t>
        </w:r>
      </w:ins>
      <w:del w:id="1380" w:author="MARCELO PEREIRA" w:date="2009-05-28T13:23:00Z">
        <w:r>
          <w:rPr>
            <w:rFonts w:ascii="Times New Roman" w:hAnsi="Times New Roman"/>
            <w:color w:val="FF0000"/>
          </w:rPr>
          <w:delText>a ser desenvolvida</w:delText>
        </w:r>
      </w:del>
      <w:r>
        <w:rPr>
          <w:rFonts w:ascii="Times New Roman" w:hAnsi="Times New Roman"/>
          <w:color w:val="000000"/>
          <w:rPrChange w:id="1381" w:author="MARCELO PEREIRA" w:date="2009-05-28T13:43:00Z">
            <w:rPr>
              <w:rFonts w:ascii="Times New Roman" w:hAnsi="Times New Roman"/>
              <w:color w:val="000000"/>
            </w:rPr>
          </w:rPrChange>
        </w:rPr>
        <w:t xml:space="preserve"> por este </w:t>
      </w:r>
      <w:del w:id="1382" w:author="MARCELO" w:date="2009-05-31T17:31:00Z">
        <w:r w:rsidDel="00583E11">
          <w:rPr>
            <w:rFonts w:ascii="Times New Roman" w:hAnsi="Times New Roman"/>
            <w:color w:val="000000"/>
            <w:rPrChange w:id="1383" w:author="MARCELO PEREIRA" w:date="2009-05-28T13:43:00Z">
              <w:rPr>
                <w:rFonts w:ascii="Times New Roman" w:hAnsi="Times New Roman"/>
                <w:color w:val="000000"/>
              </w:rPr>
            </w:rPrChange>
          </w:rPr>
          <w:delText>trabalho.</w:delText>
        </w:r>
      </w:del>
      <w:ins w:id="1384" w:author="MARCELO" w:date="2009-05-31T17:31:00Z">
        <w:r w:rsidR="00583E11">
          <w:rPr>
            <w:rFonts w:ascii="Times New Roman" w:hAnsi="Times New Roman"/>
            <w:color w:val="000000"/>
            <w:rPrChange w:id="1385" w:author="MARCELO PEREIRA" w:date="2009-05-28T13:43:00Z">
              <w:rPr>
                <w:rFonts w:ascii="Times New Roman" w:hAnsi="Times New Roman"/>
                <w:color w:val="000000"/>
              </w:rPr>
            </w:rPrChange>
          </w:rPr>
          <w:t xml:space="preserve">trabalho. </w:t>
        </w:r>
      </w:ins>
    </w:p>
    <w:p w:rsidR="00FB039E" w:rsidRDefault="00FB039E" w:rsidP="00EB36D3">
      <w:pPr>
        <w:spacing w:line="360" w:lineRule="auto"/>
        <w:jc w:val="both"/>
        <w:rPr>
          <w:rFonts w:ascii="Times New Roman" w:hAnsi="Times New Roman"/>
          <w:color w:val="FF0000"/>
        </w:rPr>
        <w:pPrChange w:id="138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color w:val="FF0000"/>
        </w:rPr>
        <w:pPrChange w:id="138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38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389" w:author="MARCELO" w:date="2009-06-07T15:32:00Z">
          <w:pPr>
            <w:pBdr>
              <w:bottom w:val="single" w:sz="4" w:space="1" w:color="000000"/>
            </w:pBdr>
            <w:spacing w:line="360" w:lineRule="auto"/>
            <w:jc w:val="both"/>
          </w:pPr>
        </w:pPrChange>
      </w:pPr>
      <w:del w:id="1390" w:author="MARCELO PEREIRA" w:date="2009-05-28T15:32:00Z">
        <w:r>
          <w:rPr>
            <w:rFonts w:ascii="Times New Roman" w:hAnsi="Times New Roman"/>
            <w:b/>
          </w:rPr>
          <w:tab/>
        </w:r>
      </w:del>
      <w:r>
        <w:rPr>
          <w:rFonts w:ascii="Times New Roman" w:hAnsi="Times New Roman"/>
          <w:b/>
          <w:sz w:val="32"/>
          <w:szCs w:val="32"/>
          <w:rPrChange w:id="1391" w:author="MARCELO PEREIRA" w:date="2009-05-28T13:35:00Z">
            <w:rPr>
              <w:rFonts w:ascii="Times New Roman" w:hAnsi="Times New Roman"/>
              <w:b/>
              <w:sz w:val="32"/>
              <w:szCs w:val="32"/>
            </w:rPr>
          </w:rPrChange>
        </w:rPr>
        <w:t>2.1 Introdução</w:t>
      </w:r>
    </w:p>
    <w:p w:rsidR="00FB039E" w:rsidRDefault="00FB039E" w:rsidP="00EB36D3">
      <w:pPr>
        <w:spacing w:line="360" w:lineRule="auto"/>
        <w:jc w:val="both"/>
        <w:rPr>
          <w:rFonts w:ascii="Times New Roman" w:hAnsi="Times New Roman"/>
          <w:b/>
        </w:rPr>
        <w:pPrChange w:id="1392" w:author="MARCELO" w:date="2009-06-07T15:32:00Z">
          <w:pPr>
            <w:pBdr>
              <w:bottom w:val="single" w:sz="4" w:space="1" w:color="000000"/>
            </w:pBdr>
            <w:spacing w:line="360" w:lineRule="auto"/>
            <w:jc w:val="both"/>
          </w:pPr>
        </w:pPrChange>
      </w:pPr>
    </w:p>
    <w:p w:rsidR="00FB039E" w:rsidDel="00C94CF4" w:rsidRDefault="00FB039E" w:rsidP="00EB36D3">
      <w:pPr>
        <w:spacing w:line="360" w:lineRule="auto"/>
        <w:jc w:val="both"/>
        <w:rPr>
          <w:del w:id="1393" w:author="MARCELO" w:date="2009-06-07T15:22:00Z"/>
          <w:rFonts w:ascii="Times New Roman" w:hAnsi="Times New Roman"/>
          <w:color w:val="000000"/>
        </w:rPr>
        <w:pPrChange w:id="1394" w:author="MARCELO" w:date="2009-06-07T15:32:00Z">
          <w:pPr>
            <w:pBdr>
              <w:bottom w:val="single" w:sz="4" w:space="1" w:color="000000"/>
            </w:pBdr>
            <w:spacing w:line="360" w:lineRule="auto"/>
            <w:jc w:val="both"/>
          </w:pPr>
        </w:pPrChange>
      </w:pPr>
      <w:r>
        <w:rPr>
          <w:rFonts w:ascii="Times New Roman" w:hAnsi="Times New Roman"/>
        </w:rPr>
        <w:tab/>
      </w:r>
      <w:r>
        <w:rPr>
          <w:rFonts w:ascii="Times New Roman" w:hAnsi="Times New Roman"/>
          <w:color w:val="000000"/>
        </w:rPr>
        <w:t xml:space="preserve">A linguagem </w:t>
      </w:r>
      <w:r>
        <w:rPr>
          <w:rFonts w:ascii="Times New Roman" w:hAnsi="Times New Roman"/>
          <w:i/>
          <w:iCs/>
          <w:color w:val="000000"/>
        </w:rPr>
        <w:t>Structured Query Language</w:t>
      </w:r>
      <w:del w:id="1395" w:author="MARCELO" w:date="2009-05-31T17:44:00Z">
        <w:r w:rsidDel="005C1DE9">
          <w:rPr>
            <w:rFonts w:ascii="Times New Roman" w:hAnsi="Times New Roman"/>
            <w:i/>
            <w:iCs/>
            <w:color w:val="000000"/>
          </w:rPr>
          <w:delText>m</w:delText>
        </w:r>
      </w:del>
      <w:r>
        <w:rPr>
          <w:rFonts w:ascii="Times New Roman" w:hAnsi="Times New Roman"/>
          <w:color w:val="000000"/>
        </w:rPr>
        <w:t xml:space="preserve"> (SQL) teve origem em um projeto da IBM no início dos anos 1970 para </w:t>
      </w:r>
      <w:ins w:id="1396" w:author="MARCELO" w:date="2009-06-07T15:21:00Z">
        <w:r w:rsidR="00CB014A">
          <w:rPr>
            <w:rFonts w:ascii="Times New Roman" w:hAnsi="Times New Roman"/>
            <w:color w:val="000000"/>
          </w:rPr>
          <w:t xml:space="preserve">se </w:t>
        </w:r>
      </w:ins>
      <w:r>
        <w:rPr>
          <w:rFonts w:ascii="Times New Roman" w:hAnsi="Times New Roman"/>
          <w:color w:val="000000"/>
        </w:rPr>
        <w:t>desenvolver um modelo de dados para Sistema</w:t>
      </w:r>
      <w:ins w:id="1397" w:author="MARCELO" w:date="2009-06-07T15:21:00Z">
        <w:r w:rsidR="00CB014A">
          <w:rPr>
            <w:rFonts w:ascii="Times New Roman" w:hAnsi="Times New Roman"/>
            <w:color w:val="000000"/>
          </w:rPr>
          <w:t>s</w:t>
        </w:r>
      </w:ins>
      <w:r>
        <w:rPr>
          <w:rFonts w:ascii="Times New Roman" w:hAnsi="Times New Roman"/>
          <w:color w:val="000000"/>
        </w:rPr>
        <w:t xml:space="preserve"> de Gerenciamento de Bancos de Dados (SGBD) relacional</w:t>
      </w:r>
      <w:del w:id="1398" w:author="MARCELO PEREIRA" w:date="2009-05-28T13:23:00Z">
        <w:r>
          <w:rPr>
            <w:rFonts w:ascii="Times New Roman" w:hAnsi="Times New Roman"/>
            <w:color w:val="000000"/>
          </w:rPr>
          <w:delText>.</w:delText>
        </w:r>
      </w:del>
      <w:ins w:id="1399" w:author="MARCELO PEREIRA" w:date="2009-05-28T13:23:00Z">
        <w:r>
          <w:rPr>
            <w:rFonts w:ascii="Times New Roman" w:hAnsi="Times New Roman"/>
            <w:color w:val="000000"/>
          </w:rPr>
          <w:t xml:space="preserve"> </w:t>
        </w:r>
      </w:ins>
      <w:r>
        <w:rPr>
          <w:rFonts w:ascii="Times New Roman" w:hAnsi="Times New Roman"/>
          <w:color w:val="000000"/>
        </w:rPr>
        <w:t>[11]</w:t>
      </w:r>
      <w:ins w:id="1400" w:author="MARCELO PEREIRA" w:date="2009-05-28T13:23:00Z">
        <w:r>
          <w:rPr>
            <w:rFonts w:ascii="Times New Roman" w:hAnsi="Times New Roman"/>
            <w:color w:val="000000"/>
          </w:rPr>
          <w:t>.</w:t>
        </w:r>
      </w:ins>
      <w:r>
        <w:rPr>
          <w:rFonts w:ascii="Times New Roman" w:hAnsi="Times New Roman"/>
          <w:color w:val="000000"/>
        </w:rPr>
        <w:t xml:space="preserve"> Este modelo foi proposto para substituir o</w:t>
      </w:r>
      <w:del w:id="1401" w:author="MARCELO PEREIRA" w:date="2009-05-28T13:28:00Z">
        <w:r>
          <w:rPr>
            <w:rFonts w:ascii="Times New Roman" w:hAnsi="Times New Roman"/>
            <w:color w:val="000000"/>
          </w:rPr>
          <w:delText>s</w:delText>
        </w:r>
      </w:del>
      <w:del w:id="1402" w:author="MARCELO" w:date="2009-06-07T15:21:00Z">
        <w:r w:rsidDel="00CB014A">
          <w:rPr>
            <w:rFonts w:ascii="Times New Roman" w:hAnsi="Times New Roman"/>
            <w:color w:val="000000"/>
          </w:rPr>
          <w:delText>,</w:delText>
        </w:r>
      </w:del>
      <w:r>
        <w:rPr>
          <w:rFonts w:ascii="Times New Roman" w:hAnsi="Times New Roman"/>
          <w:color w:val="000000"/>
        </w:rPr>
        <w:t xml:space="preserve"> até então usado</w:t>
      </w:r>
      <w:del w:id="1403" w:author="MARCELO PEREIRA" w:date="2009-05-28T13:28:00Z">
        <w:r>
          <w:rPr>
            <w:rFonts w:ascii="Times New Roman" w:hAnsi="Times New Roman"/>
            <w:color w:val="000000"/>
          </w:rPr>
          <w:delText>s</w:delText>
        </w:r>
      </w:del>
      <w:r>
        <w:rPr>
          <w:rFonts w:ascii="Times New Roman" w:hAnsi="Times New Roman"/>
          <w:color w:val="000000"/>
        </w:rPr>
        <w:t>, modelo</w:t>
      </w:r>
      <w:del w:id="1404" w:author="MARCELO PEREIRA" w:date="2009-05-28T13:28:00Z">
        <w:r>
          <w:rPr>
            <w:rFonts w:ascii="Times New Roman" w:hAnsi="Times New Roman"/>
            <w:color w:val="000000"/>
          </w:rPr>
          <w:delText>s</w:delText>
        </w:r>
      </w:del>
      <w:r>
        <w:rPr>
          <w:rFonts w:ascii="Times New Roman" w:hAnsi="Times New Roman"/>
          <w:color w:val="000000"/>
        </w:rPr>
        <w:t xml:space="preserve"> </w:t>
      </w:r>
      <w:del w:id="1405" w:author="MARCELO" w:date="2009-06-07T15:22:00Z">
        <w:r w:rsidDel="00CB014A">
          <w:rPr>
            <w:rFonts w:ascii="Times New Roman" w:hAnsi="Times New Roman"/>
            <w:color w:val="000000"/>
          </w:rPr>
          <w:delText>hierárquico</w:delText>
        </w:r>
      </w:del>
      <w:ins w:id="1406" w:author="MARCELO PEREIRA" w:date="2009-05-28T13:27:00Z">
        <w:del w:id="1407" w:author="MARCELO" w:date="2009-06-07T15:22:00Z">
          <w:r w:rsidDel="00CB014A">
            <w:rPr>
              <w:rFonts w:ascii="Times New Roman" w:hAnsi="Times New Roman"/>
              <w:color w:val="000000"/>
            </w:rPr>
            <w:delText xml:space="preserve"> </w:delText>
          </w:r>
        </w:del>
        <w:r>
          <w:rPr>
            <w:rFonts w:ascii="Times New Roman" w:hAnsi="Times New Roman"/>
            <w:color w:val="000000"/>
          </w:rPr>
          <w:t xml:space="preserve">de dados </w:t>
        </w:r>
      </w:ins>
      <w:ins w:id="1408" w:author="MARCELO" w:date="2009-06-07T15:22:00Z">
        <w:r w:rsidR="00CB014A">
          <w:rPr>
            <w:rFonts w:ascii="Times New Roman" w:hAnsi="Times New Roman"/>
            <w:color w:val="000000"/>
          </w:rPr>
          <w:t xml:space="preserve">hierárquico </w:t>
        </w:r>
      </w:ins>
      <w:ins w:id="1409" w:author="MARCELO PEREIRA" w:date="2009-05-28T13:27:00Z">
        <w:r>
          <w:rPr>
            <w:rFonts w:ascii="Times New Roman" w:hAnsi="Times New Roman"/>
            <w:color w:val="000000"/>
          </w:rPr>
          <w:t>[48]</w:t>
        </w:r>
      </w:ins>
      <w:del w:id="1410" w:author="MARCELO PEREIRA" w:date="2009-05-28T13:28:00Z">
        <w:r>
          <w:rPr>
            <w:rFonts w:ascii="Times New Roman" w:hAnsi="Times New Roman"/>
            <w:color w:val="000000"/>
          </w:rPr>
          <w:delText xml:space="preserve"> e em rede existentes</w:delText>
        </w:r>
      </w:del>
      <w:del w:id="1411" w:author="MARCELO" w:date="2009-06-07T15:22:00Z">
        <w:r w:rsidDel="00C94CF4">
          <w:rPr>
            <w:rFonts w:ascii="Times New Roman" w:hAnsi="Times New Roman"/>
            <w:color w:val="000000"/>
          </w:rPr>
          <w:delText>.</w:delText>
        </w:r>
      </w:del>
    </w:p>
    <w:p w:rsidR="00FB039E" w:rsidRDefault="00C94CF4" w:rsidP="00EB36D3">
      <w:pPr>
        <w:spacing w:line="360" w:lineRule="auto"/>
        <w:jc w:val="both"/>
        <w:rPr>
          <w:rFonts w:ascii="Times New Roman" w:hAnsi="Times New Roman"/>
          <w:color w:val="000000"/>
        </w:rPr>
        <w:pPrChange w:id="1412" w:author="MARCELO" w:date="2009-06-07T15:32:00Z">
          <w:pPr>
            <w:pBdr>
              <w:bottom w:val="single" w:sz="4" w:space="1" w:color="000000"/>
            </w:pBdr>
            <w:spacing w:line="360" w:lineRule="auto"/>
            <w:jc w:val="both"/>
          </w:pPr>
        </w:pPrChange>
      </w:pPr>
      <w:ins w:id="1413" w:author="MARCELO" w:date="2009-06-07T15:22:00Z">
        <w:r>
          <w:rPr>
            <w:rFonts w:ascii="Times New Roman" w:hAnsi="Times New Roman"/>
            <w:color w:val="000000"/>
          </w:rPr>
          <w:t>.</w:t>
        </w:r>
      </w:ins>
    </w:p>
    <w:p w:rsidR="00FB039E" w:rsidRDefault="00FB039E" w:rsidP="00EB36D3">
      <w:pPr>
        <w:spacing w:line="360" w:lineRule="auto"/>
        <w:ind w:firstLine="709"/>
        <w:jc w:val="both"/>
        <w:rPr>
          <w:rFonts w:ascii="Times New Roman" w:hAnsi="Times New Roman"/>
          <w:color w:val="000000"/>
        </w:rPr>
        <w:pPrChange w:id="1414" w:author="MARCELO" w:date="2009-06-07T15:32:00Z">
          <w:pPr>
            <w:pBdr>
              <w:bottom w:val="single" w:sz="4" w:space="1" w:color="000000"/>
            </w:pBdr>
            <w:spacing w:line="360" w:lineRule="auto"/>
            <w:jc w:val="both"/>
          </w:pPr>
        </w:pPrChange>
      </w:pPr>
      <w:del w:id="1415" w:author="MARCELO" w:date="2009-06-07T15:22:00Z">
        <w:r w:rsidDel="00C94CF4">
          <w:rPr>
            <w:rFonts w:ascii="Times New Roman" w:hAnsi="Times New Roman"/>
            <w:color w:val="000000"/>
          </w:rPr>
          <w:delText xml:space="preserve">. </w:delText>
        </w:r>
      </w:del>
      <w:r>
        <w:rPr>
          <w:rFonts w:ascii="Times New Roman" w:hAnsi="Times New Roman"/>
          <w:color w:val="000000"/>
        </w:rPr>
        <w:t>O projeto</w:t>
      </w:r>
      <w:ins w:id="1416" w:author="MARCELO" w:date="2009-06-07T15:22:00Z">
        <w:r w:rsidR="00C94CF4">
          <w:rPr>
            <w:rFonts w:ascii="Times New Roman" w:hAnsi="Times New Roman"/>
            <w:color w:val="000000"/>
          </w:rPr>
          <w:t xml:space="preserve"> da IBM</w:t>
        </w:r>
      </w:ins>
      <w:r>
        <w:rPr>
          <w:rFonts w:ascii="Times New Roman" w:hAnsi="Times New Roman"/>
          <w:color w:val="000000"/>
        </w:rPr>
        <w:t xml:space="preserve">, chamado de </w:t>
      </w:r>
      <w:r>
        <w:rPr>
          <w:rFonts w:ascii="Times New Roman" w:hAnsi="Times New Roman"/>
          <w:i/>
          <w:iCs/>
          <w:color w:val="000000"/>
        </w:rPr>
        <w:t xml:space="preserve">System R, </w:t>
      </w:r>
      <w:del w:id="1417" w:author="MARCELO" w:date="2009-05-31T16:54:00Z">
        <w:r w:rsidRPr="001F3DF1" w:rsidDel="001F3DF1">
          <w:rPr>
            <w:rFonts w:ascii="Times New Roman" w:hAnsi="Times New Roman"/>
            <w:iCs/>
            <w:color w:val="000000"/>
            <w:rPrChange w:id="1418" w:author="MARCELO" w:date="2009-05-31T16:54:00Z">
              <w:rPr>
                <w:rFonts w:ascii="Times New Roman" w:hAnsi="Times New Roman"/>
                <w:i/>
                <w:iCs/>
                <w:color w:val="000000"/>
              </w:rPr>
            </w:rPrChange>
          </w:rPr>
          <w:delText>possuia</w:delText>
        </w:r>
      </w:del>
      <w:ins w:id="1419" w:author="MARCELO" w:date="2009-05-31T16:54:00Z">
        <w:r w:rsidR="001F3DF1" w:rsidRPr="001F3DF1">
          <w:rPr>
            <w:rFonts w:ascii="Times New Roman" w:hAnsi="Times New Roman"/>
            <w:iCs/>
            <w:color w:val="000000"/>
          </w:rPr>
          <w:t>possuía</w:t>
        </w:r>
      </w:ins>
      <w:r w:rsidRPr="001F3DF1">
        <w:rPr>
          <w:rFonts w:ascii="Times New Roman" w:hAnsi="Times New Roman"/>
          <w:iCs/>
          <w:color w:val="000000"/>
          <w:rPrChange w:id="1420" w:author="MARCELO" w:date="2009-05-31T16:54:00Z">
            <w:rPr>
              <w:rFonts w:ascii="Times New Roman" w:hAnsi="Times New Roman"/>
              <w:i/>
              <w:iCs/>
              <w:color w:val="000000"/>
            </w:rPr>
          </w:rPrChange>
        </w:rPr>
        <w:t xml:space="preserve"> uma</w:t>
      </w:r>
      <w:r>
        <w:rPr>
          <w:rFonts w:ascii="Times New Roman" w:hAnsi="Times New Roman"/>
          <w:i/>
          <w:iCs/>
          <w:color w:val="000000"/>
        </w:rPr>
        <w:t xml:space="preserve"> </w:t>
      </w:r>
      <w:r>
        <w:rPr>
          <w:rFonts w:ascii="Times New Roman" w:hAnsi="Times New Roman"/>
          <w:color w:val="000000"/>
        </w:rPr>
        <w:t xml:space="preserve">linguagem de </w:t>
      </w:r>
      <w:del w:id="1421" w:author="MARCELO" w:date="2009-06-07T15:22:00Z">
        <w:r w:rsidDel="00C94CF4">
          <w:rPr>
            <w:rFonts w:ascii="Times New Roman" w:hAnsi="Times New Roman"/>
            <w:color w:val="000000"/>
          </w:rPr>
          <w:delText xml:space="preserve">comunicação </w:delText>
        </w:r>
      </w:del>
      <w:ins w:id="1422" w:author="MARCELO" w:date="2009-06-07T15:22:00Z">
        <w:r w:rsidR="00C94CF4">
          <w:rPr>
            <w:rFonts w:ascii="Times New Roman" w:hAnsi="Times New Roman"/>
            <w:color w:val="000000"/>
          </w:rPr>
          <w:t xml:space="preserve">consulta </w:t>
        </w:r>
      </w:ins>
      <w:r>
        <w:rPr>
          <w:rFonts w:ascii="Times New Roman" w:hAnsi="Times New Roman"/>
          <w:color w:val="000000"/>
        </w:rPr>
        <w:t xml:space="preserve">denominada </w:t>
      </w:r>
      <w:r>
        <w:rPr>
          <w:rFonts w:ascii="Times New Roman" w:hAnsi="Times New Roman"/>
          <w:i/>
          <w:iCs/>
          <w:color w:val="000000"/>
        </w:rPr>
        <w:t>Sequel</w:t>
      </w:r>
      <w:r>
        <w:rPr>
          <w:rFonts w:ascii="Times New Roman" w:hAnsi="Times New Roman"/>
          <w:color w:val="000000"/>
        </w:rPr>
        <w:t xml:space="preserve"> (S</w:t>
      </w:r>
      <w:r w:rsidRPr="006467FE">
        <w:rPr>
          <w:rFonts w:ascii="Times New Roman" w:hAnsi="Times New Roman"/>
          <w:i/>
          <w:color w:val="000000"/>
          <w:rPrChange w:id="1423" w:author="MARCELO" w:date="2009-05-31T17:44:00Z">
            <w:rPr>
              <w:rFonts w:ascii="Times New Roman" w:hAnsi="Times New Roman"/>
              <w:color w:val="000000"/>
            </w:rPr>
          </w:rPrChange>
        </w:rPr>
        <w:t>tructured English Query Language</w:t>
      </w:r>
      <w:r>
        <w:rPr>
          <w:rFonts w:ascii="Times New Roman" w:hAnsi="Times New Roman"/>
          <w:color w:val="000000"/>
        </w:rPr>
        <w:t xml:space="preserve">) que foi abreviada para SQL (em anos posteriores) e </w:t>
      </w:r>
      <w:del w:id="1424" w:author="MARCELO" w:date="2009-06-07T15:23:00Z">
        <w:r w:rsidDel="00C94CF4">
          <w:rPr>
            <w:rFonts w:ascii="Times New Roman" w:hAnsi="Times New Roman"/>
            <w:color w:val="000000"/>
          </w:rPr>
          <w:delText xml:space="preserve">foi </w:delText>
        </w:r>
      </w:del>
      <w:ins w:id="1425" w:author="MARCELO" w:date="2009-06-07T15:23:00Z">
        <w:r w:rsidR="00C94CF4">
          <w:rPr>
            <w:rFonts w:ascii="Times New Roman" w:hAnsi="Times New Roman"/>
            <w:color w:val="000000"/>
          </w:rPr>
          <w:t xml:space="preserve">era </w:t>
        </w:r>
      </w:ins>
      <w:r>
        <w:rPr>
          <w:rFonts w:ascii="Times New Roman" w:hAnsi="Times New Roman"/>
          <w:color w:val="000000"/>
        </w:rPr>
        <w:t xml:space="preserve">composto de várias fases, sendo concluído apenas em 1979, cinco anos após seu início. </w:t>
      </w:r>
    </w:p>
    <w:p w:rsidR="00FB039E" w:rsidDel="006467FE" w:rsidRDefault="00FB039E" w:rsidP="00EB36D3">
      <w:pPr>
        <w:spacing w:line="360" w:lineRule="auto"/>
        <w:jc w:val="both"/>
        <w:rPr>
          <w:del w:id="1426" w:author="MARCELO" w:date="2009-05-31T17:45:00Z"/>
          <w:rFonts w:ascii="Times New Roman" w:hAnsi="Times New Roman"/>
          <w:color w:val="000000"/>
        </w:rPr>
        <w:pPrChange w:id="1427" w:author="MARCELO" w:date="2009-06-07T15:32:00Z">
          <w:pPr>
            <w:pBdr>
              <w:bottom w:val="single" w:sz="4" w:space="1" w:color="000000"/>
            </w:pBdr>
            <w:spacing w:line="360" w:lineRule="auto"/>
            <w:jc w:val="both"/>
          </w:pPr>
        </w:pPrChange>
      </w:pPr>
      <w:r>
        <w:rPr>
          <w:rFonts w:ascii="Times New Roman" w:hAnsi="Times New Roman"/>
          <w:color w:val="000000"/>
        </w:rPr>
        <w:tab/>
        <w:t xml:space="preserve">SQL sofreu diversas alterações até ser padronizada em 1986 pela </w:t>
      </w:r>
      <w:del w:id="1428" w:author="MARCELO" w:date="2009-06-07T15:24:00Z">
        <w:r w:rsidRPr="006467FE" w:rsidDel="00C94CF4">
          <w:rPr>
            <w:i/>
            <w:rPrChange w:id="1429" w:author="MARCELO" w:date="2009-05-31T17:45:00Z">
              <w:rPr/>
            </w:rPrChange>
          </w:rPr>
          <w:fldChar w:fldCharType="begin"/>
        </w:r>
        <w:r w:rsidRPr="006467FE" w:rsidDel="00C94CF4">
          <w:rPr>
            <w:i/>
            <w:rPrChange w:id="1430" w:author="MARCELO" w:date="2009-05-31T17:45:00Z">
              <w:rPr/>
            </w:rPrChange>
          </w:rPr>
          <w:delInstrText xml:space="preserve"> HYPERLINK "http://en.wikipedia.org/wiki/American_National_Standards_Institute"</w:delInstrText>
        </w:r>
        <w:r w:rsidRPr="006467FE" w:rsidDel="00C94CF4">
          <w:rPr>
            <w:i/>
            <w:rPrChange w:id="1431" w:author="MARCELO" w:date="2009-05-31T17:45:00Z">
              <w:rPr/>
            </w:rPrChange>
          </w:rPr>
        </w:r>
        <w:r w:rsidRPr="006467FE" w:rsidDel="00C94CF4">
          <w:rPr>
            <w:i/>
            <w:rPrChange w:id="1432" w:author="MARCELO" w:date="2009-05-31T17:45:00Z">
              <w:rPr/>
            </w:rPrChange>
          </w:rPr>
          <w:fldChar w:fldCharType="separate"/>
        </w:r>
        <w:r w:rsidRPr="00C94CF4" w:rsidDel="00C94CF4">
          <w:rPr>
            <w:rFonts w:ascii="Times New Roman" w:hAnsi="Times New Roman"/>
            <w:i/>
            <w:rPrChange w:id="1433" w:author="MARCELO" w:date="2009-06-07T15:24:00Z">
              <w:rPr>
                <w:rStyle w:val="Hyperlink"/>
                <w:rFonts w:ascii="Times New Roman" w:hAnsi="Times New Roman"/>
              </w:rPr>
            </w:rPrChange>
          </w:rPr>
          <w:delText>American National Standards Institute</w:delText>
        </w:r>
        <w:r w:rsidRPr="006467FE" w:rsidDel="00C94CF4">
          <w:rPr>
            <w:i/>
            <w:rPrChange w:id="1434" w:author="MARCELO" w:date="2009-05-31T17:45:00Z">
              <w:rPr/>
            </w:rPrChange>
          </w:rPr>
          <w:fldChar w:fldCharType="end"/>
        </w:r>
      </w:del>
      <w:ins w:id="1435" w:author="MARCELO" w:date="2009-06-07T15:24:00Z">
        <w:r w:rsidR="00C94CF4" w:rsidRPr="00C94CF4">
          <w:rPr>
            <w:rFonts w:ascii="Times New Roman" w:hAnsi="Times New Roman"/>
            <w:i/>
            <w:rPrChange w:id="1436" w:author="MARCELO" w:date="2009-06-07T15:24:00Z">
              <w:rPr>
                <w:rStyle w:val="Hyperlink"/>
                <w:rFonts w:ascii="Times New Roman" w:hAnsi="Times New Roman"/>
              </w:rPr>
            </w:rPrChange>
          </w:rPr>
          <w:t>American National Standards Institute</w:t>
        </w:r>
      </w:ins>
      <w:r>
        <w:rPr>
          <w:rFonts w:ascii="Times New Roman" w:hAnsi="Times New Roman"/>
          <w:color w:val="000000"/>
        </w:rPr>
        <w:t xml:space="preserve"> (ANSI) como SQL-86, e posteriormente ganhou certificação ISO (</w:t>
      </w:r>
      <w:r w:rsidRPr="006467FE">
        <w:rPr>
          <w:rFonts w:ascii="Times New Roman" w:hAnsi="Times New Roman"/>
          <w:i/>
          <w:color w:val="000000"/>
          <w:rPrChange w:id="1437" w:author="MARCELO" w:date="2009-05-31T17:45:00Z">
            <w:rPr>
              <w:rFonts w:ascii="Times New Roman" w:hAnsi="Times New Roman"/>
              <w:color w:val="000000"/>
            </w:rPr>
          </w:rPrChange>
        </w:rPr>
        <w:t>Internation Standards Organization</w:t>
      </w:r>
      <w:r>
        <w:rPr>
          <w:rFonts w:ascii="Times New Roman" w:hAnsi="Times New Roman"/>
          <w:color w:val="000000"/>
        </w:rPr>
        <w:t xml:space="preserve">) [12]. Desde então, SQL </w:t>
      </w:r>
      <w:del w:id="1438" w:author="MARCELO PEREIRA" w:date="2009-05-28T13:29:00Z">
        <w:r>
          <w:rPr>
            <w:rFonts w:ascii="Times New Roman" w:hAnsi="Times New Roman"/>
            <w:color w:val="000000"/>
          </w:rPr>
          <w:delText>é</w:delText>
        </w:r>
      </w:del>
      <w:ins w:id="1439" w:author="MARCELO PEREIRA" w:date="2009-05-28T13:29:00Z">
        <w:r>
          <w:rPr>
            <w:rFonts w:ascii="Times New Roman" w:hAnsi="Times New Roman"/>
            <w:color w:val="000000"/>
          </w:rPr>
          <w:t>tem sido</w:t>
        </w:r>
      </w:ins>
      <w:r>
        <w:rPr>
          <w:rFonts w:ascii="Times New Roman" w:hAnsi="Times New Roman"/>
          <w:color w:val="000000"/>
        </w:rPr>
        <w:t xml:space="preserve"> a linguagem padrão para manipulação  e definição  de dados</w:t>
      </w:r>
      <w:del w:id="1440" w:author="MARCELO PEREIRA" w:date="2009-05-28T13:29:00Z">
        <w:r>
          <w:rPr>
            <w:rFonts w:ascii="Times New Roman" w:hAnsi="Times New Roman"/>
            <w:color w:val="000000"/>
          </w:rPr>
          <w:delText xml:space="preserve"> (em inglês Data Manipulation Language e Data Definition Language, respectivamente)</w:delText>
        </w:r>
      </w:del>
      <w:r>
        <w:rPr>
          <w:rFonts w:ascii="Times New Roman" w:hAnsi="Times New Roman"/>
          <w:color w:val="000000"/>
        </w:rPr>
        <w:t xml:space="preserve">, </w:t>
      </w:r>
      <w:del w:id="1441" w:author="MARCELO" w:date="2009-05-31T17:45:00Z">
        <w:r w:rsidDel="006467FE">
          <w:rPr>
            <w:rFonts w:ascii="Times New Roman" w:hAnsi="Times New Roman"/>
            <w:color w:val="000000"/>
          </w:rPr>
          <w:delText xml:space="preserve"> </w:delText>
        </w:r>
      </w:del>
      <w:r>
        <w:rPr>
          <w:rFonts w:ascii="Times New Roman" w:hAnsi="Times New Roman"/>
          <w:color w:val="000000"/>
        </w:rPr>
        <w:t xml:space="preserve">seja em aplicativos pequenos </w:t>
      </w:r>
      <w:del w:id="1442" w:author="MARCELO PEREIRA" w:date="2009-05-28T13:29:00Z">
        <w:r>
          <w:rPr>
            <w:rFonts w:ascii="Times New Roman" w:hAnsi="Times New Roman"/>
            <w:color w:val="000000"/>
          </w:rPr>
          <w:delText>como</w:delText>
        </w:r>
      </w:del>
      <w:ins w:id="1443" w:author="MARCELO PEREIRA" w:date="2009-05-28T13:29:00Z">
        <w:r>
          <w:rPr>
            <w:rFonts w:ascii="Times New Roman" w:hAnsi="Times New Roman"/>
            <w:color w:val="000000"/>
          </w:rPr>
          <w:t>destinados a</w:t>
        </w:r>
      </w:ins>
      <w:r>
        <w:rPr>
          <w:rFonts w:ascii="Times New Roman" w:hAnsi="Times New Roman"/>
          <w:color w:val="000000"/>
        </w:rPr>
        <w:t xml:space="preserve"> PDA</w:t>
      </w:r>
      <w:del w:id="1444" w:author="MARCELO PEREIRA" w:date="2009-05-28T13:29:00Z">
        <w:r>
          <w:rPr>
            <w:rFonts w:ascii="Times New Roman" w:hAnsi="Times New Roman"/>
            <w:color w:val="000000"/>
          </w:rPr>
          <w:delText>'s</w:delText>
        </w:r>
      </w:del>
      <w:r>
        <w:rPr>
          <w:rFonts w:ascii="Times New Roman" w:hAnsi="Times New Roman"/>
          <w:color w:val="000000"/>
        </w:rPr>
        <w:t xml:space="preserve"> e Palm</w:t>
      </w:r>
      <w:del w:id="1445" w:author="MARCELO PEREIRA" w:date="2009-05-28T13:29:00Z">
        <w:r>
          <w:rPr>
            <w:rFonts w:ascii="Times New Roman" w:hAnsi="Times New Roman"/>
            <w:color w:val="000000"/>
          </w:rPr>
          <w:delText>s</w:delText>
        </w:r>
      </w:del>
      <w:r>
        <w:rPr>
          <w:rFonts w:ascii="Times New Roman" w:hAnsi="Times New Roman"/>
          <w:color w:val="000000"/>
        </w:rPr>
        <w:t xml:space="preserve"> como em consultas complexas envolvendo grandes massas de dados </w:t>
      </w:r>
      <w:ins w:id="1446" w:author="MARCELO PEREIRA" w:date="2009-05-28T13:29:00Z">
        <w:r>
          <w:rPr>
            <w:rFonts w:ascii="Times New Roman" w:hAnsi="Times New Roman"/>
            <w:color w:val="000000"/>
          </w:rPr>
          <w:t xml:space="preserve">mantidas </w:t>
        </w:r>
      </w:ins>
      <w:r>
        <w:rPr>
          <w:rFonts w:ascii="Times New Roman" w:hAnsi="Times New Roman"/>
          <w:color w:val="000000"/>
        </w:rPr>
        <w:t xml:space="preserve">em mainframes e servidores. Suas principais vantagens em relação às </w:t>
      </w:r>
      <w:del w:id="1447" w:author="MARCELO" w:date="2009-06-07T15:23:00Z">
        <w:r w:rsidDel="00C94CF4">
          <w:rPr>
            <w:rFonts w:ascii="Times New Roman" w:hAnsi="Times New Roman"/>
            <w:color w:val="000000"/>
          </w:rPr>
          <w:delText>suas antigas competidoras</w:delText>
        </w:r>
      </w:del>
      <w:ins w:id="1448" w:author="MARCELO" w:date="2009-06-07T15:23:00Z">
        <w:r w:rsidR="00C94CF4">
          <w:rPr>
            <w:rFonts w:ascii="Times New Roman" w:hAnsi="Times New Roman"/>
            <w:color w:val="000000"/>
          </w:rPr>
          <w:t>abordagens anteriores</w:t>
        </w:r>
      </w:ins>
      <w:r>
        <w:rPr>
          <w:rFonts w:ascii="Times New Roman" w:hAnsi="Times New Roman"/>
          <w:color w:val="000000"/>
        </w:rPr>
        <w:t xml:space="preserve"> são a fundamentação matemática de corretude baseada na álgebra relacional, a abstração da ordem em que os processos </w:t>
      </w:r>
      <w:del w:id="1449" w:author="MARCELO" w:date="2009-06-07T15:23:00Z">
        <w:r w:rsidDel="00C94CF4">
          <w:rPr>
            <w:rFonts w:ascii="Times New Roman" w:hAnsi="Times New Roman"/>
            <w:color w:val="000000"/>
          </w:rPr>
          <w:delText xml:space="preserve">serão </w:delText>
        </w:r>
      </w:del>
      <w:ins w:id="1450" w:author="MARCELO" w:date="2009-06-07T15:23:00Z">
        <w:r w:rsidR="00C94CF4">
          <w:rPr>
            <w:rFonts w:ascii="Times New Roman" w:hAnsi="Times New Roman"/>
            <w:color w:val="000000"/>
          </w:rPr>
          <w:t xml:space="preserve">são </w:t>
        </w:r>
      </w:ins>
      <w:r>
        <w:rPr>
          <w:rFonts w:ascii="Times New Roman" w:hAnsi="Times New Roman"/>
          <w:color w:val="000000"/>
        </w:rPr>
        <w:t xml:space="preserve">executados e de como os dados </w:t>
      </w:r>
      <w:del w:id="1451" w:author="MARCELO" w:date="2009-06-07T15:23:00Z">
        <w:r w:rsidDel="00C94CF4">
          <w:rPr>
            <w:rFonts w:ascii="Times New Roman" w:hAnsi="Times New Roman"/>
            <w:color w:val="000000"/>
          </w:rPr>
          <w:delText xml:space="preserve">serão </w:delText>
        </w:r>
      </w:del>
      <w:ins w:id="1452" w:author="MARCELO" w:date="2009-06-07T15:23:00Z">
        <w:r w:rsidR="00C94CF4">
          <w:rPr>
            <w:rFonts w:ascii="Times New Roman" w:hAnsi="Times New Roman"/>
            <w:color w:val="000000"/>
          </w:rPr>
          <w:t xml:space="preserve">são </w:t>
        </w:r>
      </w:ins>
      <w:r>
        <w:rPr>
          <w:rFonts w:ascii="Times New Roman" w:hAnsi="Times New Roman"/>
          <w:color w:val="000000"/>
        </w:rPr>
        <w:t>obtidos pelo SGBD e a sua sintaxe declarativa e de fácil compreensão</w:t>
      </w:r>
      <w:ins w:id="1453" w:author="MARCELO PEREIRA" w:date="2009-05-28T13:30:00Z">
        <w:r>
          <w:rPr>
            <w:rFonts w:ascii="Times New Roman" w:hAnsi="Times New Roman"/>
            <w:color w:val="000000"/>
          </w:rPr>
          <w:t>,</w:t>
        </w:r>
      </w:ins>
      <w:r>
        <w:rPr>
          <w:rFonts w:ascii="Times New Roman" w:hAnsi="Times New Roman"/>
          <w:color w:val="000000"/>
        </w:rPr>
        <w:t xml:space="preserve"> mesmo para os </w:t>
      </w:r>
      <w:del w:id="1454" w:author="MARCELO" w:date="2009-06-07T15:24:00Z">
        <w:r w:rsidDel="00DE5C46">
          <w:rPr>
            <w:rFonts w:ascii="Times New Roman" w:hAnsi="Times New Roman"/>
            <w:color w:val="000000"/>
          </w:rPr>
          <w:delText>leigos.</w:delText>
        </w:r>
      </w:del>
      <w:ins w:id="1455" w:author="MARCELO" w:date="2009-06-07T15:24:00Z">
        <w:r w:rsidR="00DE5C46">
          <w:rPr>
            <w:rFonts w:ascii="Times New Roman" w:hAnsi="Times New Roman"/>
            <w:color w:val="000000"/>
          </w:rPr>
          <w:t xml:space="preserve">leigos. </w:t>
        </w:r>
      </w:ins>
    </w:p>
    <w:p w:rsidR="00FB039E" w:rsidRDefault="00FB039E" w:rsidP="00EB36D3">
      <w:pPr>
        <w:spacing w:line="360" w:lineRule="auto"/>
        <w:jc w:val="both"/>
        <w:rPr>
          <w:rFonts w:ascii="Times New Roman" w:hAnsi="Times New Roman"/>
          <w:color w:val="000000"/>
        </w:rPr>
        <w:pPrChange w:id="1456" w:author="MARCELO" w:date="2009-06-07T15:32:00Z">
          <w:pPr>
            <w:pBdr>
              <w:bottom w:val="single" w:sz="4" w:space="1" w:color="000000"/>
            </w:pBdr>
            <w:spacing w:line="360" w:lineRule="auto"/>
            <w:jc w:val="both"/>
          </w:pPr>
        </w:pPrChange>
      </w:pPr>
    </w:p>
    <w:p w:rsidR="00FB039E" w:rsidDel="006361F3" w:rsidRDefault="00FB039E" w:rsidP="00EB36D3">
      <w:pPr>
        <w:spacing w:line="360" w:lineRule="auto"/>
        <w:jc w:val="both"/>
        <w:rPr>
          <w:del w:id="1457" w:author="MARCELO" w:date="2009-05-31T17:01:00Z"/>
          <w:rFonts w:ascii="Times New Roman" w:hAnsi="Times New Roman"/>
          <w:color w:val="000000"/>
        </w:rPr>
        <w:pPrChange w:id="1458" w:author="MARCELO" w:date="2009-06-07T15:32:00Z">
          <w:pPr>
            <w:pBdr>
              <w:bottom w:val="single" w:sz="4" w:space="1" w:color="000000"/>
            </w:pBdr>
            <w:spacing w:line="360" w:lineRule="auto"/>
            <w:jc w:val="both"/>
          </w:pPr>
        </w:pPrChange>
      </w:pPr>
      <w:r>
        <w:rPr>
          <w:rFonts w:ascii="Times New Roman" w:hAnsi="Times New Roman"/>
          <w:color w:val="000000"/>
        </w:rPr>
        <w:tab/>
        <w:t>A linguagem PL/SQL foi desenvolvida pela Oracle em 1991 sendo</w:t>
      </w:r>
      <w:del w:id="1459" w:author="MARCELO" w:date="2009-06-07T15:24:00Z">
        <w:r w:rsidDel="00DE5C46">
          <w:rPr>
            <w:rFonts w:ascii="Times New Roman" w:hAnsi="Times New Roman"/>
            <w:color w:val="000000"/>
          </w:rPr>
          <w:delText xml:space="preserve">  </w:delText>
        </w:r>
      </w:del>
      <w:ins w:id="1460" w:author="MARCELO" w:date="2009-06-07T15:24:00Z">
        <w:r w:rsidR="00DE5C46">
          <w:rPr>
            <w:rFonts w:ascii="Times New Roman" w:hAnsi="Times New Roman"/>
            <w:color w:val="000000"/>
          </w:rPr>
          <w:t xml:space="preserve"> </w:t>
        </w:r>
      </w:ins>
      <w:r>
        <w:rPr>
          <w:rFonts w:ascii="Times New Roman" w:hAnsi="Times New Roman"/>
          <w:color w:val="000000"/>
        </w:rPr>
        <w:t>sua versão 1.0 somente lançada em 1992 como uma extensão opcional do, até então atual, Oracle 6. Baseada em Ada (uma variante de Pascal que foi usada pelo Departamento de Defesa Americano), PL/SQL é procedural</w:t>
      </w:r>
      <w:ins w:id="1461" w:author="MARCELO" w:date="2009-06-07T15:24:00Z">
        <w:r w:rsidR="00DE5C46">
          <w:rPr>
            <w:rFonts w:ascii="Times New Roman" w:hAnsi="Times New Roman"/>
            <w:color w:val="000000"/>
          </w:rPr>
          <w:t xml:space="preserve"> e</w:t>
        </w:r>
      </w:ins>
      <w:r>
        <w:rPr>
          <w:rFonts w:ascii="Times New Roman" w:hAnsi="Times New Roman"/>
          <w:color w:val="000000"/>
        </w:rPr>
        <w:t xml:space="preserve"> </w:t>
      </w:r>
      <w:del w:id="1462" w:author="MARCELO" w:date="2009-05-31T16:54:00Z">
        <w:r w:rsidDel="001F3DF1">
          <w:rPr>
            <w:rFonts w:ascii="Times New Roman" w:hAnsi="Times New Roman"/>
            <w:color w:val="000000"/>
          </w:rPr>
          <w:delText>e e</w:delText>
        </w:r>
      </w:del>
      <w:ins w:id="1463" w:author="MARCELO" w:date="2009-05-31T16:54:00Z">
        <w:r w:rsidR="001F3DF1">
          <w:rPr>
            <w:rFonts w:ascii="Times New Roman" w:hAnsi="Times New Roman"/>
            <w:color w:val="000000"/>
          </w:rPr>
          <w:t>e</w:t>
        </w:r>
      </w:ins>
      <w:del w:id="1464" w:author="MARCELO PEREIRA" w:date="2009-05-28T13:30:00Z">
        <w:r>
          <w:rPr>
            <w:rFonts w:ascii="Times New Roman" w:hAnsi="Times New Roman"/>
            <w:color w:val="000000"/>
          </w:rPr>
          <w:delText>x</w:delText>
        </w:r>
      </w:del>
      <w:ins w:id="1465" w:author="MARCELO PEREIRA" w:date="2009-05-28T13:30:00Z">
        <w:r>
          <w:rPr>
            <w:rFonts w:ascii="Times New Roman" w:hAnsi="Times New Roman"/>
            <w:color w:val="000000"/>
          </w:rPr>
          <w:t>s</w:t>
        </w:r>
      </w:ins>
      <w:r>
        <w:rPr>
          <w:rFonts w:ascii="Times New Roman" w:hAnsi="Times New Roman"/>
          <w:color w:val="000000"/>
        </w:rPr>
        <w:t xml:space="preserve">tende </w:t>
      </w:r>
      <w:del w:id="1466" w:author="MARCELO PEREIRA" w:date="2009-05-28T13:30:00Z">
        <w:r>
          <w:rPr>
            <w:rFonts w:ascii="Times New Roman" w:hAnsi="Times New Roman"/>
            <w:color w:val="000000"/>
          </w:rPr>
          <w:delText xml:space="preserve">a anteriormente vista </w:delText>
        </w:r>
      </w:del>
      <w:r>
        <w:rPr>
          <w:rFonts w:ascii="Times New Roman" w:hAnsi="Times New Roman"/>
          <w:color w:val="000000"/>
        </w:rPr>
        <w:t>SQL [13]. A principal idéia da Oracle em torno desta linguagem era trazer características robustas das linguagens estruturadas tais como tratamento de exceções, laços, coleções e resolução de eventos (denominados gatilhos) para o ambiente de desenvolvimento em bancos de dados. A linguagem fez sucesso e já na sua segunda versão</w:t>
      </w:r>
      <w:ins w:id="1467" w:author="MARCELO" w:date="2009-06-20T14:08:00Z">
        <w:r w:rsidR="00630861">
          <w:rPr>
            <w:rFonts w:ascii="Times New Roman" w:hAnsi="Times New Roman"/>
            <w:color w:val="000000"/>
          </w:rPr>
          <w:t>,</w:t>
        </w:r>
      </w:ins>
      <w:r>
        <w:rPr>
          <w:rFonts w:ascii="Times New Roman" w:hAnsi="Times New Roman"/>
          <w:color w:val="000000"/>
        </w:rPr>
        <w:t xml:space="preserve"> eram permitidas o uso de</w:t>
      </w:r>
      <w:del w:id="1468" w:author="MARCELO" w:date="2009-05-31T17:45:00Z">
        <w:r w:rsidDel="00A33C9B">
          <w:rPr>
            <w:rFonts w:ascii="Times New Roman" w:hAnsi="Times New Roman"/>
            <w:color w:val="000000"/>
          </w:rPr>
          <w:delText xml:space="preserve">  </w:delText>
        </w:r>
      </w:del>
      <w:ins w:id="1469" w:author="MARCELO" w:date="2009-05-31T17:45:00Z">
        <w:r w:rsidR="00A33C9B">
          <w:rPr>
            <w:rFonts w:ascii="Times New Roman" w:hAnsi="Times New Roman"/>
            <w:color w:val="000000"/>
          </w:rPr>
          <w:t xml:space="preserve"> </w:t>
        </w:r>
      </w:ins>
      <w:r>
        <w:rPr>
          <w:rFonts w:ascii="Times New Roman" w:hAnsi="Times New Roman"/>
          <w:i/>
          <w:iCs/>
          <w:color w:val="000000"/>
        </w:rPr>
        <w:t>stored procedures</w:t>
      </w:r>
      <w:r>
        <w:rPr>
          <w:rFonts w:ascii="Times New Roman" w:hAnsi="Times New Roman"/>
          <w:color w:val="000000"/>
        </w:rPr>
        <w:t xml:space="preserve">, </w:t>
      </w:r>
      <w:r>
        <w:rPr>
          <w:rFonts w:ascii="Times New Roman" w:hAnsi="Times New Roman"/>
          <w:i/>
          <w:iCs/>
          <w:color w:val="000000"/>
        </w:rPr>
        <w:t>functions</w:t>
      </w:r>
      <w:r>
        <w:rPr>
          <w:rFonts w:ascii="Times New Roman" w:hAnsi="Times New Roman"/>
          <w:color w:val="000000"/>
        </w:rPr>
        <w:t xml:space="preserve">, </w:t>
      </w:r>
      <w:r>
        <w:rPr>
          <w:rFonts w:ascii="Times New Roman" w:hAnsi="Times New Roman"/>
          <w:i/>
          <w:iCs/>
          <w:color w:val="000000"/>
        </w:rPr>
        <w:t>packages</w:t>
      </w:r>
      <w:r>
        <w:rPr>
          <w:rFonts w:ascii="Times New Roman" w:hAnsi="Times New Roman"/>
          <w:color w:val="000000"/>
        </w:rPr>
        <w:t xml:space="preserve">, tipos definidos pelo usuário, </w:t>
      </w:r>
      <w:r>
        <w:rPr>
          <w:rFonts w:ascii="Times New Roman" w:hAnsi="Times New Roman"/>
          <w:i/>
          <w:iCs/>
          <w:color w:val="000000"/>
        </w:rPr>
        <w:t>PL/SQL tables</w:t>
      </w:r>
      <w:ins w:id="1470" w:author="MARCELO" w:date="2009-06-07T15:34:00Z">
        <w:r w:rsidR="004E16BC">
          <w:rPr>
            <w:rFonts w:ascii="Times New Roman" w:hAnsi="Times New Roman"/>
            <w:i/>
            <w:iCs/>
            <w:color w:val="000000"/>
          </w:rPr>
          <w:t>,</w:t>
        </w:r>
      </w:ins>
      <w:r>
        <w:rPr>
          <w:rFonts w:ascii="Times New Roman" w:hAnsi="Times New Roman"/>
          <w:color w:val="000000"/>
        </w:rPr>
        <w:t xml:space="preserve"> além de várias extensões de pacotes incluindo </w:t>
      </w:r>
      <w:r>
        <w:rPr>
          <w:rFonts w:ascii="Times New Roman" w:hAnsi="Times New Roman"/>
          <w:i/>
          <w:iCs/>
          <w:color w:val="000000"/>
        </w:rPr>
        <w:t>DBMS_OUTPUT</w:t>
      </w:r>
      <w:r>
        <w:rPr>
          <w:rFonts w:ascii="Times New Roman" w:hAnsi="Times New Roman"/>
          <w:color w:val="000000"/>
        </w:rPr>
        <w:t xml:space="preserve"> e </w:t>
      </w:r>
      <w:r>
        <w:rPr>
          <w:rFonts w:ascii="Times New Roman" w:hAnsi="Times New Roman"/>
          <w:i/>
          <w:iCs/>
          <w:color w:val="000000"/>
        </w:rPr>
        <w:t xml:space="preserve">DBMS_PIPE </w:t>
      </w:r>
      <w:r>
        <w:rPr>
          <w:rFonts w:ascii="Times New Roman" w:hAnsi="Times New Roman"/>
          <w:color w:val="000000"/>
        </w:rPr>
        <w:t>[13]. A união de SQL com o PL/SQL da Oracle proveu aos desenvolvedores, um amplo poder sobre os dados, pois integra</w:t>
      </w:r>
      <w:del w:id="1471" w:author="MARCELO PEREIRA" w:date="2009-05-28T13:31:00Z">
        <w:r>
          <w:rPr>
            <w:rFonts w:ascii="Times New Roman" w:hAnsi="Times New Roman"/>
            <w:color w:val="000000"/>
          </w:rPr>
          <w:delText>va</w:delText>
        </w:r>
      </w:del>
      <w:r>
        <w:rPr>
          <w:rFonts w:ascii="Times New Roman" w:hAnsi="Times New Roman"/>
          <w:color w:val="000000"/>
        </w:rPr>
        <w:t xml:space="preserve"> a fácil manipulação e definição de SQL com o alto poder de processamento de PL/SQL. A partir daí</w:t>
      </w:r>
      <w:ins w:id="1472" w:author="MARCELO PEREIRA" w:date="2009-05-28T13:31:00Z">
        <w:r>
          <w:rPr>
            <w:rFonts w:ascii="Times New Roman" w:hAnsi="Times New Roman"/>
            <w:color w:val="000000"/>
          </w:rPr>
          <w:t>,</w:t>
        </w:r>
      </w:ins>
      <w:r>
        <w:rPr>
          <w:rFonts w:ascii="Times New Roman" w:hAnsi="Times New Roman"/>
          <w:color w:val="000000"/>
        </w:rPr>
        <w:t xml:space="preserve"> as principais ferramentas de gerenciamento de bancos de dados passaram a disponibilizar uma linguagem procedural própria para o processamento interno de dados.</w:t>
      </w:r>
    </w:p>
    <w:p w:rsidR="00FB039E" w:rsidRDefault="00FB039E" w:rsidP="00EB36D3">
      <w:pPr>
        <w:spacing w:line="360" w:lineRule="auto"/>
        <w:jc w:val="both"/>
        <w:rPr>
          <w:rFonts w:ascii="Times New Roman" w:hAnsi="Times New Roman"/>
          <w:b/>
        </w:rPr>
        <w:pPrChange w:id="1473" w:author="MARCELO" w:date="2009-06-07T15:32:00Z">
          <w:pPr>
            <w:pBdr>
              <w:bottom w:val="single" w:sz="4" w:space="1" w:color="000000"/>
            </w:pBdr>
            <w:spacing w:line="360" w:lineRule="auto"/>
            <w:jc w:val="both"/>
          </w:pPr>
        </w:pPrChange>
      </w:pPr>
      <w:del w:id="1474" w:author="MARCELO" w:date="2009-05-10T13:41:00Z">
        <w:r>
          <w:rPr>
            <w:rFonts w:ascii="Times New Roman" w:hAnsi="Times New Roman"/>
            <w:b/>
          </w:rPr>
          <w:tab/>
        </w:r>
      </w:del>
    </w:p>
    <w:p w:rsidR="00FB039E" w:rsidRDefault="00FB039E" w:rsidP="00EB36D3">
      <w:pPr>
        <w:spacing w:line="360" w:lineRule="auto"/>
        <w:jc w:val="both"/>
        <w:rPr>
          <w:rFonts w:ascii="Times New Roman" w:hAnsi="Times New Roman"/>
          <w:b/>
        </w:rPr>
        <w:pPrChange w:id="147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476" w:author="MARCELO" w:date="2009-06-07T15:32:00Z">
          <w:pPr>
            <w:pBdr>
              <w:bottom w:val="single" w:sz="4" w:space="1" w:color="000000"/>
            </w:pBdr>
            <w:spacing w:line="360" w:lineRule="auto"/>
            <w:jc w:val="both"/>
          </w:pPr>
        </w:pPrChange>
      </w:pPr>
      <w:r>
        <w:rPr>
          <w:rFonts w:ascii="Times New Roman" w:hAnsi="Times New Roman"/>
          <w:b/>
        </w:rPr>
        <w:tab/>
      </w:r>
    </w:p>
    <w:p w:rsidR="00FB039E" w:rsidRDefault="00FB039E" w:rsidP="00EB36D3">
      <w:pPr>
        <w:spacing w:line="360" w:lineRule="auto"/>
        <w:jc w:val="both"/>
        <w:rPr>
          <w:ins w:id="1477" w:author="MARCELO PEREIRA" w:date="2009-05-28T13:31:00Z"/>
        </w:rPr>
        <w:pPrChange w:id="147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1479" w:author="MARCELO" w:date="2009-05-10T13:25:00Z"/>
          <w:rFonts w:ascii="Times New Roman" w:hAnsi="Times New Roman"/>
          <w:b/>
        </w:rPr>
        <w:pPrChange w:id="1480" w:author="MARCELO" w:date="2009-06-07T15:32:00Z">
          <w:pPr>
            <w:pBdr>
              <w:bottom w:val="single" w:sz="4" w:space="1" w:color="000000"/>
            </w:pBdr>
            <w:spacing w:line="360" w:lineRule="auto"/>
            <w:jc w:val="both"/>
          </w:pPr>
        </w:pPrChange>
      </w:pPr>
      <w:r>
        <w:rPr>
          <w:rFonts w:ascii="Times New Roman" w:hAnsi="Times New Roman"/>
          <w:b/>
          <w:sz w:val="32"/>
          <w:szCs w:val="32"/>
          <w:rPrChange w:id="1481" w:author="MARCELO PEREIRA" w:date="2009-05-28T13:35:00Z">
            <w:rPr>
              <w:rFonts w:ascii="Times New Roman" w:hAnsi="Times New Roman"/>
              <w:b/>
              <w:sz w:val="32"/>
              <w:szCs w:val="32"/>
            </w:rPr>
          </w:rPrChange>
        </w:rPr>
        <w:t>2.2 Conceitos Básicos</w:t>
      </w:r>
    </w:p>
    <w:p w:rsidR="00FB039E" w:rsidRDefault="00FB039E" w:rsidP="00EB36D3">
      <w:pPr>
        <w:spacing w:line="360" w:lineRule="auto"/>
        <w:jc w:val="both"/>
        <w:rPr>
          <w:ins w:id="1482" w:author="MARCELO" w:date="2009-05-10T13:25:00Z"/>
          <w:rFonts w:ascii="Times New Roman" w:hAnsi="Times New Roman"/>
          <w:b/>
        </w:rPr>
        <w:pPrChange w:id="1483" w:author="MARCELO" w:date="2009-06-07T15:32:00Z">
          <w:pPr>
            <w:pBdr>
              <w:bottom w:val="single" w:sz="4" w:space="1" w:color="000000"/>
            </w:pBdr>
            <w:spacing w:line="360" w:lineRule="auto"/>
            <w:jc w:val="both"/>
          </w:pPr>
        </w:pPrChange>
      </w:pPr>
      <w:ins w:id="1484" w:author="MARCELO" w:date="2009-05-10T13:25:00Z">
        <w:r>
          <w:rPr>
            <w:rFonts w:ascii="Times New Roman" w:hAnsi="Times New Roman"/>
            <w:b/>
          </w:rPr>
          <w:tab/>
        </w:r>
      </w:ins>
    </w:p>
    <w:p w:rsidR="00FB039E" w:rsidRDefault="00FB039E" w:rsidP="00EB36D3">
      <w:pPr>
        <w:spacing w:line="360" w:lineRule="auto"/>
        <w:jc w:val="both"/>
        <w:rPr>
          <w:rFonts w:ascii="Times New Roman" w:hAnsi="Times New Roman"/>
          <w:b/>
        </w:rPr>
        <w:pPrChange w:id="1485" w:author="MARCELO" w:date="2009-06-07T15:32:00Z">
          <w:pPr>
            <w:pBdr>
              <w:bottom w:val="single" w:sz="4" w:space="1" w:color="000000"/>
            </w:pBdr>
            <w:spacing w:line="360" w:lineRule="auto"/>
            <w:jc w:val="both"/>
          </w:pPr>
        </w:pPrChange>
      </w:pPr>
      <w:ins w:id="1486" w:author="MARCELO" w:date="2009-05-10T13:25:00Z">
        <w:r>
          <w:rPr>
            <w:rFonts w:ascii="Times New Roman" w:hAnsi="Times New Roman"/>
            <w:b/>
          </w:rPr>
          <w:tab/>
        </w:r>
        <w:r>
          <w:rPr>
            <w:rFonts w:ascii="Times New Roman" w:hAnsi="Times New Roman"/>
          </w:rPr>
          <w:t xml:space="preserve">Esta seção </w:t>
        </w:r>
        <w:del w:id="1487" w:author="MARCELO PEREIRA" w:date="2009-05-28T13:32:00Z">
          <w:r>
            <w:rPr>
              <w:rFonts w:ascii="Times New Roman" w:hAnsi="Times New Roman"/>
            </w:rPr>
            <w:delText>se destina a exibir</w:delText>
          </w:r>
        </w:del>
      </w:ins>
      <w:ins w:id="1488" w:author="MARCELO PEREIRA" w:date="2009-05-28T13:32:00Z">
        <w:r>
          <w:rPr>
            <w:rFonts w:ascii="Times New Roman" w:hAnsi="Times New Roman"/>
          </w:rPr>
          <w:t>contém as definições d</w:t>
        </w:r>
      </w:ins>
      <w:ins w:id="1489" w:author="MARCELO" w:date="2009-05-10T13:25:00Z">
        <w:del w:id="1490" w:author="MARCELO PEREIRA" w:date="2009-05-28T13:32:00Z">
          <w:r>
            <w:rPr>
              <w:rFonts w:ascii="Times New Roman" w:hAnsi="Times New Roman"/>
            </w:rPr>
            <w:delText xml:space="preserve"> </w:delText>
          </w:r>
        </w:del>
      </w:ins>
      <w:ins w:id="1491" w:author="MARCELO" w:date="2009-06-20T14:14:00Z">
        <w:r w:rsidR="00EB410D">
          <w:rPr>
            <w:rFonts w:ascii="Times New Roman" w:hAnsi="Times New Roman"/>
          </w:rPr>
          <w:t>e alguns</w:t>
        </w:r>
      </w:ins>
      <w:ins w:id="1492" w:author="MARCELO" w:date="2009-05-10T13:25:00Z">
        <w:r>
          <w:rPr>
            <w:rFonts w:ascii="Times New Roman" w:hAnsi="Times New Roman"/>
          </w:rPr>
          <w:t xml:space="preserve"> </w:t>
        </w:r>
      </w:ins>
      <w:ins w:id="1493" w:author="MARCELO PEREIRA" w:date="2009-05-28T13:32:00Z">
        <w:del w:id="1494" w:author="MARCELO" w:date="2009-06-07T15:34:00Z">
          <w:r w:rsidDel="004E16BC">
            <w:rPr>
              <w:rFonts w:ascii="Times New Roman" w:hAnsi="Times New Roman"/>
            </w:rPr>
            <w:delText xml:space="preserve"> e </w:delText>
          </w:r>
        </w:del>
      </w:ins>
      <w:ins w:id="1495" w:author="MARCELO" w:date="2009-05-10T13:26:00Z">
        <w:r>
          <w:rPr>
            <w:rFonts w:ascii="Times New Roman" w:hAnsi="Times New Roman"/>
          </w:rPr>
          <w:t>termos</w:t>
        </w:r>
      </w:ins>
      <w:ins w:id="1496" w:author="MARCELO PEREIRA" w:date="2009-05-28T13:34:00Z">
        <w:del w:id="1497" w:author="MARCELO" w:date="2009-06-07T15:34:00Z">
          <w:r w:rsidDel="004E16BC">
            <w:rPr>
              <w:rFonts w:ascii="Times New Roman" w:hAnsi="Times New Roman"/>
            </w:rPr>
            <w:delText>,</w:delText>
          </w:r>
        </w:del>
      </w:ins>
      <w:ins w:id="1498" w:author="MARCELO" w:date="2009-06-07T15:34:00Z">
        <w:r w:rsidR="004E16BC">
          <w:rPr>
            <w:rFonts w:ascii="Times New Roman" w:hAnsi="Times New Roman"/>
          </w:rPr>
          <w:t xml:space="preserve"> </w:t>
        </w:r>
      </w:ins>
      <w:ins w:id="1499" w:author="MARCELO" w:date="2009-06-20T14:14:00Z">
        <w:r w:rsidR="00EB410D">
          <w:rPr>
            <w:rFonts w:ascii="Times New Roman" w:hAnsi="Times New Roman"/>
          </w:rPr>
          <w:t xml:space="preserve">usuais </w:t>
        </w:r>
      </w:ins>
      <w:ins w:id="1500" w:author="MARCELO PEREIRA" w:date="2009-05-28T13:33:00Z">
        <w:del w:id="1501" w:author="MARCELO" w:date="2009-06-20T14:14:00Z">
          <w:r w:rsidDel="00EB410D">
            <w:rPr>
              <w:rFonts w:ascii="Times New Roman" w:hAnsi="Times New Roman"/>
            </w:rPr>
            <w:delText xml:space="preserve"> específicos </w:delText>
          </w:r>
        </w:del>
        <w:r>
          <w:rPr>
            <w:rFonts w:ascii="Times New Roman" w:hAnsi="Times New Roman"/>
          </w:rPr>
          <w:t>da área de bancos</w:t>
        </w:r>
      </w:ins>
      <w:ins w:id="1502" w:author="MARCELO PEREIRA" w:date="2009-05-28T13:34:00Z">
        <w:r>
          <w:rPr>
            <w:rFonts w:ascii="Times New Roman" w:hAnsi="Times New Roman"/>
          </w:rPr>
          <w:t xml:space="preserve"> de dados,</w:t>
        </w:r>
      </w:ins>
      <w:ins w:id="1503" w:author="MARCELO" w:date="2009-05-10T13:26:00Z">
        <w:r>
          <w:rPr>
            <w:rFonts w:ascii="Times New Roman" w:hAnsi="Times New Roman"/>
          </w:rPr>
          <w:t xml:space="preserve"> utilizados neste documento.</w:t>
        </w:r>
      </w:ins>
      <w:ins w:id="1504" w:author="MARCELO PEREIRA" w:date="2009-05-28T13:32:00Z">
        <w:r>
          <w:rPr>
            <w:rFonts w:ascii="Times New Roman" w:hAnsi="Times New Roman"/>
          </w:rPr>
          <w:t xml:space="preserve"> </w:t>
        </w:r>
      </w:ins>
      <w:ins w:id="1505" w:author="MARCELO PEREIRA" w:date="2009-05-28T13:33:00Z">
        <w:r>
          <w:rPr>
            <w:rFonts w:ascii="Times New Roman" w:hAnsi="Times New Roman"/>
          </w:rPr>
          <w:t>Estes conceitos são fundamentais para compreensão das funcionalidades da ferramenta proposta.</w:t>
        </w:r>
      </w:ins>
    </w:p>
    <w:p w:rsidR="00FB039E" w:rsidRDefault="00FB039E" w:rsidP="00EB36D3">
      <w:pPr>
        <w:spacing w:line="360" w:lineRule="auto"/>
        <w:jc w:val="both"/>
        <w:rPr>
          <w:ins w:id="1506" w:author="MARCELO" w:date="2009-05-31T17:01:00Z"/>
          <w:rFonts w:ascii="Times New Roman" w:hAnsi="Times New Roman"/>
          <w:b/>
        </w:rPr>
        <w:pPrChange w:id="1507" w:author="MARCELO" w:date="2009-06-07T15:32:00Z">
          <w:pPr>
            <w:pBdr>
              <w:bottom w:val="single" w:sz="4" w:space="1" w:color="000000"/>
            </w:pBdr>
            <w:spacing w:line="360" w:lineRule="auto"/>
            <w:jc w:val="both"/>
          </w:pPr>
        </w:pPrChange>
      </w:pPr>
    </w:p>
    <w:p w:rsidR="006361F3" w:rsidRDefault="006361F3" w:rsidP="00EB36D3">
      <w:pPr>
        <w:spacing w:line="360" w:lineRule="auto"/>
        <w:jc w:val="both"/>
        <w:rPr>
          <w:rFonts w:ascii="Times New Roman" w:hAnsi="Times New Roman"/>
          <w:b/>
        </w:rPr>
        <w:pPrChange w:id="150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509" w:author="MARCELO" w:date="2009-06-07T15:32:00Z">
          <w:pPr>
            <w:pBdr>
              <w:bottom w:val="single" w:sz="4" w:space="1" w:color="000000"/>
            </w:pBdr>
            <w:spacing w:line="360" w:lineRule="auto"/>
            <w:jc w:val="both"/>
          </w:pPr>
        </w:pPrChange>
      </w:pPr>
      <w:r>
        <w:rPr>
          <w:rFonts w:ascii="Times New Roman" w:hAnsi="Times New Roman"/>
          <w:b/>
        </w:rPr>
        <w:tab/>
        <w:t>2.</w:t>
      </w:r>
      <w:del w:id="1510" w:author="MARCELO PEREIRA" w:date="2009-05-18T18:07:00Z">
        <w:r>
          <w:rPr>
            <w:rFonts w:ascii="Times New Roman" w:hAnsi="Times New Roman"/>
            <w:b/>
          </w:rPr>
          <w:delText>1</w:delText>
        </w:r>
      </w:del>
      <w:ins w:id="1511" w:author="MARCELO PEREIRA" w:date="2009-05-18T18:07:00Z">
        <w:r>
          <w:rPr>
            <w:rFonts w:ascii="Times New Roman" w:hAnsi="Times New Roman"/>
            <w:b/>
          </w:rPr>
          <w:t>2</w:t>
        </w:r>
      </w:ins>
      <w:r>
        <w:rPr>
          <w:rFonts w:ascii="Times New Roman" w:hAnsi="Times New Roman"/>
          <w:b/>
        </w:rPr>
        <w:t>.1 Rotina</w:t>
      </w:r>
    </w:p>
    <w:p w:rsidR="00FB039E" w:rsidRDefault="00FB039E" w:rsidP="00EB36D3">
      <w:pPr>
        <w:spacing w:line="360" w:lineRule="auto"/>
        <w:jc w:val="both"/>
        <w:rPr>
          <w:rFonts w:ascii="Times New Roman" w:hAnsi="Times New Roman"/>
        </w:rPr>
        <w:pPrChange w:id="1512" w:author="MARCELO" w:date="2009-06-07T15:32:00Z">
          <w:pPr>
            <w:pBdr>
              <w:bottom w:val="single" w:sz="4" w:space="1" w:color="000000"/>
            </w:pBdr>
            <w:spacing w:line="360" w:lineRule="auto"/>
            <w:jc w:val="both"/>
          </w:pPr>
        </w:pPrChange>
      </w:pPr>
      <w:r>
        <w:rPr>
          <w:rFonts w:ascii="Times New Roman" w:hAnsi="Times New Roman"/>
        </w:rPr>
        <w:tab/>
      </w:r>
      <w:r>
        <w:rPr>
          <w:rFonts w:ascii="Times New Roman" w:hAnsi="Times New Roman"/>
        </w:rPr>
        <w:tab/>
      </w:r>
    </w:p>
    <w:p w:rsidR="00EB36D3" w:rsidDel="002F2D03" w:rsidRDefault="00FB039E" w:rsidP="00EB36D3">
      <w:pPr>
        <w:spacing w:line="360" w:lineRule="auto"/>
        <w:jc w:val="both"/>
        <w:rPr>
          <w:del w:id="1513" w:author="MARCELO" w:date="2009-06-07T15:34:00Z"/>
          <w:rFonts w:ascii="Times New Roman" w:hAnsi="Times New Roman"/>
        </w:rPr>
        <w:pPrChange w:id="1514" w:author="MARCELO" w:date="2009-06-07T15:32:00Z">
          <w:pPr>
            <w:pBdr>
              <w:bottom w:val="single" w:sz="4" w:space="1" w:color="000000"/>
            </w:pBdr>
            <w:spacing w:line="360" w:lineRule="auto"/>
            <w:jc w:val="both"/>
          </w:pPr>
        </w:pPrChange>
      </w:pPr>
      <w:r>
        <w:rPr>
          <w:rFonts w:ascii="Times New Roman" w:hAnsi="Times New Roman"/>
        </w:rPr>
        <w:tab/>
        <w:t xml:space="preserve">Rotina é um conceito utilizado para definir um trecho de código que é executado repetidamente. Um bloco de código que sempre é executado para um determinado fim é chamado de rotina. Rotinas podem ser classificadas </w:t>
      </w:r>
      <w:del w:id="1515" w:author="MARCELO" w:date="2009-06-20T14:14:00Z">
        <w:r w:rsidDel="00EB410D">
          <w:rPr>
            <w:rFonts w:ascii="Times New Roman" w:hAnsi="Times New Roman"/>
          </w:rPr>
          <w:delText xml:space="preserve">em </w:delText>
        </w:r>
      </w:del>
      <w:ins w:id="1516" w:author="MARCELO" w:date="2009-06-20T14:14:00Z">
        <w:r w:rsidR="00EB410D">
          <w:rPr>
            <w:rFonts w:ascii="Times New Roman" w:hAnsi="Times New Roman"/>
          </w:rPr>
          <w:t xml:space="preserve">como </w:t>
        </w:r>
      </w:ins>
      <w:r>
        <w:rPr>
          <w:rFonts w:ascii="Times New Roman" w:hAnsi="Times New Roman"/>
        </w:rPr>
        <w:t>procedimentos ou funções, de acordo com suas características. Idealmente, uma função é uma rotina que pode retornar ao invocador</w:t>
      </w:r>
      <w:ins w:id="1517" w:author="MARCELO PEREIRA" w:date="2009-05-28T13:35:00Z">
        <w:r>
          <w:rPr>
            <w:rFonts w:ascii="Times New Roman" w:hAnsi="Times New Roman"/>
          </w:rPr>
          <w:t>,</w:t>
        </w:r>
      </w:ins>
      <w:r>
        <w:rPr>
          <w:rFonts w:ascii="Times New Roman" w:hAnsi="Times New Roman"/>
        </w:rPr>
        <w:t xml:space="preserve"> algum valor resultante de seu processamento e pode fazer parte de expressões, enquanto </w:t>
      </w:r>
      <w:ins w:id="1518" w:author="MARCELO PEREIRA" w:date="2009-05-28T13:35:00Z">
        <w:r>
          <w:rPr>
            <w:rFonts w:ascii="Times New Roman" w:hAnsi="Times New Roman"/>
          </w:rPr>
          <w:t xml:space="preserve">que </w:t>
        </w:r>
      </w:ins>
      <w:r>
        <w:rPr>
          <w:rFonts w:ascii="Times New Roman" w:hAnsi="Times New Roman"/>
        </w:rPr>
        <w:t xml:space="preserve">um procedimento é apenas chamado como uma instrução da linguagem e não possui </w:t>
      </w:r>
      <w:ins w:id="1519" w:author="MARCELO PEREIRA" w:date="2009-05-28T13:35:00Z">
        <w:r>
          <w:rPr>
            <w:rFonts w:ascii="Times New Roman" w:hAnsi="Times New Roman"/>
          </w:rPr>
          <w:t xml:space="preserve">um </w:t>
        </w:r>
      </w:ins>
      <w:r>
        <w:rPr>
          <w:rFonts w:ascii="Times New Roman" w:hAnsi="Times New Roman"/>
        </w:rPr>
        <w:t xml:space="preserve">valor de retorno. Em PL/SQL, porém, é possível retornar valores tanto </w:t>
      </w:r>
      <w:del w:id="1520" w:author="MARCELO" w:date="2009-06-20T14:15:00Z">
        <w:r w:rsidDel="00EB410D">
          <w:rPr>
            <w:rFonts w:ascii="Times New Roman" w:hAnsi="Times New Roman"/>
          </w:rPr>
          <w:delText xml:space="preserve">com </w:delText>
        </w:r>
      </w:del>
      <w:ins w:id="1521" w:author="MARCELO" w:date="2009-06-20T14:15:00Z">
        <w:r w:rsidR="00EB410D">
          <w:rPr>
            <w:rFonts w:ascii="Times New Roman" w:hAnsi="Times New Roman"/>
          </w:rPr>
          <w:t xml:space="preserve">por meio de </w:t>
        </w:r>
      </w:ins>
      <w:r>
        <w:rPr>
          <w:rFonts w:ascii="Times New Roman" w:hAnsi="Times New Roman"/>
        </w:rPr>
        <w:t xml:space="preserve">funções </w:t>
      </w:r>
      <w:del w:id="1522" w:author="MARCELO" w:date="2009-06-20T14:15:00Z">
        <w:r w:rsidDel="00EB410D">
          <w:rPr>
            <w:rFonts w:ascii="Times New Roman" w:hAnsi="Times New Roman"/>
          </w:rPr>
          <w:delText xml:space="preserve">quanto </w:delText>
        </w:r>
      </w:del>
      <w:ins w:id="1523" w:author="MARCELO" w:date="2009-06-20T14:15:00Z">
        <w:r w:rsidR="00EB410D">
          <w:rPr>
            <w:rFonts w:ascii="Times New Roman" w:hAnsi="Times New Roman"/>
          </w:rPr>
          <w:t xml:space="preserve">como por </w:t>
        </w:r>
      </w:ins>
      <w:r>
        <w:rPr>
          <w:rFonts w:ascii="Times New Roman" w:hAnsi="Times New Roman"/>
        </w:rPr>
        <w:t>procedimentos, pois existe a noção de parâmetros de saída que são parâmetros que são passados por referência e podem ser atualizados pela rotina.</w:t>
      </w:r>
    </w:p>
    <w:p w:rsidR="00FB039E" w:rsidRDefault="00FB039E" w:rsidP="00EB36D3">
      <w:pPr>
        <w:spacing w:line="360" w:lineRule="auto"/>
        <w:jc w:val="both"/>
        <w:rPr>
          <w:ins w:id="1524" w:author="MARCELO" w:date="2009-06-07T15:35:00Z"/>
          <w:rFonts w:ascii="Times New Roman" w:hAnsi="Times New Roman"/>
        </w:rPr>
        <w:pPrChange w:id="1525" w:author="MARCELO" w:date="2009-06-07T15:32:00Z">
          <w:pPr>
            <w:pBdr>
              <w:bottom w:val="single" w:sz="4" w:space="1" w:color="000000"/>
            </w:pBdr>
            <w:spacing w:line="360" w:lineRule="auto"/>
            <w:jc w:val="both"/>
          </w:pPr>
        </w:pPrChange>
      </w:pPr>
    </w:p>
    <w:p w:rsidR="002F2D03" w:rsidRDefault="002F2D03" w:rsidP="00EB36D3">
      <w:pPr>
        <w:spacing w:line="360" w:lineRule="auto"/>
        <w:jc w:val="both"/>
        <w:rPr>
          <w:ins w:id="1526" w:author="MARCELO" w:date="2009-05-31T16:35:00Z"/>
          <w:rFonts w:ascii="Times New Roman" w:hAnsi="Times New Roman"/>
        </w:rPr>
        <w:pPrChange w:id="1527" w:author="MARCELO" w:date="2009-06-07T15:32:00Z">
          <w:pPr>
            <w:pBdr>
              <w:bottom w:val="single" w:sz="4" w:space="1" w:color="000000"/>
            </w:pBdr>
            <w:spacing w:line="360" w:lineRule="auto"/>
            <w:jc w:val="both"/>
          </w:pPr>
        </w:pPrChange>
      </w:pPr>
    </w:p>
    <w:p w:rsidR="00326531" w:rsidRDefault="00326531" w:rsidP="00EB36D3">
      <w:pPr>
        <w:spacing w:line="360" w:lineRule="auto"/>
        <w:jc w:val="both"/>
        <w:rPr>
          <w:ins w:id="1528" w:author="MARCELO" w:date="2009-05-31T17:01:00Z"/>
          <w:rFonts w:ascii="Times New Roman" w:hAnsi="Times New Roman"/>
        </w:rPr>
        <w:pPrChange w:id="1529" w:author="MARCELO" w:date="2009-06-07T15:32:00Z">
          <w:pPr>
            <w:pBdr>
              <w:bottom w:val="single" w:sz="4" w:space="1" w:color="000000"/>
            </w:pBdr>
            <w:spacing w:line="360" w:lineRule="auto"/>
            <w:jc w:val="both"/>
          </w:pPr>
        </w:pPrChange>
      </w:pPr>
    </w:p>
    <w:p w:rsidR="006361F3" w:rsidRDefault="006361F3" w:rsidP="00EB36D3">
      <w:pPr>
        <w:spacing w:line="360" w:lineRule="auto"/>
        <w:jc w:val="both"/>
        <w:rPr>
          <w:ins w:id="1530" w:author="MARCELO" w:date="2009-06-07T15:31:00Z"/>
          <w:rFonts w:ascii="Times New Roman" w:hAnsi="Times New Roman"/>
        </w:rPr>
        <w:pPrChange w:id="1531" w:author="MARCELO" w:date="2009-06-07T15:32:00Z">
          <w:pPr>
            <w:pBdr>
              <w:bottom w:val="single" w:sz="4" w:space="1" w:color="000000"/>
            </w:pBdr>
            <w:spacing w:line="360" w:lineRule="auto"/>
            <w:jc w:val="both"/>
          </w:pPr>
        </w:pPrChange>
      </w:pPr>
    </w:p>
    <w:p w:rsidR="00EB36D3" w:rsidRDefault="00EB36D3" w:rsidP="00EB36D3">
      <w:pPr>
        <w:spacing w:line="360" w:lineRule="auto"/>
        <w:jc w:val="both"/>
        <w:rPr>
          <w:ins w:id="1532" w:author="MARCELO" w:date="2009-05-31T16:35:00Z"/>
          <w:rFonts w:ascii="Times New Roman" w:hAnsi="Times New Roman"/>
        </w:rPr>
        <w:pPrChange w:id="1533" w:author="MARCELO" w:date="2009-06-07T15:32:00Z">
          <w:pPr>
            <w:pBdr>
              <w:bottom w:val="single" w:sz="4" w:space="1" w:color="000000"/>
            </w:pBdr>
            <w:spacing w:line="360" w:lineRule="auto"/>
            <w:jc w:val="both"/>
          </w:pPr>
        </w:pPrChange>
      </w:pPr>
    </w:p>
    <w:p w:rsidR="00326531" w:rsidRDefault="00326531" w:rsidP="00EB36D3">
      <w:pPr>
        <w:spacing w:line="360" w:lineRule="auto"/>
        <w:jc w:val="both"/>
        <w:rPr>
          <w:rFonts w:ascii="Times New Roman" w:hAnsi="Times New Roman"/>
        </w:rPr>
        <w:pPrChange w:id="153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1535" w:author="MARCELO" w:date="2009-06-07T15:32:00Z">
          <w:pPr>
            <w:pBdr>
              <w:bottom w:val="single" w:sz="4" w:space="1" w:color="000000"/>
            </w:pBdr>
            <w:spacing w:line="360" w:lineRule="auto"/>
            <w:jc w:val="both"/>
          </w:pPr>
        </w:pPrChange>
      </w:pPr>
      <w:r>
        <w:rPr>
          <w:rFonts w:ascii="Times New Roman" w:hAnsi="Times New Roman"/>
        </w:rPr>
        <w:tab/>
      </w:r>
      <w:r>
        <w:rPr>
          <w:rFonts w:ascii="Times New Roman" w:hAnsi="Times New Roman"/>
          <w:b/>
          <w:bCs/>
        </w:rPr>
        <w:t>2.</w:t>
      </w:r>
      <w:del w:id="1536" w:author="MARCELO PEREIRA" w:date="2009-05-18T18:07:00Z">
        <w:r>
          <w:rPr>
            <w:rFonts w:ascii="Times New Roman" w:hAnsi="Times New Roman"/>
            <w:b/>
            <w:bCs/>
          </w:rPr>
          <w:delText>1</w:delText>
        </w:r>
      </w:del>
      <w:ins w:id="1537" w:author="MARCELO PEREIRA" w:date="2009-05-18T18:07:00Z">
        <w:r>
          <w:rPr>
            <w:rFonts w:ascii="Times New Roman" w:hAnsi="Times New Roman"/>
            <w:b/>
            <w:bCs/>
          </w:rPr>
          <w:t>2</w:t>
        </w:r>
      </w:ins>
      <w:r>
        <w:rPr>
          <w:rFonts w:ascii="Times New Roman" w:hAnsi="Times New Roman"/>
          <w:b/>
          <w:bCs/>
        </w:rPr>
        <w:t>.2 Pacotes</w:t>
      </w:r>
    </w:p>
    <w:p w:rsidR="00FB039E" w:rsidRDefault="00FB039E" w:rsidP="00EB36D3">
      <w:pPr>
        <w:spacing w:line="360" w:lineRule="auto"/>
        <w:jc w:val="both"/>
        <w:rPr>
          <w:rFonts w:ascii="Times New Roman" w:hAnsi="Times New Roman"/>
        </w:rPr>
        <w:pPrChange w:id="153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1539" w:author="MARCELO" w:date="2009-05-31T16:35:00Z"/>
          <w:rFonts w:ascii="Times New Roman" w:hAnsi="Times New Roman"/>
        </w:rPr>
        <w:pPrChange w:id="1540" w:author="MARCELO" w:date="2009-06-07T15:32:00Z">
          <w:pPr>
            <w:pBdr>
              <w:bottom w:val="single" w:sz="4" w:space="1" w:color="000000"/>
            </w:pBdr>
            <w:spacing w:line="360" w:lineRule="auto"/>
            <w:jc w:val="both"/>
          </w:pPr>
        </w:pPrChange>
      </w:pPr>
      <w:r>
        <w:rPr>
          <w:rFonts w:ascii="Times New Roman" w:hAnsi="Times New Roman"/>
        </w:rPr>
        <w:tab/>
        <w:t>Pacote é um recurso que foi incorporado ao PL/SQL com base nos pacotes da linguagem Ada. O pacote é uma entidade que permite que objetos</w:t>
      </w:r>
      <w:ins w:id="1541" w:author="MARCELO PEREIRA" w:date="2009-05-28T13:37:00Z">
        <w:r>
          <w:rPr>
            <w:rFonts w:ascii="Times New Roman" w:hAnsi="Times New Roman"/>
          </w:rPr>
          <w:t>,</w:t>
        </w:r>
      </w:ins>
      <w:r>
        <w:rPr>
          <w:rFonts w:ascii="Times New Roman" w:hAnsi="Times New Roman"/>
        </w:rPr>
        <w:t xml:space="preserve"> que se relacionam logicamente</w:t>
      </w:r>
      <w:ins w:id="1542" w:author="MARCELO PEREIRA" w:date="2009-05-28T13:37:00Z">
        <w:r>
          <w:rPr>
            <w:rFonts w:ascii="Times New Roman" w:hAnsi="Times New Roman"/>
          </w:rPr>
          <w:t>,</w:t>
        </w:r>
      </w:ins>
      <w:r>
        <w:rPr>
          <w:rFonts w:ascii="Times New Roman" w:hAnsi="Times New Roman"/>
        </w:rPr>
        <w:t xml:space="preserve"> sejam armazenados juntos. O pacote Oracle tem duas partes separadas: a especificação ou declaração do pacote e o corpo do pacote.  Na especificação</w:t>
      </w:r>
      <w:ins w:id="1543" w:author="MARCELO PEREIRA" w:date="2009-05-28T13:37:00Z">
        <w:r>
          <w:rPr>
            <w:rFonts w:ascii="Times New Roman" w:hAnsi="Times New Roman"/>
          </w:rPr>
          <w:t>,</w:t>
        </w:r>
      </w:ins>
      <w:r>
        <w:rPr>
          <w:rFonts w:ascii="Times New Roman" w:hAnsi="Times New Roman"/>
        </w:rPr>
        <w:t xml:space="preserve"> são mantidos os atributos globais do pacote e as declarações de suas rotinas. No corpo</w:t>
      </w:r>
      <w:ins w:id="1544" w:author="MARCELO PEREIRA" w:date="2009-05-28T13:37:00Z">
        <w:r>
          <w:rPr>
            <w:rFonts w:ascii="Times New Roman" w:hAnsi="Times New Roman"/>
          </w:rPr>
          <w:t>,</w:t>
        </w:r>
      </w:ins>
      <w:r>
        <w:rPr>
          <w:rFonts w:ascii="Times New Roman" w:hAnsi="Times New Roman"/>
        </w:rPr>
        <w:t xml:space="preserve"> são guardadas as implementações das rotinas e as declarações dos atributos locais ao corpo do pacote. A principal vantagem do pacote é que seus atributos e </w:t>
      </w:r>
      <w:ins w:id="1545" w:author="MARCELO" w:date="2009-06-20T14:15:00Z">
        <w:r w:rsidR="00F24647">
          <w:rPr>
            <w:rFonts w:ascii="Times New Roman" w:hAnsi="Times New Roman"/>
          </w:rPr>
          <w:t xml:space="preserve">suas </w:t>
        </w:r>
      </w:ins>
      <w:r>
        <w:rPr>
          <w:rFonts w:ascii="Times New Roman" w:hAnsi="Times New Roman"/>
        </w:rPr>
        <w:t>rotinas são acessíveis externamente, podendo ser invocados por outras rotinas. [27]</w:t>
      </w:r>
    </w:p>
    <w:p w:rsidR="00326531" w:rsidRDefault="00326531" w:rsidP="00EB36D3">
      <w:pPr>
        <w:spacing w:line="360" w:lineRule="auto"/>
        <w:jc w:val="both"/>
        <w:rPr>
          <w:rFonts w:ascii="Times New Roman" w:hAnsi="Times New Roman"/>
        </w:rPr>
        <w:pPrChange w:id="1546" w:author="MARCELO" w:date="2009-06-07T15:32:00Z">
          <w:pPr>
            <w:pBdr>
              <w:bottom w:val="single" w:sz="4" w:space="1" w:color="000000"/>
            </w:pBdr>
            <w:spacing w:line="360" w:lineRule="auto"/>
            <w:jc w:val="both"/>
          </w:pPr>
        </w:pPrChange>
      </w:pPr>
    </w:p>
    <w:p w:rsidR="00FB039E" w:rsidRDefault="00FB039E" w:rsidP="00EB36D3">
      <w:pPr>
        <w:rPr>
          <w:rFonts w:ascii="Times New Roman" w:hAnsi="Times New Roman"/>
          <w:b/>
        </w:rPr>
        <w:pPrChange w:id="154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548" w:author="MARCELO" w:date="2009-06-07T15:32:00Z">
          <w:pPr>
            <w:pBdr>
              <w:bottom w:val="single" w:sz="4" w:space="1" w:color="000000"/>
            </w:pBdr>
            <w:spacing w:line="360" w:lineRule="auto"/>
            <w:jc w:val="both"/>
          </w:pPr>
        </w:pPrChange>
      </w:pPr>
      <w:r>
        <w:rPr>
          <w:rFonts w:ascii="Times New Roman" w:hAnsi="Times New Roman"/>
          <w:b/>
        </w:rPr>
        <w:tab/>
        <w:t>2.</w:t>
      </w:r>
      <w:del w:id="1549" w:author="MARCELO PEREIRA" w:date="2009-05-18T18:07:00Z">
        <w:r>
          <w:rPr>
            <w:rFonts w:ascii="Times New Roman" w:hAnsi="Times New Roman"/>
            <w:b/>
          </w:rPr>
          <w:delText>1</w:delText>
        </w:r>
      </w:del>
      <w:ins w:id="1550" w:author="MARCELO PEREIRA" w:date="2009-05-18T18:07:00Z">
        <w:r>
          <w:rPr>
            <w:rFonts w:ascii="Times New Roman" w:hAnsi="Times New Roman"/>
            <w:b/>
          </w:rPr>
          <w:t>2</w:t>
        </w:r>
      </w:ins>
      <w:r>
        <w:rPr>
          <w:rFonts w:ascii="Times New Roman" w:hAnsi="Times New Roman"/>
          <w:b/>
        </w:rPr>
        <w:t xml:space="preserve">.3 </w:t>
      </w:r>
      <w:del w:id="1551" w:author="MARCELO PEREIRA" w:date="2009-05-28T13:37:00Z">
        <w:r>
          <w:rPr>
            <w:rFonts w:ascii="Times New Roman" w:hAnsi="Times New Roman"/>
            <w:b/>
          </w:rPr>
          <w:delText xml:space="preserve">Exercícios </w:delText>
        </w:r>
      </w:del>
      <w:r>
        <w:rPr>
          <w:rFonts w:ascii="Times New Roman" w:hAnsi="Times New Roman"/>
          <w:b/>
        </w:rPr>
        <w:t>Pós</w:t>
      </w:r>
      <w:del w:id="1552" w:author="MARCELO PEREIRA" w:date="2009-05-28T13:37:00Z">
        <w:r>
          <w:rPr>
            <w:rFonts w:ascii="Times New Roman" w:hAnsi="Times New Roman"/>
            <w:b/>
          </w:rPr>
          <w:delText xml:space="preserve"> </w:delText>
        </w:r>
      </w:del>
      <w:ins w:id="1553" w:author="MARCELO PEREIRA" w:date="2009-05-28T13:37:00Z">
        <w:r>
          <w:rPr>
            <w:rFonts w:ascii="Times New Roman" w:hAnsi="Times New Roman"/>
            <w:b/>
          </w:rPr>
          <w:t>-</w:t>
        </w:r>
      </w:ins>
      <w:r>
        <w:rPr>
          <w:rFonts w:ascii="Times New Roman" w:hAnsi="Times New Roman"/>
          <w:b/>
        </w:rPr>
        <w:t>codificação</w:t>
      </w:r>
    </w:p>
    <w:p w:rsidR="00FB039E" w:rsidRDefault="00FB039E" w:rsidP="00EB36D3">
      <w:pPr>
        <w:spacing w:line="360" w:lineRule="auto"/>
        <w:jc w:val="both"/>
        <w:rPr>
          <w:rFonts w:ascii="Times New Roman" w:hAnsi="Times New Roman"/>
          <w:b/>
        </w:rPr>
        <w:pPrChange w:id="1554" w:author="MARCELO" w:date="2009-06-07T15:32:00Z">
          <w:pPr>
            <w:pBdr>
              <w:bottom w:val="single" w:sz="4" w:space="1" w:color="000000"/>
            </w:pBdr>
            <w:spacing w:line="360" w:lineRule="auto"/>
            <w:jc w:val="both"/>
          </w:pPr>
        </w:pPrChange>
      </w:pPr>
      <w:r>
        <w:rPr>
          <w:rFonts w:ascii="Times New Roman" w:hAnsi="Times New Roman"/>
          <w:b/>
        </w:rPr>
        <w:tab/>
      </w:r>
    </w:p>
    <w:p w:rsidR="00FB039E" w:rsidRDefault="00FB039E" w:rsidP="00EB36D3">
      <w:pPr>
        <w:spacing w:line="360" w:lineRule="auto"/>
        <w:jc w:val="both"/>
        <w:rPr>
          <w:ins w:id="1555" w:author="MARCELO" w:date="2009-05-31T16:35:00Z"/>
          <w:rFonts w:ascii="Times New Roman" w:hAnsi="Times New Roman"/>
        </w:rPr>
        <w:pPrChange w:id="1556" w:author="MARCELO" w:date="2009-06-07T15:32:00Z">
          <w:pPr>
            <w:pBdr>
              <w:bottom w:val="single" w:sz="4" w:space="1" w:color="000000"/>
            </w:pBdr>
            <w:spacing w:line="360" w:lineRule="auto"/>
            <w:jc w:val="both"/>
          </w:pPr>
        </w:pPrChange>
      </w:pPr>
      <w:r>
        <w:rPr>
          <w:rFonts w:ascii="Times New Roman" w:hAnsi="Times New Roman"/>
        </w:rPr>
        <w:tab/>
      </w:r>
      <w:ins w:id="1557" w:author="MARCELO PEREIRA" w:date="2009-05-28T13:37:00Z">
        <w:r>
          <w:rPr>
            <w:rFonts w:ascii="Times New Roman" w:hAnsi="Times New Roman"/>
          </w:rPr>
          <w:t>As a</w:t>
        </w:r>
      </w:ins>
      <w:ins w:id="1558" w:author="MARCELO PEREIRA" w:date="2009-05-28T13:38:00Z">
        <w:r>
          <w:rPr>
            <w:rFonts w:ascii="Times New Roman" w:hAnsi="Times New Roman"/>
          </w:rPr>
          <w:t>tividades realizadas</w:t>
        </w:r>
      </w:ins>
      <w:del w:id="1559" w:author="MARCELO PEREIRA" w:date="2009-05-28T13:38:00Z">
        <w:r>
          <w:rPr>
            <w:rFonts w:ascii="Times New Roman" w:hAnsi="Times New Roman"/>
          </w:rPr>
          <w:delText xml:space="preserve">Exercícios </w:delText>
        </w:r>
      </w:del>
      <w:del w:id="1560" w:author="MARCELO PEREIRA" w:date="2009-05-28T13:37:00Z">
        <w:r>
          <w:rPr>
            <w:rFonts w:ascii="Times New Roman" w:hAnsi="Times New Roman"/>
          </w:rPr>
          <w:delText xml:space="preserve">de </w:delText>
        </w:r>
      </w:del>
      <w:ins w:id="1561" w:author="MARCELO PEREIRA" w:date="2009-05-28T13:38:00Z">
        <w:r>
          <w:rPr>
            <w:rFonts w:ascii="Times New Roman" w:hAnsi="Times New Roman"/>
          </w:rPr>
          <w:t xml:space="preserve"> na </w:t>
        </w:r>
      </w:ins>
      <w:ins w:id="1562" w:author="MARCELO" w:date="2009-05-31T16:55:00Z">
        <w:r w:rsidR="001F3DF1">
          <w:rPr>
            <w:rFonts w:ascii="Times New Roman" w:hAnsi="Times New Roman"/>
          </w:rPr>
          <w:t xml:space="preserve">etapa de </w:t>
        </w:r>
      </w:ins>
      <w:r>
        <w:rPr>
          <w:rFonts w:ascii="Times New Roman" w:hAnsi="Times New Roman"/>
        </w:rPr>
        <w:t>pós</w:t>
      </w:r>
      <w:del w:id="1563" w:author="MARCELO PEREIRA" w:date="2009-05-28T13:37:00Z">
        <w:r>
          <w:rPr>
            <w:rFonts w:ascii="Times New Roman" w:hAnsi="Times New Roman"/>
          </w:rPr>
          <w:delText xml:space="preserve"> </w:delText>
        </w:r>
      </w:del>
      <w:ins w:id="1564" w:author="MARCELO PEREIRA" w:date="2009-05-28T13:37:00Z">
        <w:r>
          <w:rPr>
            <w:rFonts w:ascii="Times New Roman" w:hAnsi="Times New Roman"/>
          </w:rPr>
          <w:t>-</w:t>
        </w:r>
      </w:ins>
      <w:r>
        <w:rPr>
          <w:rFonts w:ascii="Times New Roman" w:hAnsi="Times New Roman"/>
        </w:rPr>
        <w:t xml:space="preserve">codificação são todas as ações executadas pelo desenvolvedor para garantir a qualidade do </w:t>
      </w:r>
      <w:del w:id="1565" w:author="MARCELO" w:date="2009-05-31T17:40:00Z">
        <w:r w:rsidRPr="00E651CE" w:rsidDel="00E651CE">
          <w:rPr>
            <w:rFonts w:ascii="Times New Roman" w:hAnsi="Times New Roman"/>
            <w:i/>
            <w:rPrChange w:id="1566" w:author="MARCELO" w:date="2009-05-31T17:40:00Z">
              <w:rPr>
                <w:rFonts w:ascii="Times New Roman" w:hAnsi="Times New Roman"/>
              </w:rPr>
            </w:rPrChange>
          </w:rPr>
          <w:delText xml:space="preserve">projeto </w:delText>
        </w:r>
      </w:del>
      <w:ins w:id="1567" w:author="MARCELO" w:date="2009-05-31T17:40:00Z">
        <w:r w:rsidR="00E651CE" w:rsidRPr="00E651CE">
          <w:rPr>
            <w:rFonts w:ascii="Times New Roman" w:hAnsi="Times New Roman"/>
            <w:i/>
            <w:rPrChange w:id="1568" w:author="MARCELO" w:date="2009-05-31T17:40:00Z">
              <w:rPr>
                <w:rFonts w:ascii="Times New Roman" w:hAnsi="Times New Roman"/>
              </w:rPr>
            </w:rPrChange>
          </w:rPr>
          <w:t>software</w:t>
        </w:r>
      </w:ins>
      <w:ins w:id="1569" w:author="MARCELO" w:date="2009-06-07T15:35:00Z">
        <w:r w:rsidR="002F2D03">
          <w:rPr>
            <w:rFonts w:ascii="Times New Roman" w:hAnsi="Times New Roman"/>
            <w:i/>
          </w:rPr>
          <w:t>,</w:t>
        </w:r>
      </w:ins>
      <w:ins w:id="1570" w:author="MARCELO" w:date="2009-05-31T17:40:00Z">
        <w:r w:rsidR="00E651CE">
          <w:rPr>
            <w:rFonts w:ascii="Times New Roman" w:hAnsi="Times New Roman"/>
          </w:rPr>
          <w:t xml:space="preserve"> </w:t>
        </w:r>
      </w:ins>
      <w:r>
        <w:rPr>
          <w:rFonts w:ascii="Times New Roman" w:hAnsi="Times New Roman"/>
        </w:rPr>
        <w:t>após ele ter sido codificado. Para isso</w:t>
      </w:r>
      <w:ins w:id="1571" w:author="MARCELO PEREIRA" w:date="2009-05-28T13:38:00Z">
        <w:r>
          <w:rPr>
            <w:rFonts w:ascii="Times New Roman" w:hAnsi="Times New Roman"/>
          </w:rPr>
          <w:t>,</w:t>
        </w:r>
      </w:ins>
      <w:r>
        <w:rPr>
          <w:rFonts w:ascii="Times New Roman" w:hAnsi="Times New Roman"/>
        </w:rPr>
        <w:t xml:space="preserve"> ele pode utilizar ferramentas de análise, reformatação, documentação, refatoramento</w:t>
      </w:r>
      <w:ins w:id="1572" w:author="MARCELO" w:date="2009-06-07T15:35:00Z">
        <w:r w:rsidR="002F2D03">
          <w:rPr>
            <w:rFonts w:ascii="Times New Roman" w:hAnsi="Times New Roman"/>
          </w:rPr>
          <w:t>,</w:t>
        </w:r>
      </w:ins>
      <w:r>
        <w:rPr>
          <w:rFonts w:ascii="Times New Roman" w:hAnsi="Times New Roman"/>
        </w:rPr>
        <w:t xml:space="preserve"> dentre outras. </w:t>
      </w:r>
      <w:r>
        <w:rPr>
          <w:rFonts w:ascii="Times New Roman" w:hAnsi="Times New Roman"/>
          <w:rPrChange w:id="1573" w:author="MARCELO PEREIRA" w:date="2009-05-28T13:39:00Z">
            <w:rPr>
              <w:rFonts w:ascii="Times New Roman" w:hAnsi="Times New Roman"/>
            </w:rPr>
          </w:rPrChange>
        </w:rPr>
        <w:t xml:space="preserve">A idéia é trabalhar </w:t>
      </w:r>
      <w:ins w:id="1574" w:author="MARCELO" w:date="2009-06-07T15:35:00Z">
        <w:r w:rsidR="002F2D03">
          <w:rPr>
            <w:rFonts w:ascii="Times New Roman" w:hAnsi="Times New Roman"/>
          </w:rPr>
          <w:t>após a geração do código (</w:t>
        </w:r>
      </w:ins>
      <w:del w:id="1575" w:author="MARCELO" w:date="2009-06-07T15:35:00Z">
        <w:r w:rsidDel="002F2D03">
          <w:rPr>
            <w:rFonts w:ascii="Times New Roman" w:hAnsi="Times New Roman"/>
            <w:rPrChange w:id="1576" w:author="MARCELO PEREIRA" w:date="2009-05-28T13:39:00Z">
              <w:rPr>
                <w:rFonts w:ascii="Times New Roman" w:hAnsi="Times New Roman"/>
              </w:rPr>
            </w:rPrChange>
          </w:rPr>
          <w:delText xml:space="preserve">em cima do </w:delText>
        </w:r>
      </w:del>
      <w:r>
        <w:rPr>
          <w:rFonts w:ascii="Times New Roman" w:hAnsi="Times New Roman"/>
          <w:rPrChange w:id="1577" w:author="MARCELO PEREIRA" w:date="2009-05-28T13:39:00Z">
            <w:rPr>
              <w:rFonts w:ascii="Times New Roman" w:hAnsi="Times New Roman"/>
            </w:rPr>
          </w:rPrChange>
        </w:rPr>
        <w:t>código já escrito</w:t>
      </w:r>
      <w:ins w:id="1578" w:author="MARCELO" w:date="2009-06-07T15:35:00Z">
        <w:r w:rsidR="002F2D03">
          <w:rPr>
            <w:rFonts w:ascii="Times New Roman" w:hAnsi="Times New Roman"/>
          </w:rPr>
          <w:t>)</w:t>
        </w:r>
      </w:ins>
      <w:r>
        <w:rPr>
          <w:rFonts w:ascii="Times New Roman" w:hAnsi="Times New Roman"/>
          <w:rPrChange w:id="1579" w:author="MARCELO PEREIRA" w:date="2009-05-28T13:39:00Z">
            <w:rPr>
              <w:rFonts w:ascii="Times New Roman" w:hAnsi="Times New Roman"/>
            </w:rPr>
          </w:rPrChange>
        </w:rPr>
        <w:t xml:space="preserve"> para </w:t>
      </w:r>
      <w:ins w:id="1580" w:author="MARCELO" w:date="2009-06-07T15:35:00Z">
        <w:r w:rsidR="002F2D03">
          <w:rPr>
            <w:rFonts w:ascii="Times New Roman" w:hAnsi="Times New Roman"/>
          </w:rPr>
          <w:t xml:space="preserve">o </w:t>
        </w:r>
      </w:ins>
      <w:del w:id="1581" w:author="MARCELO" w:date="2009-05-31T16:55:00Z">
        <w:r w:rsidDel="001F3DF1">
          <w:rPr>
            <w:rFonts w:ascii="Times New Roman" w:hAnsi="Times New Roman"/>
            <w:rPrChange w:id="1582" w:author="MARCELO PEREIRA" w:date="2009-05-28T13:39:00Z">
              <w:rPr>
                <w:rFonts w:ascii="Times New Roman" w:hAnsi="Times New Roman"/>
              </w:rPr>
            </w:rPrChange>
          </w:rPr>
          <w:delText>q</w:delText>
        </w:r>
        <w:r w:rsidDel="001F3DF1">
          <w:rPr>
            <w:rFonts w:ascii="Times New Roman" w:hAnsi="Times New Roman"/>
          </w:rPr>
          <w:delText>ue seja aperfeiçoados pontos</w:delText>
        </w:r>
      </w:del>
      <w:ins w:id="1583" w:author="MARCELO PEREIRA" w:date="2009-05-28T13:38:00Z">
        <w:del w:id="1584" w:author="MARCELO" w:date="2009-05-31T16:55:00Z">
          <w:r w:rsidDel="001F3DF1">
            <w:rPr>
              <w:rFonts w:ascii="Times New Roman" w:hAnsi="Times New Roman"/>
            </w:rPr>
            <w:delText xml:space="preserve">obtenção do </w:delText>
          </w:r>
        </w:del>
        <w:r>
          <w:rPr>
            <w:rFonts w:ascii="Times New Roman" w:hAnsi="Times New Roman"/>
          </w:rPr>
          <w:t xml:space="preserve">seu aperfeiçoamento e garantia de alguns pontos importantes </w:t>
        </w:r>
      </w:ins>
      <w:del w:id="1585" w:author="MARCELO PEREIRA" w:date="2009-05-28T13:38:00Z">
        <w:r>
          <w:rPr>
            <w:rFonts w:ascii="Times New Roman" w:hAnsi="Times New Roman"/>
          </w:rPr>
          <w:delText xml:space="preserve"> </w:delText>
        </w:r>
      </w:del>
      <w:r>
        <w:rPr>
          <w:rFonts w:ascii="Times New Roman" w:hAnsi="Times New Roman"/>
          <w:rPrChange w:id="1586" w:author="MARCELO PEREIRA" w:date="2009-05-28T13:39:00Z">
            <w:rPr>
              <w:rFonts w:ascii="Times New Roman" w:hAnsi="Times New Roman"/>
            </w:rPr>
          </w:rPrChange>
        </w:rPr>
        <w:t>como legibilidade, manuten</w:t>
      </w:r>
      <w:del w:id="1587" w:author="MARCELO PEREIRA" w:date="2009-05-28T13:38:00Z">
        <w:r>
          <w:rPr>
            <w:rFonts w:ascii="Times New Roman" w:hAnsi="Times New Roman"/>
          </w:rPr>
          <w:delText>ção</w:delText>
        </w:r>
      </w:del>
      <w:ins w:id="1588" w:author="MARCELO PEREIRA" w:date="2009-05-28T13:38:00Z">
        <w:r>
          <w:rPr>
            <w:rFonts w:ascii="Times New Roman" w:hAnsi="Times New Roman"/>
          </w:rPr>
          <w:t>abilidade</w:t>
        </w:r>
      </w:ins>
      <w:r>
        <w:rPr>
          <w:rFonts w:ascii="Times New Roman" w:hAnsi="Times New Roman"/>
          <w:rPrChange w:id="1589" w:author="MARCELO PEREIRA" w:date="2009-05-28T13:39:00Z">
            <w:rPr>
              <w:rFonts w:ascii="Times New Roman" w:hAnsi="Times New Roman"/>
            </w:rPr>
          </w:rPrChange>
        </w:rPr>
        <w:t>, robustez</w:t>
      </w:r>
      <w:del w:id="1590" w:author="MARCELO PEREIRA" w:date="2009-05-28T13:38:00Z">
        <w:r>
          <w:rPr>
            <w:rFonts w:ascii="Times New Roman" w:hAnsi="Times New Roman"/>
          </w:rPr>
          <w:delText>,</w:delText>
        </w:r>
      </w:del>
      <w:ins w:id="1591" w:author="MARCELO PEREIRA" w:date="2009-05-28T13:38:00Z">
        <w:r>
          <w:rPr>
            <w:rFonts w:ascii="Times New Roman" w:hAnsi="Times New Roman"/>
          </w:rPr>
          <w:t xml:space="preserve"> e</w:t>
        </w:r>
      </w:ins>
      <w:r>
        <w:rPr>
          <w:rFonts w:ascii="Times New Roman" w:hAnsi="Times New Roman"/>
          <w:rPrChange w:id="1592" w:author="MARCELO PEREIRA" w:date="2009-05-28T13:39:00Z">
            <w:rPr>
              <w:rFonts w:ascii="Times New Roman" w:hAnsi="Times New Roman"/>
            </w:rPr>
          </w:rPrChange>
        </w:rPr>
        <w:t xml:space="preserve"> documentação</w:t>
      </w:r>
      <w:del w:id="1593" w:author="MARCELO PEREIRA" w:date="2009-05-28T13:38:00Z">
        <w:r>
          <w:rPr>
            <w:rFonts w:ascii="Times New Roman" w:hAnsi="Times New Roman"/>
          </w:rPr>
          <w:delText>, etc.</w:delText>
        </w:r>
      </w:del>
      <w:ins w:id="1594" w:author="MARCELO PEREIRA" w:date="2009-05-28T13:38:00Z">
        <w:r>
          <w:rPr>
            <w:rFonts w:ascii="Times New Roman" w:hAnsi="Times New Roman"/>
          </w:rPr>
          <w:t>.</w:t>
        </w:r>
      </w:ins>
    </w:p>
    <w:p w:rsidR="00326531" w:rsidRDefault="00326531" w:rsidP="00EB36D3">
      <w:pPr>
        <w:spacing w:line="360" w:lineRule="auto"/>
        <w:jc w:val="both"/>
        <w:rPr>
          <w:rFonts w:ascii="Times New Roman" w:hAnsi="Times New Roman"/>
          <w:b/>
        </w:rPr>
        <w:pPrChange w:id="159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59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1597" w:author="MARCELO" w:date="2009-06-07T15:32:00Z">
          <w:pPr>
            <w:pBdr>
              <w:bottom w:val="single" w:sz="4" w:space="1" w:color="000000"/>
            </w:pBdr>
            <w:spacing w:line="360" w:lineRule="auto"/>
            <w:jc w:val="both"/>
          </w:pPr>
        </w:pPrChange>
      </w:pPr>
      <w:r>
        <w:rPr>
          <w:rFonts w:ascii="Times New Roman" w:hAnsi="Times New Roman"/>
          <w:b/>
          <w:bCs/>
        </w:rPr>
        <w:tab/>
        <w:t>2.</w:t>
      </w:r>
      <w:del w:id="1598" w:author="MARCELO PEREIRA" w:date="2009-05-18T18:07:00Z">
        <w:r>
          <w:rPr>
            <w:rFonts w:ascii="Times New Roman" w:hAnsi="Times New Roman"/>
            <w:b/>
            <w:bCs/>
          </w:rPr>
          <w:delText>1</w:delText>
        </w:r>
      </w:del>
      <w:ins w:id="1599" w:author="MARCELO PEREIRA" w:date="2009-05-18T18:07:00Z">
        <w:r>
          <w:rPr>
            <w:rFonts w:ascii="Times New Roman" w:hAnsi="Times New Roman"/>
            <w:b/>
            <w:bCs/>
          </w:rPr>
          <w:t>2</w:t>
        </w:r>
      </w:ins>
      <w:r>
        <w:rPr>
          <w:rFonts w:ascii="Times New Roman" w:hAnsi="Times New Roman"/>
          <w:b/>
          <w:bCs/>
        </w:rPr>
        <w:t>.4 Métricas</w:t>
      </w:r>
    </w:p>
    <w:p w:rsidR="00FB039E" w:rsidRDefault="00FB039E" w:rsidP="00EB36D3">
      <w:pPr>
        <w:spacing w:line="360" w:lineRule="auto"/>
        <w:jc w:val="both"/>
        <w:rPr>
          <w:rFonts w:ascii="Times New Roman" w:hAnsi="Times New Roman"/>
          <w:b/>
          <w:bCs/>
        </w:rPr>
        <w:pPrChange w:id="160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601" w:author="MARCELO" w:date="2009-06-07T15:32:00Z">
          <w:pPr>
            <w:pBdr>
              <w:bottom w:val="single" w:sz="4" w:space="1" w:color="000000"/>
            </w:pBdr>
            <w:spacing w:line="360" w:lineRule="auto"/>
            <w:jc w:val="both"/>
          </w:pPr>
        </w:pPrChange>
      </w:pPr>
      <w:r>
        <w:rPr>
          <w:rFonts w:ascii="Times New Roman" w:hAnsi="Times New Roman"/>
          <w:b/>
          <w:bCs/>
        </w:rPr>
        <w:tab/>
      </w:r>
      <w:r>
        <w:rPr>
          <w:rFonts w:ascii="Times New Roman" w:hAnsi="Times New Roman"/>
        </w:rPr>
        <w:t>Métricas são atributos que visam quantificar certos quesitos observados para garantir a qualidade do software. Quantidade de linhas em uma rotina, número total de pacotes, total de procedimentos e funções</w:t>
      </w:r>
      <w:ins w:id="1602" w:author="MARCELO PEREIRA" w:date="2009-05-28T13:40:00Z">
        <w:r>
          <w:rPr>
            <w:rFonts w:ascii="Times New Roman" w:hAnsi="Times New Roman"/>
          </w:rPr>
          <w:t>,</w:t>
        </w:r>
      </w:ins>
      <w:r>
        <w:rPr>
          <w:rFonts w:ascii="Times New Roman" w:hAnsi="Times New Roman"/>
        </w:rPr>
        <w:t xml:space="preserve"> e quantidade de funções dependentes, são </w:t>
      </w:r>
      <w:del w:id="1603" w:author="MARCELO" w:date="2009-05-31T17:02:00Z">
        <w:r w:rsidDel="006361F3">
          <w:rPr>
            <w:rFonts w:ascii="Times New Roman" w:hAnsi="Times New Roman"/>
          </w:rPr>
          <w:delText xml:space="preserve">bons </w:delText>
        </w:r>
      </w:del>
      <w:r>
        <w:rPr>
          <w:rFonts w:ascii="Times New Roman" w:hAnsi="Times New Roman"/>
        </w:rPr>
        <w:t xml:space="preserve">exemplos de </w:t>
      </w:r>
      <w:del w:id="1604" w:author="MARCELO" w:date="2009-05-31T17:02:00Z">
        <w:r w:rsidDel="006361F3">
          <w:rPr>
            <w:rFonts w:ascii="Times New Roman" w:hAnsi="Times New Roman"/>
          </w:rPr>
          <w:delText xml:space="preserve">algumas </w:delText>
        </w:r>
      </w:del>
      <w:r>
        <w:rPr>
          <w:rFonts w:ascii="Times New Roman" w:hAnsi="Times New Roman"/>
        </w:rPr>
        <w:t>métricas</w:t>
      </w:r>
      <w:del w:id="1605" w:author="MARCELO" w:date="2009-05-31T17:02:00Z">
        <w:r w:rsidDel="006361F3">
          <w:rPr>
            <w:rFonts w:ascii="Times New Roman" w:hAnsi="Times New Roman"/>
          </w:rPr>
          <w:delText xml:space="preserve"> utilizadas </w:delText>
        </w:r>
        <w:r w:rsidDel="006361F3">
          <w:rPr>
            <w:rFonts w:ascii="Times New Roman" w:hAnsi="Times New Roman"/>
          </w:rPr>
          <w:delText>por esta</w:delText>
        </w:r>
      </w:del>
      <w:ins w:id="1606" w:author="MARCELO PEREIRA" w:date="2009-05-28T13:40:00Z">
        <w:del w:id="1607" w:author="MARCELO" w:date="2009-05-31T17:02:00Z">
          <w:r w:rsidDel="006361F3">
            <w:rPr>
              <w:rFonts w:ascii="Times New Roman" w:hAnsi="Times New Roman"/>
            </w:rPr>
            <w:delText>pela ferramenta especificada por este trabalho</w:delText>
          </w:r>
        </w:del>
      </w:ins>
      <w:del w:id="1608" w:author="MARCELO PEREIRA" w:date="2009-05-28T13:40:00Z">
        <w:r>
          <w:rPr>
            <w:rFonts w:ascii="Times New Roman" w:hAnsi="Times New Roman"/>
          </w:rPr>
          <w:delText xml:space="preserve"> ferramenta</w:delText>
        </w:r>
      </w:del>
      <w:r>
        <w:rPr>
          <w:rFonts w:ascii="Times New Roman" w:hAnsi="Times New Roman"/>
        </w:rPr>
        <w:t xml:space="preserve">. </w:t>
      </w:r>
    </w:p>
    <w:p w:rsidR="00FB039E" w:rsidRDefault="00FB039E" w:rsidP="00EB36D3">
      <w:pPr>
        <w:spacing w:line="360" w:lineRule="auto"/>
        <w:jc w:val="both"/>
        <w:rPr>
          <w:ins w:id="1609" w:author="MARCELO" w:date="2009-05-31T16:35:00Z"/>
          <w:rFonts w:ascii="Times New Roman" w:hAnsi="Times New Roman"/>
          <w:b/>
        </w:rPr>
        <w:pPrChange w:id="1610" w:author="MARCELO" w:date="2009-06-07T15:32:00Z">
          <w:pPr>
            <w:pBdr>
              <w:bottom w:val="single" w:sz="4" w:space="1" w:color="000000"/>
            </w:pBdr>
            <w:spacing w:line="360" w:lineRule="auto"/>
            <w:jc w:val="both"/>
          </w:pPr>
        </w:pPrChange>
      </w:pPr>
      <w:r>
        <w:rPr>
          <w:rFonts w:ascii="Times New Roman" w:hAnsi="Times New Roman"/>
          <w:b/>
        </w:rPr>
        <w:tab/>
      </w:r>
    </w:p>
    <w:p w:rsidR="00326531" w:rsidRDefault="00326531" w:rsidP="00EB36D3">
      <w:pPr>
        <w:spacing w:line="360" w:lineRule="auto"/>
        <w:jc w:val="both"/>
        <w:rPr>
          <w:ins w:id="1611" w:author="MARCELO" w:date="2009-05-31T16:35:00Z"/>
          <w:rFonts w:ascii="Times New Roman" w:hAnsi="Times New Roman"/>
          <w:b/>
        </w:rPr>
        <w:pPrChange w:id="1612" w:author="MARCELO" w:date="2009-06-07T15:32:00Z">
          <w:pPr>
            <w:pBdr>
              <w:bottom w:val="single" w:sz="4" w:space="1" w:color="000000"/>
            </w:pBdr>
            <w:spacing w:line="360" w:lineRule="auto"/>
            <w:jc w:val="both"/>
          </w:pPr>
        </w:pPrChange>
      </w:pPr>
    </w:p>
    <w:p w:rsidR="00326531" w:rsidRDefault="00326531" w:rsidP="00EB36D3">
      <w:pPr>
        <w:spacing w:line="360" w:lineRule="auto"/>
        <w:jc w:val="both"/>
        <w:rPr>
          <w:ins w:id="1613" w:author="MARCELO" w:date="2009-05-31T17:02:00Z"/>
          <w:rFonts w:ascii="Times New Roman" w:hAnsi="Times New Roman"/>
          <w:b/>
        </w:rPr>
        <w:pPrChange w:id="1614" w:author="MARCELO" w:date="2009-06-07T15:32:00Z">
          <w:pPr>
            <w:pBdr>
              <w:bottom w:val="single" w:sz="4" w:space="1" w:color="000000"/>
            </w:pBdr>
            <w:spacing w:line="360" w:lineRule="auto"/>
            <w:jc w:val="both"/>
          </w:pPr>
        </w:pPrChange>
      </w:pPr>
    </w:p>
    <w:p w:rsidR="00016B3D" w:rsidRDefault="00016B3D" w:rsidP="00EB36D3">
      <w:pPr>
        <w:spacing w:line="360" w:lineRule="auto"/>
        <w:jc w:val="both"/>
        <w:rPr>
          <w:ins w:id="1615" w:author="MARCELO" w:date="2009-05-31T16:35:00Z"/>
          <w:rFonts w:ascii="Times New Roman" w:hAnsi="Times New Roman"/>
          <w:b/>
        </w:rPr>
        <w:pPrChange w:id="1616" w:author="MARCELO" w:date="2009-06-07T15:32:00Z">
          <w:pPr>
            <w:pBdr>
              <w:bottom w:val="single" w:sz="4" w:space="1" w:color="000000"/>
            </w:pBdr>
            <w:spacing w:line="360" w:lineRule="auto"/>
            <w:jc w:val="both"/>
          </w:pPr>
        </w:pPrChange>
      </w:pPr>
    </w:p>
    <w:p w:rsidR="00326531" w:rsidRDefault="00326531" w:rsidP="00EB36D3">
      <w:pPr>
        <w:spacing w:line="360" w:lineRule="auto"/>
        <w:jc w:val="both"/>
        <w:rPr>
          <w:ins w:id="1617" w:author="MARCELO" w:date="2009-05-31T16:35:00Z"/>
          <w:rFonts w:ascii="Times New Roman" w:hAnsi="Times New Roman"/>
          <w:b/>
        </w:rPr>
        <w:pPrChange w:id="1618" w:author="MARCELO" w:date="2009-06-07T15:32:00Z">
          <w:pPr>
            <w:pBdr>
              <w:bottom w:val="single" w:sz="4" w:space="1" w:color="000000"/>
            </w:pBdr>
            <w:spacing w:line="360" w:lineRule="auto"/>
            <w:jc w:val="both"/>
          </w:pPr>
        </w:pPrChange>
      </w:pPr>
    </w:p>
    <w:p w:rsidR="00326531" w:rsidRDefault="00326531" w:rsidP="00EB36D3">
      <w:pPr>
        <w:spacing w:line="360" w:lineRule="auto"/>
        <w:jc w:val="both"/>
        <w:rPr>
          <w:rFonts w:ascii="Times New Roman" w:hAnsi="Times New Roman"/>
          <w:b/>
        </w:rPr>
        <w:pPrChange w:id="161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162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1621" w:author="MARCELO PEREIRA" w:date="2009-05-28T14:40:00Z"/>
        </w:rPr>
        <w:pPrChange w:id="1622" w:author="MARCELO" w:date="2009-06-07T15:32:00Z">
          <w:pPr>
            <w:pBdr>
              <w:bottom w:val="single" w:sz="4" w:space="1" w:color="000000"/>
            </w:pBdr>
            <w:spacing w:line="360" w:lineRule="auto"/>
            <w:jc w:val="both"/>
          </w:pPr>
        </w:pPrChange>
      </w:pPr>
      <w:r>
        <w:rPr>
          <w:rFonts w:ascii="Times New Roman" w:hAnsi="Times New Roman"/>
          <w:b/>
          <w:sz w:val="32"/>
          <w:szCs w:val="32"/>
        </w:rPr>
        <w:t xml:space="preserve">2.3 </w:t>
      </w:r>
      <w:ins w:id="1623" w:author="MARCELO PEREIRA" w:date="2009-05-28T14:34:00Z">
        <w:r>
          <w:rPr>
            <w:rFonts w:ascii="Times New Roman" w:hAnsi="Times New Roman"/>
            <w:b/>
            <w:sz w:val="32"/>
            <w:szCs w:val="32"/>
          </w:rPr>
          <w:t>Técnicas de Engenharia de Software</w:t>
        </w:r>
      </w:ins>
    </w:p>
    <w:p w:rsidR="00FB039E" w:rsidRDefault="00FB039E" w:rsidP="00EB36D3">
      <w:pPr>
        <w:spacing w:line="360" w:lineRule="auto"/>
        <w:jc w:val="both"/>
        <w:rPr>
          <w:rFonts w:ascii="Times New Roman" w:hAnsi="Times New Roman"/>
          <w:b/>
          <w:sz w:val="32"/>
          <w:szCs w:val="32"/>
        </w:rPr>
        <w:pPrChange w:id="162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1625" w:author="MARCELO PEREIRA" w:date="2009-05-28T14:36:00Z"/>
          <w:rFonts w:ascii="Times New Roman" w:hAnsi="Times New Roman"/>
        </w:rPr>
        <w:pPrChange w:id="1626" w:author="MARCELO" w:date="2009-06-07T15:32:00Z">
          <w:pPr>
            <w:pBdr>
              <w:bottom w:val="single" w:sz="4" w:space="1" w:color="000000"/>
            </w:pBdr>
            <w:spacing w:line="360" w:lineRule="auto"/>
            <w:jc w:val="both"/>
          </w:pPr>
        </w:pPrChange>
      </w:pPr>
      <w:r>
        <w:rPr>
          <w:rFonts w:ascii="Times New Roman" w:hAnsi="Times New Roman"/>
          <w:rPrChange w:id="1627" w:author="MARCELO PEREIRA" w:date="2009-05-28T14:34:00Z">
            <w:rPr>
              <w:rFonts w:ascii="Times New Roman" w:hAnsi="Times New Roman"/>
            </w:rPr>
          </w:rPrChange>
        </w:rPr>
        <w:t xml:space="preserve"> </w:t>
      </w:r>
      <w:del w:id="1628" w:author="MARCELO PEREIRA" w:date="2009-05-28T14:35:00Z">
        <w:r>
          <w:rPr>
            <w:rFonts w:ascii="Times New Roman" w:hAnsi="Times New Roman"/>
            <w:b/>
          </w:rPr>
          <w:tab/>
        </w:r>
      </w:del>
      <w:ins w:id="1629" w:author="MARCELO PEREIRA" w:date="2009-05-28T14:35:00Z">
        <w:r>
          <w:rPr>
            <w:rFonts w:ascii="Times New Roman" w:hAnsi="Times New Roman"/>
          </w:rPr>
          <w:tab/>
          <w:t xml:space="preserve">Esta seção </w:t>
        </w:r>
        <w:del w:id="1630" w:author="MARCELO" w:date="2009-06-07T15:36:00Z">
          <w:r w:rsidDel="003F6F7E">
            <w:rPr>
              <w:rFonts w:ascii="Times New Roman" w:hAnsi="Times New Roman"/>
            </w:rPr>
            <w:delText xml:space="preserve">exibirá </w:delText>
          </w:r>
        </w:del>
      </w:ins>
      <w:ins w:id="1631" w:author="MARCELO PEREIRA" w:date="2009-05-28T14:36:00Z">
        <w:del w:id="1632" w:author="MARCELO" w:date="2009-06-07T15:36:00Z">
          <w:r w:rsidDel="003F6F7E">
            <w:rPr>
              <w:rFonts w:ascii="Times New Roman" w:hAnsi="Times New Roman"/>
            </w:rPr>
            <w:delText>as definições das</w:delText>
          </w:r>
        </w:del>
      </w:ins>
      <w:ins w:id="1633" w:author="MARCELO" w:date="2009-06-07T15:36:00Z">
        <w:r w:rsidR="003F6F7E">
          <w:rPr>
            <w:rFonts w:ascii="Times New Roman" w:hAnsi="Times New Roman"/>
          </w:rPr>
          <w:t>descreve brevemente as</w:t>
        </w:r>
      </w:ins>
      <w:ins w:id="1634" w:author="MARCELO PEREIRA" w:date="2009-05-28T14:36:00Z">
        <w:r>
          <w:rPr>
            <w:rFonts w:ascii="Times New Roman" w:hAnsi="Times New Roman"/>
          </w:rPr>
          <w:t xml:space="preserve"> principais técnicas de engenharia de software utilizadas pela ferramenta proposta </w:t>
        </w:r>
        <w:del w:id="1635" w:author="MARCELO" w:date="2009-06-07T15:36:00Z">
          <w:r w:rsidDel="003F6F7E">
            <w:rPr>
              <w:rFonts w:ascii="Times New Roman" w:hAnsi="Times New Roman"/>
            </w:rPr>
            <w:delText xml:space="preserve">por </w:delText>
          </w:r>
        </w:del>
      </w:ins>
      <w:ins w:id="1636" w:author="MARCELO" w:date="2009-06-07T15:36:00Z">
        <w:r w:rsidR="003F6F7E">
          <w:rPr>
            <w:rFonts w:ascii="Times New Roman" w:hAnsi="Times New Roman"/>
          </w:rPr>
          <w:t>n</w:t>
        </w:r>
      </w:ins>
      <w:ins w:id="1637" w:author="MARCELO PEREIRA" w:date="2009-05-28T14:36:00Z">
        <w:r>
          <w:rPr>
            <w:rFonts w:ascii="Times New Roman" w:hAnsi="Times New Roman"/>
          </w:rPr>
          <w:t xml:space="preserve">este documento. Estas técnicas foram escolhidas com base no estudo </w:t>
        </w:r>
        <w:del w:id="1638" w:author="MARCELO" w:date="2009-06-20T14:15:00Z">
          <w:r w:rsidDel="00F24647">
            <w:rPr>
              <w:rFonts w:ascii="Times New Roman" w:hAnsi="Times New Roman"/>
            </w:rPr>
            <w:delText>dos</w:delText>
          </w:r>
        </w:del>
      </w:ins>
      <w:ins w:id="1639" w:author="MARCELO" w:date="2009-06-20T14:15:00Z">
        <w:r w:rsidR="00F24647">
          <w:rPr>
            <w:rFonts w:ascii="Times New Roman" w:hAnsi="Times New Roman"/>
          </w:rPr>
          <w:t>realizado sobre os</w:t>
        </w:r>
      </w:ins>
      <w:ins w:id="1640" w:author="MARCELO PEREIRA" w:date="2009-05-28T14:36:00Z">
        <w:r>
          <w:rPr>
            <w:rFonts w:ascii="Times New Roman" w:hAnsi="Times New Roman"/>
          </w:rPr>
          <w:t xml:space="preserve"> trabalhos correlatos, </w:t>
        </w:r>
        <w:del w:id="1641" w:author="MARCELO" w:date="2009-06-20T14:16:00Z">
          <w:r w:rsidDel="00F24647">
            <w:rPr>
              <w:rFonts w:ascii="Times New Roman" w:hAnsi="Times New Roman"/>
            </w:rPr>
            <w:delText>que será exibido</w:delText>
          </w:r>
        </w:del>
      </w:ins>
      <w:ins w:id="1642" w:author="MARCELO" w:date="2009-06-20T14:16:00Z">
        <w:r w:rsidR="00F24647">
          <w:rPr>
            <w:rFonts w:ascii="Times New Roman" w:hAnsi="Times New Roman"/>
          </w:rPr>
          <w:t>cujos resultados serão exibidos</w:t>
        </w:r>
      </w:ins>
      <w:ins w:id="1643" w:author="MARCELO PEREIRA" w:date="2009-05-28T14:36:00Z">
        <w:r>
          <w:rPr>
            <w:rFonts w:ascii="Times New Roman" w:hAnsi="Times New Roman"/>
          </w:rPr>
          <w:t xml:space="preserve"> na seção 2.5. Este estudo evidenciou a falta de ferramentas que ofereçam </w:t>
        </w:r>
        <w:del w:id="1644" w:author="MARCELO" w:date="2009-06-20T14:16:00Z">
          <w:r w:rsidDel="00F24647">
            <w:rPr>
              <w:rFonts w:ascii="Times New Roman" w:hAnsi="Times New Roman"/>
            </w:rPr>
            <w:delText>estas técnicas para</w:delText>
          </w:r>
        </w:del>
      </w:ins>
      <w:ins w:id="1645" w:author="MARCELO" w:date="2009-06-20T14:16:00Z">
        <w:r w:rsidR="00F24647">
          <w:rPr>
            <w:rFonts w:ascii="Times New Roman" w:hAnsi="Times New Roman"/>
          </w:rPr>
          <w:t>recursos de manutenç</w:t>
        </w:r>
      </w:ins>
      <w:ins w:id="1646" w:author="MARCELO" w:date="2009-06-20T14:17:00Z">
        <w:r w:rsidR="00F24647">
          <w:rPr>
            <w:rFonts w:ascii="Times New Roman" w:hAnsi="Times New Roman"/>
          </w:rPr>
          <w:t>ão de projetos PL/SQL</w:t>
        </w:r>
      </w:ins>
      <w:ins w:id="1647" w:author="MARCELO" w:date="2009-06-20T14:18:00Z">
        <w:r w:rsidR="00F24647">
          <w:rPr>
            <w:rFonts w:ascii="Times New Roman" w:hAnsi="Times New Roman"/>
          </w:rPr>
          <w:t xml:space="preserve"> </w:t>
        </w:r>
      </w:ins>
      <w:ins w:id="1648" w:author="MARCELO PEREIRA" w:date="2009-05-28T14:36:00Z">
        <w:del w:id="1649" w:author="MARCELO" w:date="2009-06-20T14:18:00Z">
          <w:r w:rsidDel="00F24647">
            <w:rPr>
              <w:rFonts w:ascii="Times New Roman" w:hAnsi="Times New Roman"/>
            </w:rPr>
            <w:delText xml:space="preserve"> </w:delText>
          </w:r>
        </w:del>
      </w:ins>
      <w:ins w:id="1650" w:author="MARCELO" w:date="2009-06-20T14:18:00Z">
        <w:r w:rsidR="00F24647">
          <w:rPr>
            <w:rFonts w:ascii="Times New Roman" w:hAnsi="Times New Roman"/>
          </w:rPr>
          <w:t>a</w:t>
        </w:r>
      </w:ins>
      <w:ins w:id="1651" w:author="MARCELO PEREIRA" w:date="2009-05-28T14:36:00Z">
        <w:r>
          <w:rPr>
            <w:rFonts w:ascii="Times New Roman" w:hAnsi="Times New Roman"/>
          </w:rPr>
          <w:t>os desenvolvedores d</w:t>
        </w:r>
        <w:del w:id="1652" w:author="MARCELO" w:date="2009-06-20T14:18:00Z">
          <w:r w:rsidDel="00F24647">
            <w:rPr>
              <w:rFonts w:ascii="Times New Roman" w:hAnsi="Times New Roman"/>
            </w:rPr>
            <w:delText>e</w:delText>
          </w:r>
        </w:del>
      </w:ins>
      <w:ins w:id="1653" w:author="MARCELO" w:date="2009-06-20T14:18:00Z">
        <w:r w:rsidR="00F24647">
          <w:rPr>
            <w:rFonts w:ascii="Times New Roman" w:hAnsi="Times New Roman"/>
          </w:rPr>
          <w:t>a</w:t>
        </w:r>
      </w:ins>
      <w:ins w:id="1654" w:author="MARCELO PEREIRA" w:date="2009-05-28T14:36:00Z">
        <w:r>
          <w:rPr>
            <w:rFonts w:ascii="Times New Roman" w:hAnsi="Times New Roman"/>
          </w:rPr>
          <w:t xml:space="preserve"> </w:t>
        </w:r>
        <w:del w:id="1655" w:author="MARCELO" w:date="2009-06-20T14:18:00Z">
          <w:r w:rsidDel="00F24647">
            <w:rPr>
              <w:rFonts w:ascii="Times New Roman" w:hAnsi="Times New Roman"/>
            </w:rPr>
            <w:delText>código PL/SQL</w:delText>
          </w:r>
        </w:del>
      </w:ins>
      <w:ins w:id="1656" w:author="MARCELO" w:date="2009-06-20T14:18:00Z">
        <w:r w:rsidR="00F24647">
          <w:rPr>
            <w:rFonts w:ascii="Times New Roman" w:hAnsi="Times New Roman"/>
          </w:rPr>
          <w:t>da área de bancos de dados</w:t>
        </w:r>
      </w:ins>
      <w:ins w:id="1657" w:author="MARCELO PEREIRA" w:date="2009-05-28T14:36:00Z">
        <w:r>
          <w:rPr>
            <w:rFonts w:ascii="Times New Roman" w:hAnsi="Times New Roman"/>
          </w:rPr>
          <w:t xml:space="preserve">, motivando então, a incorporação das mesmas </w:t>
        </w:r>
        <w:del w:id="1658" w:author="MARCELO" w:date="2009-06-07T15:37:00Z">
          <w:r w:rsidDel="003F6F7E">
            <w:rPr>
              <w:rFonts w:ascii="Times New Roman" w:hAnsi="Times New Roman"/>
            </w:rPr>
            <w:delText>à</w:delText>
          </w:r>
        </w:del>
      </w:ins>
      <w:ins w:id="1659" w:author="MARCELO" w:date="2009-06-07T15:37:00Z">
        <w:r w:rsidR="003F6F7E">
          <w:rPr>
            <w:rFonts w:ascii="Times New Roman" w:hAnsi="Times New Roman"/>
          </w:rPr>
          <w:t>em nossa</w:t>
        </w:r>
      </w:ins>
      <w:ins w:id="1660" w:author="MARCELO PEREIRA" w:date="2009-05-28T14:36:00Z">
        <w:r>
          <w:rPr>
            <w:rFonts w:ascii="Times New Roman" w:hAnsi="Times New Roman"/>
          </w:rPr>
          <w:t xml:space="preserve"> ferramenta</w:t>
        </w:r>
        <w:del w:id="1661" w:author="MARCELO" w:date="2009-06-07T15:37:00Z">
          <w:r w:rsidDel="003F6F7E">
            <w:rPr>
              <w:rFonts w:ascii="Times New Roman" w:hAnsi="Times New Roman"/>
            </w:rPr>
            <w:delText xml:space="preserve"> proposta por este trabalho</w:delText>
          </w:r>
        </w:del>
        <w:r>
          <w:rPr>
            <w:rFonts w:ascii="Times New Roman" w:hAnsi="Times New Roman"/>
          </w:rPr>
          <w:t>.</w:t>
        </w:r>
      </w:ins>
    </w:p>
    <w:p w:rsidR="00FB039E" w:rsidRDefault="00FB039E" w:rsidP="00EB36D3">
      <w:pPr>
        <w:spacing w:line="360" w:lineRule="auto"/>
        <w:jc w:val="both"/>
        <w:rPr>
          <w:ins w:id="1662" w:author="MARCELO PEREIRA" w:date="2009-05-28T14:34:00Z"/>
        </w:rPr>
        <w:pPrChange w:id="166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1664" w:author="MARCELO PEREIRA" w:date="2009-05-28T14:34:00Z"/>
        </w:rPr>
        <w:pPrChange w:id="166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PrChange w:id="1666" w:author="MARCELO PEREIRA" w:date="2009-05-28T13:56:00Z">
            <w:rPr/>
          </w:rPrChange>
        </w:rPr>
        <w:pPrChange w:id="1667" w:author="MARCELO" w:date="2009-06-07T15:32:00Z">
          <w:pPr>
            <w:pBdr>
              <w:bottom w:val="single" w:sz="4" w:space="1" w:color="000000"/>
            </w:pBdr>
            <w:spacing w:line="360" w:lineRule="auto"/>
            <w:jc w:val="both"/>
          </w:pPr>
        </w:pPrChange>
      </w:pPr>
      <w:ins w:id="1668" w:author="MARCELO PEREIRA" w:date="2009-05-28T14:34:00Z">
        <w:r>
          <w:rPr>
            <w:rFonts w:ascii="Times New Roman" w:hAnsi="Times New Roman"/>
            <w:b/>
            <w:color w:val="000000"/>
          </w:rPr>
          <w:tab/>
        </w:r>
      </w:ins>
      <w:r>
        <w:rPr>
          <w:rFonts w:ascii="Times New Roman" w:hAnsi="Times New Roman"/>
          <w:b/>
          <w:color w:val="000000"/>
          <w:rPrChange w:id="1669" w:author="MARCELO PEREIRA" w:date="2009-05-28T14:34:00Z">
            <w:rPr>
              <w:rFonts w:ascii="Times New Roman" w:hAnsi="Times New Roman"/>
              <w:b/>
              <w:color w:val="000000"/>
            </w:rPr>
          </w:rPrChange>
        </w:rPr>
        <w:t>2.</w:t>
      </w:r>
      <w:del w:id="1670" w:author="MARCELO" w:date="2009-05-10T13:27:00Z">
        <w:r>
          <w:rPr>
            <w:rFonts w:ascii="Times New Roman" w:hAnsi="Times New Roman"/>
            <w:b/>
            <w:color w:val="FF0000"/>
            <w:sz w:val="32"/>
          </w:rPr>
          <w:delText xml:space="preserve">2 </w:delText>
        </w:r>
      </w:del>
      <w:ins w:id="1671" w:author="MARCELO" w:date="2009-05-10T13:27:00Z">
        <w:r>
          <w:rPr>
            <w:rFonts w:ascii="Times New Roman" w:hAnsi="Times New Roman"/>
            <w:b/>
            <w:color w:val="000000"/>
          </w:rPr>
          <w:t>3</w:t>
        </w:r>
      </w:ins>
      <w:ins w:id="1672" w:author="MARCELO PEREIRA" w:date="2009-05-28T14:34:00Z">
        <w:r>
          <w:rPr>
            <w:rFonts w:ascii="Times New Roman" w:hAnsi="Times New Roman"/>
            <w:b/>
            <w:color w:val="000000"/>
          </w:rPr>
          <w:t>.1</w:t>
        </w:r>
      </w:ins>
      <w:ins w:id="1673" w:author="MARCELO" w:date="2009-05-10T13:27:00Z">
        <w:r>
          <w:rPr>
            <w:rFonts w:ascii="Times New Roman" w:hAnsi="Times New Roman"/>
            <w:b/>
            <w:color w:val="000000"/>
          </w:rPr>
          <w:t xml:space="preserve"> </w:t>
        </w:r>
      </w:ins>
      <w:r>
        <w:rPr>
          <w:rFonts w:ascii="Times New Roman" w:hAnsi="Times New Roman"/>
          <w:b/>
          <w:color w:val="000000"/>
          <w:rPrChange w:id="1674" w:author="MARCELO PEREIRA" w:date="2009-05-28T14:34:00Z">
            <w:rPr>
              <w:rFonts w:ascii="Times New Roman" w:hAnsi="Times New Roman"/>
              <w:b/>
              <w:color w:val="000000"/>
            </w:rPr>
          </w:rPrChange>
        </w:rPr>
        <w:t>Padrões de Projeto</w:t>
      </w:r>
    </w:p>
    <w:p w:rsidR="00FB039E" w:rsidRDefault="00FB039E" w:rsidP="00EB36D3">
      <w:pPr>
        <w:spacing w:line="360" w:lineRule="auto"/>
        <w:jc w:val="both"/>
        <w:rPr>
          <w:rFonts w:ascii="Times New Roman" w:hAnsi="Times New Roman"/>
          <w:b/>
          <w:color w:val="000000"/>
          <w:rPrChange w:id="1675" w:author="MARCELO PEREIRA" w:date="2009-05-28T13:56:00Z">
            <w:rPr>
              <w:rFonts w:ascii="Times New Roman" w:hAnsi="Times New Roman"/>
              <w:b/>
              <w:color w:val="000000"/>
            </w:rPr>
          </w:rPrChange>
        </w:rPr>
        <w:pPrChange w:id="1676" w:author="MARCELO" w:date="2009-06-07T15:32:00Z">
          <w:pPr>
            <w:pBdr>
              <w:bottom w:val="single" w:sz="4" w:space="1" w:color="000000"/>
            </w:pBdr>
            <w:spacing w:line="360" w:lineRule="auto"/>
            <w:jc w:val="both"/>
          </w:pPr>
        </w:pPrChange>
      </w:pPr>
      <w:r>
        <w:rPr>
          <w:rFonts w:ascii="Times New Roman" w:hAnsi="Times New Roman"/>
          <w:b/>
          <w:color w:val="000000"/>
          <w:rPrChange w:id="1677" w:author="MARCELO PEREIRA" w:date="2009-05-28T13:56:00Z">
            <w:rPr>
              <w:rFonts w:ascii="Times New Roman" w:hAnsi="Times New Roman"/>
              <w:b/>
              <w:color w:val="000000"/>
            </w:rPr>
          </w:rPrChange>
        </w:rPr>
        <w:tab/>
      </w:r>
    </w:p>
    <w:p w:rsidR="00FB039E" w:rsidRDefault="00FB039E" w:rsidP="00EB36D3">
      <w:pPr>
        <w:spacing w:line="360" w:lineRule="auto"/>
        <w:jc w:val="both"/>
        <w:rPr>
          <w:rFonts w:ascii="Times New Roman" w:hAnsi="Times New Roman"/>
          <w:color w:val="000000"/>
          <w:rPrChange w:id="1678" w:author="MARCELO PEREIRA" w:date="2009-05-28T13:56:00Z">
            <w:rPr>
              <w:rFonts w:ascii="Times New Roman" w:hAnsi="Times New Roman"/>
              <w:color w:val="000000"/>
            </w:rPr>
          </w:rPrChange>
        </w:rPr>
        <w:pPrChange w:id="1679" w:author="MARCELO" w:date="2009-06-07T15:32:00Z">
          <w:pPr>
            <w:pBdr>
              <w:bottom w:val="single" w:sz="4" w:space="1" w:color="000000"/>
            </w:pBdr>
            <w:spacing w:line="360" w:lineRule="auto"/>
            <w:jc w:val="both"/>
          </w:pPr>
        </w:pPrChange>
      </w:pPr>
      <w:r>
        <w:rPr>
          <w:rFonts w:ascii="Times New Roman" w:hAnsi="Times New Roman"/>
          <w:b/>
          <w:color w:val="000000"/>
          <w:rPrChange w:id="1680" w:author="MARCELO PEREIRA" w:date="2009-05-28T13:56:00Z">
            <w:rPr>
              <w:rFonts w:ascii="Times New Roman" w:hAnsi="Times New Roman"/>
              <w:b/>
              <w:color w:val="000000"/>
            </w:rPr>
          </w:rPrChange>
        </w:rPr>
        <w:tab/>
      </w:r>
      <w:del w:id="1681" w:author="MARCELO PEREIRA" w:date="2009-05-28T15:18:00Z">
        <w:r>
          <w:rPr>
            <w:rFonts w:ascii="Times New Roman" w:hAnsi="Times New Roman"/>
            <w:b/>
            <w:color w:val="000000"/>
          </w:rPr>
          <w:delText>Como definido anteriormente, p</w:delText>
        </w:r>
      </w:del>
      <w:ins w:id="1682" w:author="MARCELO PEREIRA" w:date="2009-05-28T15:18:00Z">
        <w:r>
          <w:rPr>
            <w:rFonts w:ascii="Times New Roman" w:hAnsi="Times New Roman"/>
            <w:color w:val="000000"/>
          </w:rPr>
          <w:t>P</w:t>
        </w:r>
      </w:ins>
      <w:r>
        <w:rPr>
          <w:rFonts w:ascii="Times New Roman" w:hAnsi="Times New Roman"/>
          <w:color w:val="000000"/>
          <w:rPrChange w:id="1683" w:author="MARCELO PEREIRA" w:date="2009-05-28T13:56:00Z">
            <w:rPr>
              <w:rFonts w:ascii="Times New Roman" w:hAnsi="Times New Roman"/>
              <w:color w:val="000000"/>
            </w:rPr>
          </w:rPrChange>
        </w:rPr>
        <w:t>adrões de projeto são soluções para problemas comuns que podem ocorrer em ambientes diferentes, mas que podem ser abordados usando-se a mesma estratégia. Existem padrões de desenvolvimento</w:t>
      </w:r>
      <w:del w:id="1684" w:author="MARCELO" w:date="2009-06-07T15:37:00Z">
        <w:r w:rsidDel="00174C57">
          <w:rPr>
            <w:rFonts w:ascii="Times New Roman" w:hAnsi="Times New Roman"/>
            <w:color w:val="000000"/>
            <w:rPrChange w:id="1685" w:author="MARCELO PEREIRA" w:date="2009-05-28T13:56:00Z">
              <w:rPr>
                <w:rFonts w:ascii="Times New Roman" w:hAnsi="Times New Roman"/>
                <w:color w:val="000000"/>
              </w:rPr>
            </w:rPrChange>
          </w:rPr>
          <w:delText>s</w:delText>
        </w:r>
      </w:del>
      <w:r>
        <w:rPr>
          <w:rFonts w:ascii="Times New Roman" w:hAnsi="Times New Roman"/>
          <w:color w:val="000000"/>
          <w:rPrChange w:id="1686" w:author="MARCELO PEREIRA" w:date="2009-05-28T13:56:00Z">
            <w:rPr>
              <w:rFonts w:ascii="Times New Roman" w:hAnsi="Times New Roman"/>
              <w:color w:val="000000"/>
            </w:rPr>
          </w:rPrChange>
        </w:rPr>
        <w:t xml:space="preserve"> para muitos problemas de software como instanciação de objetos, construtores de objetos, gerenciamento de eventos, monitoramento de comportamentos, dentre outros. Vimos que alguns desses padrões possuem implementações em PL/SQL, como o </w:t>
      </w:r>
      <w:r>
        <w:rPr>
          <w:rFonts w:ascii="Times New Roman" w:hAnsi="Times New Roman"/>
          <w:i/>
          <w:iCs/>
          <w:color w:val="000000"/>
          <w:rPrChange w:id="1687" w:author="MARCELO PEREIRA" w:date="2009-05-28T13:56:00Z">
            <w:rPr>
              <w:rFonts w:ascii="Times New Roman" w:hAnsi="Times New Roman"/>
              <w:i/>
              <w:iCs/>
              <w:color w:val="000000"/>
            </w:rPr>
          </w:rPrChange>
        </w:rPr>
        <w:t>Decorator</w:t>
      </w:r>
      <w:r>
        <w:rPr>
          <w:rFonts w:ascii="Times New Roman" w:hAnsi="Times New Roman"/>
          <w:color w:val="000000"/>
          <w:rPrChange w:id="1688" w:author="MARCELO PEREIRA" w:date="2009-05-28T13:56:00Z">
            <w:rPr>
              <w:rFonts w:ascii="Times New Roman" w:hAnsi="Times New Roman"/>
              <w:color w:val="000000"/>
            </w:rPr>
          </w:rPrChange>
        </w:rPr>
        <w:t xml:space="preserve">, </w:t>
      </w:r>
      <w:r>
        <w:rPr>
          <w:rFonts w:ascii="Times New Roman" w:hAnsi="Times New Roman"/>
          <w:i/>
          <w:iCs/>
          <w:color w:val="000000"/>
          <w:rPrChange w:id="1689" w:author="MARCELO PEREIRA" w:date="2009-05-28T13:56:00Z">
            <w:rPr>
              <w:rFonts w:ascii="Times New Roman" w:hAnsi="Times New Roman"/>
              <w:i/>
              <w:iCs/>
              <w:color w:val="000000"/>
            </w:rPr>
          </w:rPrChange>
        </w:rPr>
        <w:t>Template</w:t>
      </w:r>
      <w:r>
        <w:rPr>
          <w:rFonts w:ascii="Times New Roman" w:hAnsi="Times New Roman"/>
          <w:color w:val="000000"/>
          <w:rPrChange w:id="1690" w:author="MARCELO PEREIRA" w:date="2009-05-28T13:56:00Z">
            <w:rPr>
              <w:rFonts w:ascii="Times New Roman" w:hAnsi="Times New Roman"/>
              <w:color w:val="000000"/>
            </w:rPr>
          </w:rPrChange>
        </w:rPr>
        <w:t xml:space="preserve">, </w:t>
      </w:r>
      <w:r>
        <w:rPr>
          <w:rFonts w:ascii="Times New Roman" w:hAnsi="Times New Roman"/>
          <w:i/>
          <w:iCs/>
          <w:color w:val="000000"/>
          <w:rPrChange w:id="1691" w:author="MARCELO PEREIRA" w:date="2009-05-28T13:56:00Z">
            <w:rPr>
              <w:rFonts w:ascii="Times New Roman" w:hAnsi="Times New Roman"/>
              <w:i/>
              <w:iCs/>
              <w:color w:val="000000"/>
            </w:rPr>
          </w:rPrChange>
        </w:rPr>
        <w:t>Observer</w:t>
      </w:r>
      <w:r>
        <w:rPr>
          <w:rFonts w:ascii="Times New Roman" w:hAnsi="Times New Roman"/>
          <w:color w:val="000000"/>
          <w:rPrChange w:id="1692" w:author="MARCELO PEREIRA" w:date="2009-05-28T13:56:00Z">
            <w:rPr>
              <w:rFonts w:ascii="Times New Roman" w:hAnsi="Times New Roman"/>
              <w:color w:val="000000"/>
            </w:rPr>
          </w:rPrChange>
        </w:rPr>
        <w:t xml:space="preserve"> e </w:t>
      </w:r>
      <w:r>
        <w:rPr>
          <w:rFonts w:ascii="Times New Roman" w:hAnsi="Times New Roman"/>
          <w:i/>
          <w:iCs/>
          <w:color w:val="000000"/>
          <w:rPrChange w:id="1693" w:author="MARCELO PEREIRA" w:date="2009-05-28T13:56:00Z">
            <w:rPr>
              <w:rFonts w:ascii="Times New Roman" w:hAnsi="Times New Roman"/>
              <w:i/>
              <w:iCs/>
              <w:color w:val="000000"/>
            </w:rPr>
          </w:rPrChange>
        </w:rPr>
        <w:t>Dependency Injection</w:t>
      </w:r>
      <w:ins w:id="1694" w:author="MARCELO" w:date="2009-05-31T16:57:00Z">
        <w:r w:rsidR="006361F3">
          <w:rPr>
            <w:rFonts w:ascii="Times New Roman" w:hAnsi="Times New Roman"/>
            <w:i/>
            <w:iCs/>
            <w:color w:val="000000"/>
          </w:rPr>
          <w:t xml:space="preserve"> </w:t>
        </w:r>
        <w:r w:rsidR="006361F3">
          <w:rPr>
            <w:rFonts w:ascii="Times New Roman" w:hAnsi="Times New Roman"/>
            <w:iCs/>
            <w:color w:val="000000"/>
          </w:rPr>
          <w:t>[</w:t>
        </w:r>
      </w:ins>
      <w:ins w:id="1695" w:author="MARCELO" w:date="2009-05-31T17:03:00Z">
        <w:r w:rsidR="00720DE5">
          <w:rPr>
            <w:rFonts w:ascii="Times New Roman" w:hAnsi="Times New Roman"/>
            <w:iCs/>
            <w:color w:val="000000"/>
          </w:rPr>
          <w:t xml:space="preserve">14, </w:t>
        </w:r>
      </w:ins>
      <w:ins w:id="1696" w:author="MARCELO" w:date="2009-05-31T16:57:00Z">
        <w:r w:rsidR="006361F3">
          <w:rPr>
            <w:rFonts w:ascii="Times New Roman" w:hAnsi="Times New Roman"/>
            <w:iCs/>
            <w:color w:val="000000"/>
          </w:rPr>
          <w:t>15,</w:t>
        </w:r>
      </w:ins>
      <w:ins w:id="1697" w:author="MARCELO" w:date="2009-05-31T17:03:00Z">
        <w:r w:rsidR="00720DE5">
          <w:rPr>
            <w:rFonts w:ascii="Times New Roman" w:hAnsi="Times New Roman"/>
            <w:iCs/>
            <w:color w:val="000000"/>
          </w:rPr>
          <w:t xml:space="preserve"> </w:t>
        </w:r>
      </w:ins>
      <w:ins w:id="1698" w:author="MARCELO" w:date="2009-05-31T16:57:00Z">
        <w:r w:rsidR="006361F3">
          <w:rPr>
            <w:rFonts w:ascii="Times New Roman" w:hAnsi="Times New Roman"/>
            <w:iCs/>
            <w:color w:val="000000"/>
          </w:rPr>
          <w:t>16]</w:t>
        </w:r>
      </w:ins>
      <w:r>
        <w:rPr>
          <w:rFonts w:ascii="Times New Roman" w:hAnsi="Times New Roman"/>
          <w:color w:val="000000"/>
          <w:rPrChange w:id="1699" w:author="MARCELO PEREIRA" w:date="2009-05-28T13:56:00Z">
            <w:rPr>
              <w:rFonts w:ascii="Times New Roman" w:hAnsi="Times New Roman"/>
              <w:color w:val="000000"/>
            </w:rPr>
          </w:rPrChange>
        </w:rPr>
        <w:t xml:space="preserve">. </w:t>
      </w:r>
    </w:p>
    <w:p w:rsidR="00FB039E" w:rsidRDefault="00FB039E" w:rsidP="00EB36D3">
      <w:pPr>
        <w:spacing w:line="360" w:lineRule="auto"/>
        <w:jc w:val="both"/>
        <w:rPr>
          <w:rFonts w:ascii="Times New Roman" w:hAnsi="Times New Roman"/>
          <w:color w:val="000000"/>
          <w:rPrChange w:id="1700" w:author="MARCELO PEREIRA" w:date="2009-05-28T13:56:00Z">
            <w:rPr>
              <w:rFonts w:ascii="Times New Roman" w:hAnsi="Times New Roman"/>
              <w:color w:val="000000"/>
            </w:rPr>
          </w:rPrChange>
        </w:rPr>
        <w:pPrChange w:id="1701" w:author="MARCELO" w:date="2009-06-07T15:32:00Z">
          <w:pPr>
            <w:pBdr>
              <w:bottom w:val="single" w:sz="4" w:space="1" w:color="000000"/>
            </w:pBdr>
            <w:spacing w:line="360" w:lineRule="auto"/>
            <w:jc w:val="both"/>
          </w:pPr>
        </w:pPrChange>
      </w:pPr>
      <w:r>
        <w:rPr>
          <w:rFonts w:ascii="Times New Roman" w:hAnsi="Times New Roman"/>
          <w:color w:val="000000"/>
          <w:rPrChange w:id="1702" w:author="MARCELO PEREIRA" w:date="2009-05-28T13:56:00Z">
            <w:rPr>
              <w:rFonts w:ascii="Times New Roman" w:hAnsi="Times New Roman"/>
              <w:color w:val="000000"/>
            </w:rPr>
          </w:rPrChange>
        </w:rPr>
        <w:tab/>
        <w:t xml:space="preserve">Para o presente trabalho, foi estudado um padrão de projeto de software para </w:t>
      </w:r>
      <w:ins w:id="1703" w:author="MARCELO PEREIRA" w:date="2009-05-28T13:40:00Z">
        <w:r>
          <w:rPr>
            <w:rFonts w:ascii="Times New Roman" w:hAnsi="Times New Roman"/>
            <w:color w:val="000000"/>
          </w:rPr>
          <w:t xml:space="preserve">permitir sua </w:t>
        </w:r>
      </w:ins>
      <w:r>
        <w:rPr>
          <w:rFonts w:ascii="Times New Roman" w:hAnsi="Times New Roman"/>
          <w:color w:val="000000"/>
          <w:rPrChange w:id="1704" w:author="MARCELO PEREIRA" w:date="2009-05-28T13:56:00Z">
            <w:rPr>
              <w:rFonts w:ascii="Times New Roman" w:hAnsi="Times New Roman"/>
              <w:color w:val="000000"/>
            </w:rPr>
          </w:rPrChange>
        </w:rPr>
        <w:t xml:space="preserve">adaptação ao ambiente de bancos de dados. Como pré-requisitos para </w:t>
      </w:r>
      <w:ins w:id="1705" w:author="MARCELO" w:date="2009-06-07T15:37:00Z">
        <w:r w:rsidR="00174C57">
          <w:rPr>
            <w:rFonts w:ascii="Times New Roman" w:hAnsi="Times New Roman"/>
            <w:color w:val="000000"/>
          </w:rPr>
          <w:t xml:space="preserve">esta </w:t>
        </w:r>
      </w:ins>
      <w:r>
        <w:rPr>
          <w:rFonts w:ascii="Times New Roman" w:hAnsi="Times New Roman"/>
          <w:color w:val="000000"/>
          <w:rPrChange w:id="1706" w:author="MARCELO PEREIRA" w:date="2009-05-28T13:56:00Z">
            <w:rPr>
              <w:rFonts w:ascii="Times New Roman" w:hAnsi="Times New Roman"/>
              <w:color w:val="000000"/>
            </w:rPr>
          </w:rPrChange>
        </w:rPr>
        <w:t>escolha</w:t>
      </w:r>
      <w:ins w:id="1707" w:author="MARCELO" w:date="2009-06-07T15:37:00Z">
        <w:r w:rsidR="00174C57">
          <w:rPr>
            <w:rFonts w:ascii="Times New Roman" w:hAnsi="Times New Roman"/>
            <w:color w:val="000000"/>
          </w:rPr>
          <w:t>,</w:t>
        </w:r>
      </w:ins>
      <w:r>
        <w:rPr>
          <w:rFonts w:ascii="Times New Roman" w:hAnsi="Times New Roman"/>
          <w:color w:val="000000"/>
          <w:rPrChange w:id="1708" w:author="MARCELO PEREIRA" w:date="2009-05-28T13:56:00Z">
            <w:rPr>
              <w:rFonts w:ascii="Times New Roman" w:hAnsi="Times New Roman"/>
              <w:color w:val="000000"/>
            </w:rPr>
          </w:rPrChange>
        </w:rPr>
        <w:t xml:space="preserve"> foram verificadas adaptabilidade e disponibilidade. O primeiro quesito </w:t>
      </w:r>
      <w:del w:id="1709" w:author="MARCELO PEREIRA" w:date="2009-05-28T13:41:00Z">
        <w:r>
          <w:rPr>
            <w:rFonts w:ascii="Times New Roman" w:hAnsi="Times New Roman"/>
            <w:color w:val="FF0000"/>
          </w:rPr>
          <w:delText>procurou</w:delText>
        </w:r>
      </w:del>
      <w:ins w:id="1710" w:author="MARCELO PEREIRA" w:date="2009-05-28T13:41:00Z">
        <w:r>
          <w:rPr>
            <w:rFonts w:ascii="Times New Roman" w:hAnsi="Times New Roman"/>
            <w:color w:val="000000"/>
          </w:rPr>
          <w:t>baseou-se</w:t>
        </w:r>
      </w:ins>
      <w:r>
        <w:rPr>
          <w:rFonts w:ascii="Times New Roman" w:hAnsi="Times New Roman"/>
          <w:color w:val="000000"/>
          <w:rPrChange w:id="1711" w:author="MARCELO PEREIRA" w:date="2009-05-28T13:56:00Z">
            <w:rPr>
              <w:rFonts w:ascii="Times New Roman" w:hAnsi="Times New Roman"/>
              <w:color w:val="000000"/>
            </w:rPr>
          </w:rPrChange>
        </w:rPr>
        <w:t xml:space="preserve"> </w:t>
      </w:r>
      <w:ins w:id="1712" w:author="MARCELO" w:date="2009-06-20T14:19:00Z">
        <w:r w:rsidR="002405CD">
          <w:rPr>
            <w:rFonts w:ascii="Times New Roman" w:hAnsi="Times New Roman"/>
            <w:color w:val="000000"/>
          </w:rPr>
          <w:t xml:space="preserve">em </w:t>
        </w:r>
      </w:ins>
      <w:r>
        <w:rPr>
          <w:rFonts w:ascii="Times New Roman" w:hAnsi="Times New Roman"/>
          <w:color w:val="000000"/>
          <w:rPrChange w:id="1713" w:author="MARCELO PEREIRA" w:date="2009-05-28T13:56:00Z">
            <w:rPr>
              <w:rFonts w:ascii="Times New Roman" w:hAnsi="Times New Roman"/>
              <w:color w:val="000000"/>
            </w:rPr>
          </w:rPrChange>
        </w:rPr>
        <w:t xml:space="preserve">padrões que fossem úteis para o ambiente de bancos de dados, enquanto </w:t>
      </w:r>
      <w:ins w:id="1714" w:author="MARCELO" w:date="2009-06-07T15:37:00Z">
        <w:r w:rsidR="00174C57">
          <w:rPr>
            <w:rFonts w:ascii="Times New Roman" w:hAnsi="Times New Roman"/>
            <w:color w:val="000000"/>
          </w:rPr>
          <w:t xml:space="preserve">que para </w:t>
        </w:r>
      </w:ins>
      <w:r>
        <w:rPr>
          <w:rFonts w:ascii="Times New Roman" w:hAnsi="Times New Roman"/>
          <w:color w:val="000000"/>
          <w:rPrChange w:id="1715" w:author="MARCELO PEREIRA" w:date="2009-05-28T13:56:00Z">
            <w:rPr>
              <w:rFonts w:ascii="Times New Roman" w:hAnsi="Times New Roman"/>
              <w:color w:val="000000"/>
            </w:rPr>
          </w:rPrChange>
        </w:rPr>
        <w:t>o segundo quesito</w:t>
      </w:r>
      <w:ins w:id="1716" w:author="MARCELO" w:date="2009-06-07T15:37:00Z">
        <w:r w:rsidR="00174C57">
          <w:rPr>
            <w:rFonts w:ascii="Times New Roman" w:hAnsi="Times New Roman"/>
            <w:color w:val="000000"/>
          </w:rPr>
          <w:t>,</w:t>
        </w:r>
      </w:ins>
      <w:r>
        <w:rPr>
          <w:rFonts w:ascii="Times New Roman" w:hAnsi="Times New Roman"/>
          <w:color w:val="000000"/>
          <w:rPrChange w:id="1717" w:author="MARCELO PEREIRA" w:date="2009-05-28T13:56:00Z">
            <w:rPr>
              <w:rFonts w:ascii="Times New Roman" w:hAnsi="Times New Roman"/>
              <w:color w:val="000000"/>
            </w:rPr>
          </w:rPrChange>
        </w:rPr>
        <w:t xml:space="preserve"> </w:t>
      </w:r>
      <w:del w:id="1718" w:author="MARCELO" w:date="2009-06-07T15:38:00Z">
        <w:r w:rsidDel="00174C57">
          <w:rPr>
            <w:rFonts w:ascii="Times New Roman" w:hAnsi="Times New Roman"/>
            <w:color w:val="000000"/>
            <w:rPrChange w:id="1719" w:author="MARCELO PEREIRA" w:date="2009-05-28T13:56:00Z">
              <w:rPr>
                <w:rFonts w:ascii="Times New Roman" w:hAnsi="Times New Roman"/>
                <w:color w:val="000000"/>
              </w:rPr>
            </w:rPrChange>
          </w:rPr>
          <w:delText xml:space="preserve">verificou </w:delText>
        </w:r>
      </w:del>
      <w:ins w:id="1720" w:author="MARCELO" w:date="2009-06-07T15:38:00Z">
        <w:r w:rsidR="00174C57">
          <w:rPr>
            <w:rFonts w:ascii="Times New Roman" w:hAnsi="Times New Roman"/>
            <w:color w:val="000000"/>
          </w:rPr>
          <w:t>foi analisado</w:t>
        </w:r>
        <w:r w:rsidR="00174C57">
          <w:rPr>
            <w:rFonts w:ascii="Times New Roman" w:hAnsi="Times New Roman"/>
            <w:color w:val="000000"/>
            <w:rPrChange w:id="1721" w:author="MARCELO PEREIRA" w:date="2009-05-28T13:56:00Z">
              <w:rPr>
                <w:rFonts w:ascii="Times New Roman" w:hAnsi="Times New Roman"/>
                <w:color w:val="000000"/>
              </w:rPr>
            </w:rPrChange>
          </w:rPr>
          <w:t xml:space="preserve"> </w:t>
        </w:r>
      </w:ins>
      <w:r>
        <w:rPr>
          <w:rFonts w:ascii="Times New Roman" w:hAnsi="Times New Roman"/>
          <w:color w:val="000000"/>
          <w:rPrChange w:id="1722" w:author="MARCELO PEREIRA" w:date="2009-05-28T13:56:00Z">
            <w:rPr>
              <w:rFonts w:ascii="Times New Roman" w:hAnsi="Times New Roman"/>
              <w:color w:val="000000"/>
            </w:rPr>
          </w:rPrChange>
        </w:rPr>
        <w:t xml:space="preserve">se para tal padrão já havia implementação em PL/SQL na literatura.  O padrão </w:t>
      </w:r>
      <w:r>
        <w:rPr>
          <w:rFonts w:ascii="Times New Roman" w:hAnsi="Times New Roman"/>
          <w:i/>
          <w:iCs/>
          <w:color w:val="000000"/>
          <w:rPrChange w:id="1723" w:author="MARCELO PEREIRA" w:date="2009-05-28T13:56:00Z">
            <w:rPr>
              <w:rFonts w:ascii="Times New Roman" w:hAnsi="Times New Roman"/>
              <w:i/>
              <w:iCs/>
              <w:color w:val="000000"/>
            </w:rPr>
          </w:rPrChange>
        </w:rPr>
        <w:t>Facade</w:t>
      </w:r>
      <w:ins w:id="1724" w:author="MARCELO" w:date="2009-05-31T16:55:00Z">
        <w:r w:rsidR="001F3DF1">
          <w:rPr>
            <w:rFonts w:ascii="Times New Roman" w:hAnsi="Times New Roman"/>
            <w:i/>
            <w:iCs/>
            <w:color w:val="000000"/>
          </w:rPr>
          <w:t xml:space="preserve"> </w:t>
        </w:r>
      </w:ins>
      <w:ins w:id="1725" w:author="MARCELO" w:date="2009-05-31T16:56:00Z">
        <w:r w:rsidR="001F3DF1">
          <w:rPr>
            <w:rFonts w:ascii="Times New Roman" w:hAnsi="Times New Roman"/>
            <w:iCs/>
            <w:color w:val="000000"/>
          </w:rPr>
          <w:t>[</w:t>
        </w:r>
      </w:ins>
      <w:ins w:id="1726" w:author="MARCELO" w:date="2009-05-31T16:55:00Z">
        <w:r w:rsidR="001F3DF1">
          <w:rPr>
            <w:rFonts w:ascii="Times New Roman" w:hAnsi="Times New Roman"/>
            <w:iCs/>
            <w:color w:val="000000"/>
          </w:rPr>
          <w:t>18]</w:t>
        </w:r>
      </w:ins>
      <w:r>
        <w:rPr>
          <w:rFonts w:ascii="Times New Roman" w:hAnsi="Times New Roman"/>
          <w:color w:val="000000"/>
          <w:rPrChange w:id="1727" w:author="MARCELO PEREIRA" w:date="2009-05-28T13:56:00Z">
            <w:rPr>
              <w:rFonts w:ascii="Times New Roman" w:hAnsi="Times New Roman"/>
              <w:color w:val="000000"/>
            </w:rPr>
          </w:rPrChange>
        </w:rPr>
        <w:t xml:space="preserve"> foi escolhido por representar um problema real, </w:t>
      </w:r>
      <w:ins w:id="1728" w:author="MARCELO" w:date="2009-06-07T15:38:00Z">
        <w:r w:rsidR="00174C57">
          <w:rPr>
            <w:rFonts w:ascii="Times New Roman" w:hAnsi="Times New Roman"/>
            <w:color w:val="000000"/>
          </w:rPr>
          <w:t xml:space="preserve">ser </w:t>
        </w:r>
      </w:ins>
      <w:r>
        <w:rPr>
          <w:rFonts w:ascii="Times New Roman" w:hAnsi="Times New Roman"/>
          <w:color w:val="000000"/>
          <w:rPrChange w:id="1729" w:author="MARCELO PEREIRA" w:date="2009-05-28T13:56:00Z">
            <w:rPr>
              <w:rFonts w:ascii="Times New Roman" w:hAnsi="Times New Roman"/>
              <w:color w:val="000000"/>
            </w:rPr>
          </w:rPrChange>
        </w:rPr>
        <w:t xml:space="preserve">fácil de ser identificado e </w:t>
      </w:r>
      <w:del w:id="1730" w:author="MARCELO" w:date="2009-06-20T14:20:00Z">
        <w:r w:rsidDel="002405CD">
          <w:rPr>
            <w:rFonts w:ascii="Times New Roman" w:hAnsi="Times New Roman"/>
            <w:color w:val="000000"/>
            <w:rPrChange w:id="1731" w:author="MARCELO PEREIRA" w:date="2009-05-28T13:56:00Z">
              <w:rPr>
                <w:rFonts w:ascii="Times New Roman" w:hAnsi="Times New Roman"/>
                <w:color w:val="000000"/>
              </w:rPr>
            </w:rPrChange>
          </w:rPr>
          <w:delText>que respondeu bem aos</w:delText>
        </w:r>
      </w:del>
      <w:ins w:id="1732" w:author="MARCELO" w:date="2009-06-20T14:20:00Z">
        <w:r w:rsidR="002405CD">
          <w:rPr>
            <w:rFonts w:ascii="Times New Roman" w:hAnsi="Times New Roman"/>
            <w:color w:val="000000"/>
          </w:rPr>
          <w:t>por satisfazer os</w:t>
        </w:r>
      </w:ins>
      <w:r>
        <w:rPr>
          <w:rFonts w:ascii="Times New Roman" w:hAnsi="Times New Roman"/>
          <w:color w:val="000000"/>
          <w:rPrChange w:id="1733" w:author="MARCELO PEREIRA" w:date="2009-05-28T13:56:00Z">
            <w:rPr>
              <w:rFonts w:ascii="Times New Roman" w:hAnsi="Times New Roman"/>
              <w:color w:val="000000"/>
            </w:rPr>
          </w:rPrChange>
        </w:rPr>
        <w:t xml:space="preserve"> dois quesitos </w:t>
      </w:r>
      <w:del w:id="1734" w:author="MARCELO" w:date="2009-06-20T14:20:00Z">
        <w:r w:rsidDel="002405CD">
          <w:rPr>
            <w:rFonts w:ascii="Times New Roman" w:hAnsi="Times New Roman"/>
            <w:color w:val="000000"/>
            <w:rPrChange w:id="1735" w:author="MARCELO PEREIRA" w:date="2009-05-28T13:56:00Z">
              <w:rPr>
                <w:rFonts w:ascii="Times New Roman" w:hAnsi="Times New Roman"/>
                <w:color w:val="000000"/>
              </w:rPr>
            </w:rPrChange>
          </w:rPr>
          <w:delText>da seleção</w:delText>
        </w:r>
      </w:del>
      <w:ins w:id="1736" w:author="MARCELO" w:date="2009-06-20T14:20:00Z">
        <w:r w:rsidR="002405CD">
          <w:rPr>
            <w:rFonts w:ascii="Times New Roman" w:hAnsi="Times New Roman"/>
            <w:color w:val="000000"/>
          </w:rPr>
          <w:t>listados anteriormente</w:t>
        </w:r>
      </w:ins>
      <w:r>
        <w:rPr>
          <w:rFonts w:ascii="Times New Roman" w:hAnsi="Times New Roman"/>
          <w:color w:val="000000"/>
          <w:rPrChange w:id="1737" w:author="MARCELO PEREIRA" w:date="2009-05-28T13:56:00Z">
            <w:rPr>
              <w:rFonts w:ascii="Times New Roman" w:hAnsi="Times New Roman"/>
              <w:color w:val="000000"/>
            </w:rPr>
          </w:rPrChange>
        </w:rPr>
        <w:t>.</w:t>
      </w:r>
    </w:p>
    <w:p w:rsidR="00661631" w:rsidRDefault="00FB039E" w:rsidP="00661631">
      <w:pPr>
        <w:spacing w:line="360" w:lineRule="auto"/>
        <w:ind w:firstLine="709"/>
        <w:jc w:val="both"/>
        <w:rPr>
          <w:ins w:id="1738" w:author="MARCELO" w:date="2009-06-07T15:40:00Z"/>
        </w:rPr>
      </w:pPr>
      <w:r>
        <w:rPr>
          <w:rFonts w:ascii="Times New Roman" w:hAnsi="Times New Roman"/>
          <w:color w:val="000000"/>
          <w:rPrChange w:id="1739" w:author="MARCELO PEREIRA" w:date="2009-05-28T13:56:00Z">
            <w:rPr>
              <w:rFonts w:ascii="Times New Roman" w:hAnsi="Times New Roman"/>
              <w:color w:val="000000"/>
            </w:rPr>
          </w:rPrChange>
        </w:rPr>
        <w:tab/>
        <w:t xml:space="preserve">O padrão </w:t>
      </w:r>
      <w:r>
        <w:rPr>
          <w:rFonts w:ascii="Times New Roman" w:hAnsi="Times New Roman"/>
          <w:i/>
          <w:iCs/>
          <w:color w:val="000000"/>
          <w:rPrChange w:id="1740" w:author="MARCELO PEREIRA" w:date="2009-05-28T13:56:00Z">
            <w:rPr>
              <w:rFonts w:ascii="Times New Roman" w:hAnsi="Times New Roman"/>
              <w:i/>
              <w:iCs/>
              <w:color w:val="000000"/>
            </w:rPr>
          </w:rPrChange>
        </w:rPr>
        <w:t>Facade</w:t>
      </w:r>
      <w:r>
        <w:rPr>
          <w:rFonts w:ascii="Times New Roman" w:hAnsi="Times New Roman"/>
          <w:color w:val="000000"/>
          <w:rPrChange w:id="1741" w:author="MARCELO PEREIRA" w:date="2009-05-28T13:56:00Z">
            <w:rPr>
              <w:rFonts w:ascii="Times New Roman" w:hAnsi="Times New Roman"/>
              <w:color w:val="000000"/>
            </w:rPr>
          </w:rPrChange>
        </w:rPr>
        <w:t xml:space="preserve"> </w:t>
      </w:r>
      <w:ins w:id="1742" w:author="MARCELO" w:date="2009-05-31T16:56:00Z">
        <w:r w:rsidR="001F3DF1">
          <w:rPr>
            <w:rFonts w:ascii="Times New Roman" w:hAnsi="Times New Roman"/>
            <w:color w:val="000000"/>
          </w:rPr>
          <w:t xml:space="preserve">[18] </w:t>
        </w:r>
      </w:ins>
      <w:r>
        <w:rPr>
          <w:rFonts w:ascii="Times New Roman" w:hAnsi="Times New Roman"/>
          <w:color w:val="000000"/>
          <w:rPrChange w:id="1743" w:author="MARCELO PEREIRA" w:date="2009-05-28T13:56:00Z">
            <w:rPr>
              <w:rFonts w:ascii="Times New Roman" w:hAnsi="Times New Roman"/>
              <w:color w:val="000000"/>
            </w:rPr>
          </w:rPrChange>
        </w:rPr>
        <w:t>tem como idéia principal</w:t>
      </w:r>
      <w:ins w:id="1744" w:author="MARCELO" w:date="2009-06-07T15:38:00Z">
        <w:r w:rsidR="005803BB">
          <w:rPr>
            <w:rFonts w:ascii="Times New Roman" w:hAnsi="Times New Roman"/>
            <w:color w:val="000000"/>
          </w:rPr>
          <w:t>,</w:t>
        </w:r>
      </w:ins>
      <w:r>
        <w:rPr>
          <w:rFonts w:ascii="Times New Roman" w:hAnsi="Times New Roman"/>
          <w:color w:val="000000"/>
          <w:rPrChange w:id="1745" w:author="MARCELO PEREIRA" w:date="2009-05-28T13:56:00Z">
            <w:rPr>
              <w:rFonts w:ascii="Times New Roman" w:hAnsi="Times New Roman"/>
              <w:color w:val="000000"/>
            </w:rPr>
          </w:rPrChange>
        </w:rPr>
        <w:t xml:space="preserve"> criar uma interface de comunicação entre </w:t>
      </w:r>
      <w:ins w:id="1746" w:author="MARCELO" w:date="2009-06-07T15:38:00Z">
        <w:r w:rsidR="005803BB">
          <w:rPr>
            <w:rFonts w:ascii="Times New Roman" w:hAnsi="Times New Roman"/>
            <w:color w:val="000000"/>
          </w:rPr>
          <w:t xml:space="preserve">o </w:t>
        </w:r>
      </w:ins>
      <w:r>
        <w:rPr>
          <w:rFonts w:ascii="Times New Roman" w:hAnsi="Times New Roman"/>
          <w:color w:val="000000"/>
          <w:rPrChange w:id="1747" w:author="MARCELO PEREIRA" w:date="2009-05-28T13:56:00Z">
            <w:rPr>
              <w:rFonts w:ascii="Times New Roman" w:hAnsi="Times New Roman"/>
              <w:color w:val="000000"/>
            </w:rPr>
          </w:rPrChange>
        </w:rPr>
        <w:t>código escrito e as entidades externas que podem usar as funcionalidades deste código. É uma camada intermediária entre as camadas lógica e de interface que aumenta a modularidade do software. A fachada centraliza ações de vários componentes lógicos da camada inferior.  As entidades de nível de interface podem fazer uso destas ações através d</w:t>
      </w:r>
      <w:del w:id="1748" w:author="MARCELO PEREIRA" w:date="2009-05-28T13:42:00Z">
        <w:r>
          <w:rPr>
            <w:rFonts w:ascii="Times New Roman" w:hAnsi="Times New Roman"/>
            <w:color w:val="FF0000"/>
          </w:rPr>
          <w:delText>a</w:delText>
        </w:r>
      </w:del>
      <w:ins w:id="1749" w:author="MARCELO PEREIRA" w:date="2009-05-28T13:42:00Z">
        <w:r>
          <w:rPr>
            <w:rFonts w:ascii="Times New Roman" w:hAnsi="Times New Roman"/>
            <w:color w:val="000000"/>
          </w:rPr>
          <w:t>esta</w:t>
        </w:r>
      </w:ins>
      <w:r>
        <w:rPr>
          <w:rFonts w:ascii="Times New Roman" w:hAnsi="Times New Roman"/>
          <w:color w:val="000000"/>
          <w:rPrChange w:id="1750" w:author="MARCELO PEREIRA" w:date="2009-05-28T13:56:00Z">
            <w:rPr>
              <w:rFonts w:ascii="Times New Roman" w:hAnsi="Times New Roman"/>
              <w:color w:val="000000"/>
            </w:rPr>
          </w:rPrChange>
        </w:rPr>
        <w:t xml:space="preserve"> </w:t>
      </w:r>
      <w:del w:id="1751" w:author="MARCELO PEREIRA" w:date="2009-05-28T13:42:00Z">
        <w:r>
          <w:rPr>
            <w:rFonts w:ascii="Times New Roman" w:hAnsi="Times New Roman"/>
            <w:color w:val="FF0000"/>
          </w:rPr>
          <w:delText>F</w:delText>
        </w:r>
      </w:del>
      <w:ins w:id="1752" w:author="MARCELO PEREIRA" w:date="2009-05-28T13:42:00Z">
        <w:r>
          <w:rPr>
            <w:rFonts w:ascii="Times New Roman" w:hAnsi="Times New Roman"/>
            <w:color w:val="000000"/>
          </w:rPr>
          <w:t>f</w:t>
        </w:r>
      </w:ins>
      <w:r>
        <w:rPr>
          <w:rFonts w:ascii="Times New Roman" w:hAnsi="Times New Roman"/>
          <w:color w:val="000000"/>
          <w:rPrChange w:id="1753" w:author="MARCELO PEREIRA" w:date="2009-05-28T13:56:00Z">
            <w:rPr>
              <w:rFonts w:ascii="Times New Roman" w:hAnsi="Times New Roman"/>
              <w:color w:val="000000"/>
            </w:rPr>
          </w:rPrChange>
        </w:rPr>
        <w:t>achada de modo que elas não precisem saber em qual componente se encontra a implementação de determinada funcionalidade. O padrão fachada também provê um encapsulamento das chamadas inferiores</w:t>
      </w:r>
      <w:ins w:id="1754" w:author="MARCELO" w:date="2009-06-07T15:38:00Z">
        <w:r w:rsidR="005803BB">
          <w:rPr>
            <w:rFonts w:ascii="Times New Roman" w:hAnsi="Times New Roman"/>
            <w:color w:val="000000"/>
          </w:rPr>
          <w:t>,</w:t>
        </w:r>
      </w:ins>
      <w:r>
        <w:rPr>
          <w:rFonts w:ascii="Times New Roman" w:hAnsi="Times New Roman"/>
          <w:color w:val="000000"/>
          <w:rPrChange w:id="1755" w:author="MARCELO PEREIRA" w:date="2009-05-28T13:56:00Z">
            <w:rPr>
              <w:rFonts w:ascii="Times New Roman" w:hAnsi="Times New Roman"/>
              <w:color w:val="000000"/>
            </w:rPr>
          </w:rPrChange>
        </w:rPr>
        <w:t xml:space="preserve"> produzindo uma vantagem semelhante ao padrão </w:t>
      </w:r>
      <w:r>
        <w:rPr>
          <w:rFonts w:ascii="Times New Roman" w:hAnsi="Times New Roman"/>
          <w:i/>
          <w:iCs/>
          <w:color w:val="000000"/>
          <w:rPrChange w:id="1756" w:author="MARCELO PEREIRA" w:date="2009-05-28T13:56:00Z">
            <w:rPr>
              <w:rFonts w:ascii="Times New Roman" w:hAnsi="Times New Roman"/>
              <w:i/>
              <w:iCs/>
              <w:color w:val="000000"/>
            </w:rPr>
          </w:rPrChange>
        </w:rPr>
        <w:t>Template</w:t>
      </w:r>
      <w:r>
        <w:rPr>
          <w:rFonts w:ascii="Times New Roman" w:hAnsi="Times New Roman"/>
          <w:color w:val="000000"/>
          <w:rPrChange w:id="1757" w:author="MARCELO PEREIRA" w:date="2009-05-28T13:56:00Z">
            <w:rPr>
              <w:rFonts w:ascii="Times New Roman" w:hAnsi="Times New Roman"/>
              <w:color w:val="000000"/>
            </w:rPr>
          </w:rPrChange>
        </w:rPr>
        <w:t xml:space="preserve">. Este padrão especifica, através de um contrato, quais parâmetros são necessários para cada ação e qual o retorno ou </w:t>
      </w:r>
      <w:ins w:id="1758" w:author="MARCELO" w:date="2009-06-07T15:38:00Z">
        <w:r w:rsidR="005803BB">
          <w:rPr>
            <w:rFonts w:ascii="Times New Roman" w:hAnsi="Times New Roman"/>
            <w:color w:val="000000"/>
          </w:rPr>
          <w:t xml:space="preserve">a </w:t>
        </w:r>
      </w:ins>
      <w:r>
        <w:rPr>
          <w:rFonts w:ascii="Times New Roman" w:hAnsi="Times New Roman"/>
          <w:color w:val="000000"/>
          <w:rPrChange w:id="1759" w:author="MARCELO PEREIRA" w:date="2009-05-28T13:56:00Z">
            <w:rPr>
              <w:rFonts w:ascii="Times New Roman" w:hAnsi="Times New Roman"/>
              <w:color w:val="000000"/>
            </w:rPr>
          </w:rPrChange>
        </w:rPr>
        <w:t>consequência destas ações. Uma vez especificado esse contrato, quaisquer modificações no código da funcionalidade não acarretam em alterações nas entidades que as utilizam, desde que não sejam quebrados os contratos definidos. Logo, uma mudança na ordem dos parâmetros ou na declaração da funcionalidade, por exemplo, não acarretam necessariamente em uma mudança no componente da camada de interface</w:t>
      </w:r>
      <w:del w:id="1760" w:author="MARCELO" w:date="2009-06-07T15:39:00Z">
        <w:r w:rsidDel="00661631">
          <w:rPr>
            <w:rFonts w:ascii="Times New Roman" w:hAnsi="Times New Roman"/>
            <w:color w:val="000000"/>
            <w:rPrChange w:id="1761" w:author="MARCELO PEREIRA" w:date="2009-05-28T13:56:00Z">
              <w:rPr>
                <w:rFonts w:ascii="Times New Roman" w:hAnsi="Times New Roman"/>
                <w:color w:val="000000"/>
              </w:rPr>
            </w:rPrChange>
          </w:rPr>
          <w:delText xml:space="preserve"> [18]</w:delText>
        </w:r>
      </w:del>
      <w:r>
        <w:rPr>
          <w:rFonts w:ascii="Times New Roman" w:hAnsi="Times New Roman"/>
          <w:color w:val="000000"/>
          <w:rPrChange w:id="1762" w:author="MARCELO PEREIRA" w:date="2009-05-28T13:56:00Z">
            <w:rPr>
              <w:rFonts w:ascii="Times New Roman" w:hAnsi="Times New Roman"/>
              <w:color w:val="000000"/>
            </w:rPr>
          </w:rPrChange>
        </w:rPr>
        <w:t xml:space="preserve">.  </w:t>
      </w:r>
      <w:del w:id="1763" w:author="MARCELO PEREIRA" w:date="2009-05-20T13:24:00Z">
        <w:r>
          <w:rPr>
            <w:rFonts w:ascii="Times New Roman" w:hAnsi="Times New Roman"/>
            <w:color w:val="FF0000"/>
          </w:rPr>
          <w:delText>Abaixo segue</w:delText>
        </w:r>
      </w:del>
      <w:ins w:id="1764" w:author="MARCELO PEREIRA" w:date="2009-05-20T13:24:00Z">
        <w:r>
          <w:rPr>
            <w:rFonts w:ascii="Times New Roman" w:hAnsi="Times New Roman"/>
            <w:color w:val="000000"/>
          </w:rPr>
          <w:t xml:space="preserve">A figura </w:t>
        </w:r>
        <w:del w:id="1765" w:author="MARCELO" w:date="2009-06-07T15:39:00Z">
          <w:r w:rsidDel="00661631">
            <w:rPr>
              <w:rFonts w:ascii="Times New Roman" w:hAnsi="Times New Roman"/>
              <w:color w:val="000000"/>
            </w:rPr>
            <w:delText>1.0</w:delText>
          </w:r>
        </w:del>
      </w:ins>
      <w:ins w:id="1766" w:author="MARCELO" w:date="2009-06-07T15:39:00Z">
        <w:r w:rsidR="00661631">
          <w:rPr>
            <w:rFonts w:ascii="Times New Roman" w:hAnsi="Times New Roman"/>
            <w:color w:val="000000"/>
          </w:rPr>
          <w:t>2.1</w:t>
        </w:r>
      </w:ins>
      <w:ins w:id="1767" w:author="MARCELO PEREIRA" w:date="2009-05-20T13:24:00Z">
        <w:r>
          <w:rPr>
            <w:rFonts w:ascii="Times New Roman" w:hAnsi="Times New Roman"/>
            <w:color w:val="000000"/>
          </w:rPr>
          <w:t xml:space="preserve"> apresenta</w:t>
        </w:r>
      </w:ins>
      <w:del w:id="1768" w:author="MARCELO PEREIRA" w:date="2009-05-20T13:24:00Z">
        <w:r>
          <w:rPr>
            <w:rFonts w:ascii="Times New Roman" w:hAnsi="Times New Roman"/>
            <w:color w:val="FF0000"/>
          </w:rPr>
          <w:delText xml:space="preserve"> </w:delText>
        </w:r>
      </w:del>
      <w:ins w:id="1769" w:author="MARCELO PEREIRA" w:date="2009-05-20T13:24:00Z">
        <w:r>
          <w:rPr>
            <w:rFonts w:ascii="Times New Roman" w:hAnsi="Times New Roman"/>
            <w:color w:val="000000"/>
          </w:rPr>
          <w:t xml:space="preserve"> </w:t>
        </w:r>
      </w:ins>
      <w:r>
        <w:rPr>
          <w:rFonts w:ascii="Times New Roman" w:hAnsi="Times New Roman"/>
          <w:color w:val="000000"/>
          <w:rPrChange w:id="1770" w:author="MARCELO PEREIRA" w:date="2009-05-28T13:56:00Z">
            <w:rPr>
              <w:rFonts w:ascii="Times New Roman" w:hAnsi="Times New Roman"/>
              <w:color w:val="000000"/>
            </w:rPr>
          </w:rPrChange>
        </w:rPr>
        <w:t xml:space="preserve">um diagrama de </w:t>
      </w:r>
      <w:del w:id="1771" w:author="MARCELO" w:date="2009-05-31T16:51:00Z">
        <w:r w:rsidDel="008F6F4F">
          <w:rPr>
            <w:rFonts w:ascii="Times New Roman" w:hAnsi="Times New Roman"/>
            <w:color w:val="000000"/>
            <w:rPrChange w:id="1772" w:author="MARCELO PEREIRA" w:date="2009-05-28T13:56:00Z">
              <w:rPr>
                <w:rFonts w:ascii="Times New Roman" w:hAnsi="Times New Roman"/>
                <w:color w:val="000000"/>
              </w:rPr>
            </w:rPrChange>
          </w:rPr>
          <w:delText xml:space="preserve">classes </w:delText>
        </w:r>
      </w:del>
      <w:ins w:id="1773" w:author="MARCELO" w:date="2009-05-31T16:51:00Z">
        <w:r w:rsidR="008F6F4F">
          <w:rPr>
            <w:rFonts w:ascii="Times New Roman" w:hAnsi="Times New Roman"/>
            <w:color w:val="000000"/>
          </w:rPr>
          <w:t>componentes</w:t>
        </w:r>
        <w:r w:rsidR="008F6F4F">
          <w:rPr>
            <w:rFonts w:ascii="Times New Roman" w:hAnsi="Times New Roman"/>
            <w:color w:val="000000"/>
            <w:rPrChange w:id="1774" w:author="MARCELO PEREIRA" w:date="2009-05-28T13:56:00Z">
              <w:rPr>
                <w:rFonts w:ascii="Times New Roman" w:hAnsi="Times New Roman"/>
                <w:color w:val="000000"/>
              </w:rPr>
            </w:rPrChange>
          </w:rPr>
          <w:t xml:space="preserve"> </w:t>
        </w:r>
      </w:ins>
      <w:r>
        <w:rPr>
          <w:rFonts w:ascii="Times New Roman" w:hAnsi="Times New Roman"/>
          <w:color w:val="000000"/>
          <w:rPrChange w:id="1775" w:author="MARCELO PEREIRA" w:date="2009-05-28T13:56:00Z">
            <w:rPr>
              <w:rFonts w:ascii="Times New Roman" w:hAnsi="Times New Roman"/>
              <w:color w:val="000000"/>
            </w:rPr>
          </w:rPrChange>
        </w:rPr>
        <w:t xml:space="preserve">UML para ilustrar a presença de uma fachada </w:t>
      </w:r>
      <w:del w:id="1776" w:author="MARCELO" w:date="2009-05-31T16:51:00Z">
        <w:r w:rsidDel="008F6F4F">
          <w:rPr>
            <w:rFonts w:ascii="Times New Roman" w:hAnsi="Times New Roman"/>
            <w:color w:val="000000"/>
            <w:rPrChange w:id="1777" w:author="MARCELO PEREIRA" w:date="2009-05-28T13:56:00Z">
              <w:rPr>
                <w:rFonts w:ascii="Times New Roman" w:hAnsi="Times New Roman"/>
                <w:color w:val="000000"/>
              </w:rPr>
            </w:rPrChange>
          </w:rPr>
          <w:delText xml:space="preserve">num </w:delText>
        </w:r>
      </w:del>
      <w:ins w:id="1778" w:author="MARCELO" w:date="2009-05-31T16:51:00Z">
        <w:r w:rsidR="008F6F4F">
          <w:rPr>
            <w:rFonts w:ascii="Times New Roman" w:hAnsi="Times New Roman"/>
            <w:color w:val="000000"/>
            <w:rPrChange w:id="1779" w:author="MARCELO PEREIRA" w:date="2009-05-28T13:56:00Z">
              <w:rPr>
                <w:rFonts w:ascii="Times New Roman" w:hAnsi="Times New Roman"/>
                <w:color w:val="000000"/>
              </w:rPr>
            </w:rPrChange>
          </w:rPr>
          <w:t>n</w:t>
        </w:r>
        <w:r w:rsidR="008F6F4F">
          <w:rPr>
            <w:rFonts w:ascii="Times New Roman" w:hAnsi="Times New Roman"/>
            <w:color w:val="000000"/>
          </w:rPr>
          <w:t>a arquitetura de um</w:t>
        </w:r>
        <w:r w:rsidR="008F6F4F">
          <w:rPr>
            <w:rFonts w:ascii="Times New Roman" w:hAnsi="Times New Roman"/>
            <w:color w:val="000000"/>
            <w:rPrChange w:id="1780" w:author="MARCELO PEREIRA" w:date="2009-05-28T13:56:00Z">
              <w:rPr>
                <w:rFonts w:ascii="Times New Roman" w:hAnsi="Times New Roman"/>
                <w:color w:val="000000"/>
              </w:rPr>
            </w:rPrChange>
          </w:rPr>
          <w:t xml:space="preserve"> </w:t>
        </w:r>
      </w:ins>
      <w:r>
        <w:rPr>
          <w:rFonts w:ascii="Times New Roman" w:hAnsi="Times New Roman"/>
          <w:color w:val="000000"/>
          <w:rPrChange w:id="1781" w:author="MARCELO PEREIRA" w:date="2009-05-28T13:56:00Z">
            <w:rPr>
              <w:rFonts w:ascii="Times New Roman" w:hAnsi="Times New Roman"/>
              <w:color w:val="000000"/>
            </w:rPr>
          </w:rPrChange>
        </w:rPr>
        <w:t>sistema de software modularizado em camadas.</w:t>
      </w:r>
      <w:ins w:id="1782" w:author="MARCELO" w:date="2009-05-10T13:35:00Z">
        <w:r>
          <w:rPr>
            <w:rFonts w:ascii="Times New Roman" w:hAnsi="Times New Roman"/>
            <w:color w:val="FF0000"/>
          </w:rPr>
          <w:t xml:space="preserve"> </w:t>
        </w:r>
      </w:ins>
      <w:ins w:id="1783" w:author="MARCELO" w:date="2009-06-07T15:40:00Z">
        <w:r w:rsidR="00661631">
          <w:rPr>
            <w:rFonts w:ascii="Times New Roman" w:hAnsi="Times New Roman"/>
            <w:color w:val="000000"/>
          </w:rPr>
          <w:t>A fachada permite que seja minimizada a dependência de código, uma vez que os componentes lógicos não são chamados explicitamente pelas entidades de interfaces gráficas.</w:t>
        </w:r>
      </w:ins>
    </w:p>
    <w:p w:rsidR="00326531" w:rsidDel="00661631" w:rsidRDefault="00326531" w:rsidP="00EB36D3">
      <w:pPr>
        <w:spacing w:line="360" w:lineRule="auto"/>
        <w:jc w:val="both"/>
        <w:rPr>
          <w:del w:id="1784" w:author="MARCELO" w:date="2009-06-07T15:40:00Z"/>
          <w:rFonts w:ascii="Times New Roman" w:hAnsi="Times New Roman"/>
          <w:color w:val="FF0000"/>
        </w:rPr>
        <w:pPrChange w:id="1785" w:author="MARCELO" w:date="2009-06-07T15:32:00Z">
          <w:pPr>
            <w:pBdr>
              <w:bottom w:val="single" w:sz="4" w:space="1" w:color="000000"/>
            </w:pBdr>
            <w:spacing w:line="360" w:lineRule="auto"/>
            <w:jc w:val="both"/>
          </w:pPr>
        </w:pPrChange>
      </w:pPr>
    </w:p>
    <w:p w:rsidR="00FB039E" w:rsidDel="00326531" w:rsidRDefault="00FB039E" w:rsidP="00EB36D3">
      <w:pPr>
        <w:pStyle w:val="Legenda"/>
        <w:keepNext/>
        <w:jc w:val="both"/>
        <w:rPr>
          <w:del w:id="1786" w:author="MARCELO" w:date="2009-05-31T16:38:00Z"/>
        </w:rPr>
        <w:pPrChange w:id="1787" w:author="MARCELO" w:date="2009-06-07T15:32:00Z">
          <w:pPr>
            <w:pStyle w:val="Legenda"/>
          </w:pPr>
        </w:pPrChange>
      </w:pPr>
    </w:p>
    <w:p w:rsidR="00326531" w:rsidRPr="00326531" w:rsidRDefault="00326531" w:rsidP="00EB36D3">
      <w:pPr>
        <w:rPr>
          <w:ins w:id="1788" w:author="MARCELO" w:date="2009-05-31T16:38:00Z"/>
          <w:rPrChange w:id="1789" w:author="MARCELO" w:date="2009-05-31T16:38:00Z">
            <w:rPr>
              <w:ins w:id="1790" w:author="MARCELO" w:date="2009-05-31T16:38:00Z"/>
              <w:rFonts w:ascii="Times New Roman" w:hAnsi="Times New Roman"/>
              <w:color w:val="FF0000"/>
            </w:rPr>
          </w:rPrChange>
        </w:rPr>
        <w:pPrChange w:id="1791" w:author="MARCELO" w:date="2009-06-07T15:32:00Z">
          <w:pPr>
            <w:pBdr>
              <w:bottom w:val="single" w:sz="4" w:space="1" w:color="000000"/>
            </w:pBdr>
            <w:spacing w:line="360" w:lineRule="auto"/>
            <w:jc w:val="both"/>
          </w:pPr>
        </w:pPrChange>
      </w:pPr>
    </w:p>
    <w:p w:rsidR="00326531" w:rsidRDefault="00326531" w:rsidP="00EB36D3">
      <w:pPr>
        <w:pStyle w:val="Legenda"/>
        <w:keepNext/>
        <w:jc w:val="both"/>
        <w:outlineLvl w:val="0"/>
        <w:rPr>
          <w:ins w:id="1792" w:author="MARCELO" w:date="2009-05-31T16:38:00Z"/>
        </w:rPr>
        <w:pPrChange w:id="1793" w:author="MARCELO" w:date="2009-06-07T15:32:00Z">
          <w:pPr>
            <w:pStyle w:val="Legenda"/>
          </w:pPr>
        </w:pPrChange>
      </w:pPr>
      <w:ins w:id="1794" w:author="MARCELO" w:date="2009-05-31T16:38:00Z">
        <w:r>
          <w:rPr>
            <w:noProof/>
          </w:rPr>
          <w:t xml:space="preserve">  </w:t>
        </w:r>
      </w:ins>
    </w:p>
    <w:p w:rsidR="00CA3320" w:rsidRDefault="006C3C68" w:rsidP="00CA3320">
      <w:pPr>
        <w:keepNext/>
        <w:spacing w:line="360" w:lineRule="auto"/>
        <w:jc w:val="both"/>
        <w:rPr>
          <w:ins w:id="1795" w:author="MARCELO" w:date="2009-06-20T14:20:00Z"/>
        </w:rPr>
        <w:pPrChange w:id="1796" w:author="MARCELO" w:date="2009-06-20T14:20:00Z">
          <w:pPr>
            <w:spacing w:line="360" w:lineRule="auto"/>
            <w:jc w:val="both"/>
          </w:pPr>
        </w:pPrChange>
      </w:pPr>
      <w:ins w:id="1797" w:author="MARCELO" w:date="2009-05-31T16:37:00Z">
        <w:r>
          <w:rPr>
            <w:rFonts w:ascii="Times New Roman" w:hAnsi="Times New Roman"/>
            <w:noProof/>
            <w:color w:val="FF0000"/>
            <w:lang w:eastAsia="pt-BR"/>
          </w:rPr>
          <w:drawing>
            <wp:inline distT="0" distB="0" distL="0" distR="0">
              <wp:extent cx="6326505" cy="3976370"/>
              <wp:effectExtent l="19050" t="0" r="0" b="0"/>
              <wp:docPr id="21" name="Imagem 21" descr="arquitetura_fach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quitetura_fachada"/>
                      <pic:cNvPicPr>
                        <a:picLocks noChangeAspect="1" noChangeArrowheads="1"/>
                      </pic:cNvPicPr>
                    </pic:nvPicPr>
                    <pic:blipFill>
                      <a:blip r:embed="rId10"/>
                      <a:srcRect/>
                      <a:stretch>
                        <a:fillRect/>
                      </a:stretch>
                    </pic:blipFill>
                    <pic:spPr bwMode="auto">
                      <a:xfrm>
                        <a:off x="0" y="0"/>
                        <a:ext cx="6326505" cy="3976370"/>
                      </a:xfrm>
                      <a:prstGeom prst="rect">
                        <a:avLst/>
                      </a:prstGeom>
                      <a:noFill/>
                      <a:ln w="9525">
                        <a:noFill/>
                        <a:miter lim="800000"/>
                        <a:headEnd/>
                        <a:tailEnd/>
                      </a:ln>
                    </pic:spPr>
                  </pic:pic>
                </a:graphicData>
              </a:graphic>
            </wp:inline>
          </w:drawing>
        </w:r>
      </w:ins>
    </w:p>
    <w:p w:rsidR="00FB039E" w:rsidRDefault="00CA3320" w:rsidP="00CA3320">
      <w:pPr>
        <w:pStyle w:val="Legenda"/>
        <w:jc w:val="both"/>
        <w:rPr>
          <w:rFonts w:ascii="Times New Roman" w:hAnsi="Times New Roman"/>
        </w:rPr>
        <w:pPrChange w:id="1798" w:author="MARCELO" w:date="2009-06-20T14:20:00Z">
          <w:pPr>
            <w:pBdr>
              <w:bottom w:val="single" w:sz="4" w:space="1" w:color="000000"/>
            </w:pBdr>
            <w:spacing w:line="360" w:lineRule="auto"/>
            <w:jc w:val="both"/>
          </w:pPr>
        </w:pPrChange>
      </w:pPr>
      <w:ins w:id="1799" w:author="MARCELO" w:date="2009-06-20T14:20:00Z">
        <w:r>
          <w:t xml:space="preserve"> </w:t>
        </w:r>
        <w:r w:rsidRPr="003A09EE">
          <w:t>Figura 2.1 - Arquitetura de software com fachada</w:t>
        </w:r>
      </w:ins>
    </w:p>
    <w:p w:rsidR="00FB039E" w:rsidDel="00661631" w:rsidRDefault="00FB039E" w:rsidP="00EB36D3">
      <w:pPr>
        <w:spacing w:line="360" w:lineRule="auto"/>
        <w:jc w:val="both"/>
        <w:rPr>
          <w:del w:id="1800" w:author="MARCELO" w:date="2009-06-07T15:40:00Z"/>
          <w:rFonts w:ascii="Times New Roman" w:hAnsi="Times New Roman"/>
        </w:rPr>
        <w:pPrChange w:id="1801" w:author="MARCELO" w:date="2009-06-07T15:32:00Z">
          <w:pPr>
            <w:pBdr>
              <w:bottom w:val="single" w:sz="4" w:space="1" w:color="000000"/>
            </w:pBdr>
            <w:spacing w:line="360" w:lineRule="auto"/>
            <w:jc w:val="both"/>
          </w:pPr>
        </w:pPrChange>
      </w:pPr>
    </w:p>
    <w:p w:rsidR="00FB039E" w:rsidDel="00326531" w:rsidRDefault="00FB039E" w:rsidP="00EB36D3">
      <w:pPr>
        <w:spacing w:line="360" w:lineRule="auto"/>
        <w:ind w:firstLine="709"/>
        <w:jc w:val="both"/>
        <w:rPr>
          <w:del w:id="1802" w:author="MARCELO" w:date="2009-05-31T16:39:00Z"/>
        </w:rPr>
        <w:pPrChange w:id="1803" w:author="MARCELO" w:date="2009-06-07T15:32:00Z">
          <w:pPr>
            <w:pBdr>
              <w:bottom w:val="single" w:sz="4" w:space="1" w:color="000000"/>
            </w:pBdr>
            <w:spacing w:line="360" w:lineRule="auto"/>
            <w:ind w:firstLine="709"/>
            <w:jc w:val="both"/>
          </w:pPr>
        </w:pPrChange>
      </w:pPr>
      <w:del w:id="1804" w:author="MARCELO" w:date="2009-05-10T13:41:00Z">
        <w:r>
          <w:rPr>
            <w:rFonts w:ascii="Times New Roman" w:hAnsi="Times New Roman"/>
            <w:color w:val="FF0000"/>
          </w:rPr>
          <w:delText>A fachada permite que seja simplificada a dependência de código, uma vez que os componentes lógicos não são chamados explicitamente pelas entidades de interfaces gráficas.</w:delText>
        </w:r>
      </w:del>
    </w:p>
    <w:p w:rsidR="00FB039E" w:rsidDel="00326531" w:rsidRDefault="00FB039E" w:rsidP="00EB36D3">
      <w:pPr>
        <w:spacing w:line="360" w:lineRule="auto"/>
        <w:ind w:firstLine="709"/>
        <w:jc w:val="both"/>
        <w:rPr>
          <w:del w:id="1805" w:author="MARCELO" w:date="2009-05-31T16:39:00Z"/>
          <w:rFonts w:ascii="Times New Roman" w:hAnsi="Times New Roman"/>
          <w:color w:val="FF0000"/>
        </w:rPr>
        <w:pPrChange w:id="1806" w:author="MARCELO" w:date="2009-06-07T15:32:00Z">
          <w:pPr>
            <w:pBdr>
              <w:bottom w:val="single" w:sz="4" w:space="1" w:color="000000"/>
            </w:pBdr>
            <w:spacing w:line="360" w:lineRule="auto"/>
            <w:jc w:val="both"/>
          </w:pPr>
        </w:pPrChange>
      </w:pPr>
      <w:del w:id="1807" w:author="MARCELO" w:date="2009-05-31T16:37:00Z">
        <w:r w:rsidDel="00326531">
          <w:pict>
            <v:shape id="_x0000_s1041" type="#_x0000_t202" style="position:absolute;left:0;text-align:left;margin-left:63.3pt;margin-top:1.55pt;width:360.75pt;height:379.05pt;z-index:251648512;mso-wrap-distance-left:0;mso-wrap-distance-right:0" stroked="f">
              <v:fill color2="black"/>
              <v:textbox inset="0,0,0,0">
                <w:txbxContent>
                  <w:p w:rsidR="00A34298" w:rsidRDefault="006C3C68">
                    <w:pPr>
                      <w:pStyle w:val="Caption"/>
                    </w:pPr>
                    <w:del w:id="1808" w:author="MARCELO" w:date="2009-05-31T16:36:00Z">
                      <w:r>
                        <w:rPr>
                          <w:noProof/>
                          <w:lang w:eastAsia="pt-BR"/>
                        </w:rPr>
                        <w:drawing>
                          <wp:inline distT="0" distB="0" distL="0" distR="0">
                            <wp:extent cx="4582795" cy="4561205"/>
                            <wp:effectExtent l="1905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582795" cy="4561205"/>
                                    </a:xfrm>
                                    <a:prstGeom prst="rect">
                                      <a:avLst/>
                                    </a:prstGeom>
                                    <a:solidFill>
                                      <a:srgbClr val="FFFFFF"/>
                                    </a:solidFill>
                                    <a:ln w="9525">
                                      <a:noFill/>
                                      <a:miter lim="800000"/>
                                      <a:headEnd/>
                                      <a:tailEnd/>
                                    </a:ln>
                                  </pic:spPr>
                                </pic:pic>
                              </a:graphicData>
                            </a:graphic>
                          </wp:inline>
                        </w:drawing>
                      </w:r>
                    </w:del>
                    <w:r w:rsidR="00A34298">
                      <w:t>Figura 1.0 - Padrão Fachada</w:t>
                    </w:r>
                  </w:p>
                </w:txbxContent>
              </v:textbox>
              <w10:wrap type="square" side="largest"/>
            </v:shape>
          </w:pict>
        </w:r>
      </w:del>
    </w:p>
    <w:p w:rsidR="00FB039E" w:rsidDel="00326531" w:rsidRDefault="00FB039E" w:rsidP="00EB36D3">
      <w:pPr>
        <w:spacing w:line="360" w:lineRule="auto"/>
        <w:ind w:firstLine="709"/>
        <w:jc w:val="both"/>
        <w:rPr>
          <w:del w:id="1809" w:author="MARCELO" w:date="2009-05-31T16:39:00Z"/>
          <w:rFonts w:ascii="Times New Roman" w:hAnsi="Times New Roman"/>
          <w:color w:val="FF0000"/>
        </w:rPr>
        <w:pPrChange w:id="1810"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11" w:author="MARCELO" w:date="2009-05-31T16:39:00Z"/>
          <w:rFonts w:ascii="Times New Roman" w:hAnsi="Times New Roman"/>
          <w:color w:val="FF0000"/>
        </w:rPr>
        <w:pPrChange w:id="1812"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13" w:author="MARCELO" w:date="2009-05-31T16:39:00Z"/>
          <w:rFonts w:ascii="Times New Roman" w:hAnsi="Times New Roman"/>
          <w:color w:val="FF0000"/>
        </w:rPr>
        <w:pPrChange w:id="1814"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15" w:author="MARCELO" w:date="2009-05-31T16:39:00Z"/>
          <w:rFonts w:ascii="Times New Roman" w:hAnsi="Times New Roman"/>
          <w:color w:val="FF0000"/>
        </w:rPr>
        <w:pPrChange w:id="1816"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17" w:author="MARCELO" w:date="2009-05-31T16:39:00Z"/>
          <w:rFonts w:ascii="Times New Roman" w:hAnsi="Times New Roman"/>
          <w:color w:val="FF0000"/>
        </w:rPr>
        <w:pPrChange w:id="1818"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19" w:author="MARCELO" w:date="2009-05-31T16:39:00Z"/>
          <w:rFonts w:ascii="Times New Roman" w:hAnsi="Times New Roman"/>
          <w:color w:val="FF0000"/>
        </w:rPr>
        <w:pPrChange w:id="1820"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21" w:author="MARCELO" w:date="2009-05-31T16:39:00Z"/>
          <w:rFonts w:ascii="Times New Roman" w:hAnsi="Times New Roman"/>
          <w:color w:val="FF0000"/>
        </w:rPr>
        <w:pPrChange w:id="1822"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23" w:author="MARCELO" w:date="2009-05-31T16:38:00Z"/>
          <w:rFonts w:ascii="Times New Roman" w:hAnsi="Times New Roman"/>
          <w:color w:val="FF0000"/>
        </w:rPr>
        <w:pPrChange w:id="1824"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25" w:author="MARCELO" w:date="2009-05-31T16:38:00Z"/>
          <w:rFonts w:ascii="Times New Roman" w:hAnsi="Times New Roman"/>
          <w:color w:val="FF0000"/>
        </w:rPr>
        <w:pPrChange w:id="1826"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27" w:author="MARCELO" w:date="2009-05-31T16:38:00Z"/>
          <w:rFonts w:ascii="Times New Roman" w:hAnsi="Times New Roman"/>
          <w:color w:val="FF0000"/>
        </w:rPr>
        <w:pPrChange w:id="1828"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29" w:author="MARCELO" w:date="2009-05-31T16:38:00Z"/>
          <w:rFonts w:ascii="Times New Roman" w:hAnsi="Times New Roman"/>
          <w:color w:val="FF0000"/>
        </w:rPr>
        <w:pPrChange w:id="1830"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31" w:author="MARCELO" w:date="2009-05-31T16:38:00Z"/>
          <w:rFonts w:ascii="Times New Roman" w:hAnsi="Times New Roman"/>
          <w:color w:val="FF0000"/>
        </w:rPr>
        <w:pPrChange w:id="1832"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33" w:author="MARCELO" w:date="2009-05-31T16:38:00Z"/>
          <w:rFonts w:ascii="Times New Roman" w:hAnsi="Times New Roman"/>
          <w:color w:val="FF0000"/>
        </w:rPr>
        <w:pPrChange w:id="1834"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35" w:author="MARCELO" w:date="2009-05-31T16:38:00Z"/>
          <w:rFonts w:ascii="Times New Roman" w:hAnsi="Times New Roman"/>
          <w:color w:val="FF0000"/>
        </w:rPr>
        <w:pPrChange w:id="1836"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37" w:author="MARCELO" w:date="2009-05-31T16:38:00Z"/>
          <w:rFonts w:ascii="Times New Roman" w:hAnsi="Times New Roman"/>
          <w:color w:val="FF0000"/>
        </w:rPr>
        <w:pPrChange w:id="1838"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39" w:author="MARCELO" w:date="2009-05-31T16:38:00Z"/>
          <w:rFonts w:ascii="Times New Roman" w:hAnsi="Times New Roman"/>
          <w:color w:val="FF0000"/>
        </w:rPr>
        <w:pPrChange w:id="1840"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841" w:author="MARCELO" w:date="2009-05-31T16:38:00Z"/>
          <w:rFonts w:ascii="Times New Roman" w:hAnsi="Times New Roman"/>
          <w:color w:val="FF0000"/>
        </w:rPr>
        <w:pPrChange w:id="1842" w:author="MARCELO" w:date="2009-06-07T15:32:00Z">
          <w:pPr>
            <w:pBdr>
              <w:bottom w:val="single" w:sz="4" w:space="1" w:color="000000"/>
            </w:pBdr>
            <w:spacing w:line="360" w:lineRule="auto"/>
            <w:jc w:val="both"/>
          </w:pPr>
        </w:pPrChange>
      </w:pPr>
    </w:p>
    <w:p w:rsidR="00FB039E" w:rsidDel="00661631" w:rsidRDefault="00FB039E" w:rsidP="00EB36D3">
      <w:pPr>
        <w:spacing w:line="360" w:lineRule="auto"/>
        <w:ind w:firstLine="709"/>
        <w:jc w:val="both"/>
        <w:rPr>
          <w:del w:id="1843" w:author="MARCELO" w:date="2009-06-07T15:40:00Z"/>
          <w:rFonts w:ascii="Times New Roman" w:hAnsi="Times New Roman"/>
          <w:color w:val="FF0000"/>
        </w:rPr>
        <w:pPrChange w:id="1844" w:author="MARCELO" w:date="2009-06-07T15:32:00Z">
          <w:pPr>
            <w:pBdr>
              <w:bottom w:val="single" w:sz="4" w:space="1" w:color="000000"/>
            </w:pBdr>
            <w:spacing w:line="360" w:lineRule="auto"/>
            <w:ind w:firstLine="709"/>
            <w:jc w:val="both"/>
          </w:pPr>
        </w:pPrChange>
      </w:pPr>
    </w:p>
    <w:p w:rsidR="00FB039E" w:rsidDel="00661631" w:rsidRDefault="00FB039E" w:rsidP="00EB36D3">
      <w:pPr>
        <w:spacing w:line="360" w:lineRule="auto"/>
        <w:ind w:firstLine="709"/>
        <w:jc w:val="both"/>
        <w:rPr>
          <w:del w:id="1845" w:author="MARCELO" w:date="2009-06-07T15:40:00Z"/>
          <w:rPrChange w:id="1846" w:author="MARCELO PEREIRA" w:date="2009-05-28T13:56:00Z">
            <w:rPr>
              <w:del w:id="1847" w:author="MARCELO" w:date="2009-06-07T15:40:00Z"/>
            </w:rPr>
          </w:rPrChange>
        </w:rPr>
        <w:pPrChange w:id="1848" w:author="MARCELO" w:date="2009-06-07T15:32:00Z">
          <w:pPr>
            <w:pBdr>
              <w:bottom w:val="single" w:sz="4" w:space="1" w:color="000000"/>
            </w:pBdr>
            <w:spacing w:line="360" w:lineRule="auto"/>
            <w:ind w:firstLine="709"/>
            <w:jc w:val="both"/>
          </w:pPr>
        </w:pPrChange>
      </w:pPr>
      <w:ins w:id="1849" w:author="MARCELO PEREIRA" w:date="2009-05-28T13:42:00Z">
        <w:del w:id="1850" w:author="MARCELO" w:date="2009-06-07T15:40:00Z">
          <w:r w:rsidDel="00661631">
            <w:rPr>
              <w:rFonts w:ascii="Times New Roman" w:hAnsi="Times New Roman"/>
              <w:color w:val="000000"/>
            </w:rPr>
            <w:delText>minimizada</w:delText>
          </w:r>
        </w:del>
      </w:ins>
    </w:p>
    <w:p w:rsidR="0005326D" w:rsidRDefault="0005326D" w:rsidP="00EB36D3">
      <w:pPr>
        <w:spacing w:line="360" w:lineRule="auto"/>
        <w:jc w:val="both"/>
        <w:rPr>
          <w:ins w:id="1851" w:author="MARCELO" w:date="2009-05-31T16:39:00Z"/>
          <w:rFonts w:ascii="Times New Roman" w:hAnsi="Times New Roman"/>
          <w:color w:val="000000"/>
        </w:rPr>
        <w:pPrChange w:id="1852" w:author="MARCELO" w:date="2009-06-07T15:32:00Z">
          <w:pPr>
            <w:pBdr>
              <w:bottom w:val="single" w:sz="4" w:space="1" w:color="000000"/>
            </w:pBdr>
            <w:spacing w:line="360" w:lineRule="auto"/>
            <w:jc w:val="both"/>
          </w:pPr>
        </w:pPrChange>
      </w:pPr>
    </w:p>
    <w:p w:rsidR="00326531" w:rsidRDefault="00326531" w:rsidP="00EB36D3">
      <w:pPr>
        <w:spacing w:line="360" w:lineRule="auto"/>
        <w:jc w:val="both"/>
        <w:rPr>
          <w:ins w:id="1853" w:author="MARCELO" w:date="2009-05-31T16:39:00Z"/>
          <w:rFonts w:ascii="Times New Roman" w:hAnsi="Times New Roman"/>
          <w:color w:val="000000"/>
        </w:rPr>
        <w:pPrChange w:id="1854" w:author="MARCELO" w:date="2009-06-07T15:32:00Z">
          <w:pPr>
            <w:pBdr>
              <w:bottom w:val="single" w:sz="4" w:space="1" w:color="000000"/>
            </w:pBdr>
            <w:spacing w:line="360" w:lineRule="auto"/>
            <w:jc w:val="both"/>
          </w:pPr>
        </w:pPrChange>
      </w:pPr>
    </w:p>
    <w:p w:rsidR="00326531" w:rsidDel="000E468C" w:rsidRDefault="00326531" w:rsidP="00EB36D3">
      <w:pPr>
        <w:spacing w:line="360" w:lineRule="auto"/>
        <w:jc w:val="both"/>
        <w:rPr>
          <w:del w:id="1855" w:author="MARCELO" w:date="2009-05-31T17:32:00Z"/>
          <w:rFonts w:ascii="Times New Roman" w:hAnsi="Times New Roman"/>
          <w:color w:val="000000"/>
          <w:rPrChange w:id="1856" w:author="MARCELO PEREIRA" w:date="2009-05-28T13:56:00Z">
            <w:rPr>
              <w:del w:id="1857" w:author="MARCELO" w:date="2009-05-31T17:32:00Z"/>
              <w:rFonts w:ascii="Times New Roman" w:hAnsi="Times New Roman"/>
              <w:color w:val="000000"/>
            </w:rPr>
          </w:rPrChange>
        </w:rPr>
        <w:pPrChange w:id="1858" w:author="MARCELO" w:date="2009-06-07T15:32:00Z">
          <w:pPr>
            <w:pBdr>
              <w:bottom w:val="single" w:sz="4" w:space="1" w:color="000000"/>
            </w:pBdr>
            <w:spacing w:line="360" w:lineRule="auto"/>
            <w:jc w:val="both"/>
          </w:pPr>
        </w:pPrChange>
      </w:pPr>
    </w:p>
    <w:p w:rsidR="00FB039E" w:rsidDel="000E468C" w:rsidRDefault="00FB039E" w:rsidP="00EB36D3">
      <w:pPr>
        <w:spacing w:line="360" w:lineRule="auto"/>
        <w:jc w:val="both"/>
        <w:rPr>
          <w:del w:id="1859" w:author="MARCELO" w:date="2009-05-31T17:32:00Z"/>
          <w:rFonts w:ascii="Times New Roman" w:hAnsi="Times New Roman"/>
          <w:color w:val="000000"/>
          <w:rPrChange w:id="1860" w:author="MARCELO PEREIRA" w:date="2009-05-28T13:56:00Z">
            <w:rPr>
              <w:del w:id="1861" w:author="MARCELO" w:date="2009-05-31T17:32:00Z"/>
              <w:rFonts w:ascii="Times New Roman" w:hAnsi="Times New Roman"/>
              <w:color w:val="000000"/>
            </w:rPr>
          </w:rPrChange>
        </w:rPr>
        <w:pPrChange w:id="186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1863" w:author="MARCELO" w:date="2009-05-10T13:41:00Z"/>
          <w:rFonts w:ascii="Times New Roman" w:hAnsi="Times New Roman"/>
          <w:color w:val="FF0000"/>
        </w:rPr>
        <w:pPrChange w:id="1864" w:author="MARCELO" w:date="2009-06-07T15:32:00Z">
          <w:pPr>
            <w:pBdr>
              <w:bottom w:val="single" w:sz="4" w:space="1" w:color="000000"/>
            </w:pBdr>
            <w:spacing w:line="360" w:lineRule="auto"/>
            <w:jc w:val="both"/>
          </w:pPr>
        </w:pPrChange>
      </w:pPr>
      <w:del w:id="1865" w:author="MARCELO" w:date="2009-05-10T13:41:00Z">
        <w:r>
          <w:rPr>
            <w:rFonts w:ascii="Times New Roman" w:hAnsi="Times New Roman"/>
            <w:color w:val="FF0000"/>
          </w:rPr>
          <w:tab/>
        </w:r>
      </w:del>
    </w:p>
    <w:p w:rsidR="00FB039E" w:rsidDel="000E468C" w:rsidRDefault="00FB039E" w:rsidP="00EB36D3">
      <w:pPr>
        <w:spacing w:line="360" w:lineRule="auto"/>
        <w:jc w:val="both"/>
        <w:rPr>
          <w:del w:id="1866" w:author="MARCELO" w:date="2009-05-31T17:32:00Z"/>
          <w:rPrChange w:id="1867" w:author="MARCELO PEREIRA" w:date="2009-05-28T13:56:00Z">
            <w:rPr>
              <w:del w:id="1868" w:author="MARCELO" w:date="2009-05-31T17:32:00Z"/>
            </w:rPr>
          </w:rPrChange>
        </w:rPr>
        <w:pPrChange w:id="1869" w:author="MARCELO" w:date="2009-06-07T15:32:00Z">
          <w:pPr>
            <w:pBdr>
              <w:bottom w:val="single" w:sz="4" w:space="1" w:color="000000"/>
            </w:pBdr>
            <w:spacing w:line="360" w:lineRule="auto"/>
            <w:jc w:val="both"/>
          </w:pPr>
        </w:pPrChange>
      </w:pPr>
      <w:del w:id="1870" w:author="MARCELO" w:date="2009-05-10T13:41:00Z">
        <w:r>
          <w:rPr>
            <w:rFonts w:ascii="Times New Roman" w:hAnsi="Times New Roman"/>
            <w:color w:val="FF0000"/>
          </w:rPr>
          <w:tab/>
        </w:r>
      </w:del>
    </w:p>
    <w:p w:rsidR="00FB039E" w:rsidRDefault="00FB039E" w:rsidP="00EB36D3">
      <w:pPr>
        <w:spacing w:line="360" w:lineRule="auto"/>
        <w:jc w:val="both"/>
        <w:rPr>
          <w:del w:id="1871" w:author="MARCELO PEREIRA" w:date="2009-05-28T13:46:00Z"/>
        </w:rPr>
        <w:pPrChange w:id="1872" w:author="MARCELO" w:date="2009-06-07T15:32:00Z">
          <w:pPr>
            <w:pBdr>
              <w:bottom w:val="single" w:sz="4" w:space="1" w:color="000000"/>
            </w:pBdr>
            <w:spacing w:line="360" w:lineRule="auto"/>
            <w:jc w:val="both"/>
          </w:pPr>
        </w:pPrChange>
      </w:pPr>
      <w:ins w:id="1873" w:author="MARCELO PEREIRA" w:date="2009-05-28T14:35:00Z">
        <w:r>
          <w:rPr>
            <w:rFonts w:ascii="Times New Roman" w:hAnsi="Times New Roman"/>
            <w:b/>
            <w:bCs/>
            <w:color w:val="000000"/>
          </w:rPr>
          <w:tab/>
        </w:r>
      </w:ins>
      <w:r>
        <w:rPr>
          <w:rFonts w:ascii="Times New Roman" w:hAnsi="Times New Roman"/>
          <w:b/>
          <w:bCs/>
          <w:color w:val="000000"/>
          <w:rPrChange w:id="1874" w:author="MARCELO PEREIRA" w:date="2009-05-28T13:56:00Z">
            <w:rPr>
              <w:rFonts w:ascii="Times New Roman" w:hAnsi="Times New Roman"/>
              <w:b/>
              <w:bCs/>
              <w:color w:val="000000"/>
            </w:rPr>
          </w:rPrChange>
        </w:rPr>
        <w:t>2.</w:t>
      </w:r>
      <w:del w:id="1875" w:author="MARCELO PEREIRA" w:date="2009-05-18T18:07:00Z">
        <w:r>
          <w:rPr>
            <w:rFonts w:ascii="Times New Roman" w:hAnsi="Times New Roman"/>
            <w:b/>
            <w:bCs/>
            <w:color w:val="FF0000"/>
            <w:sz w:val="32"/>
            <w:szCs w:val="32"/>
          </w:rPr>
          <w:delText>3</w:delText>
        </w:r>
      </w:del>
      <w:ins w:id="1876" w:author="MARCELO PEREIRA" w:date="2009-05-28T14:35:00Z">
        <w:r>
          <w:rPr>
            <w:rFonts w:ascii="Times New Roman" w:hAnsi="Times New Roman"/>
            <w:b/>
            <w:bCs/>
            <w:color w:val="000000"/>
          </w:rPr>
          <w:t>3.2</w:t>
        </w:r>
      </w:ins>
      <w:r>
        <w:rPr>
          <w:rFonts w:ascii="Times New Roman" w:hAnsi="Times New Roman"/>
          <w:b/>
          <w:bCs/>
          <w:color w:val="000000"/>
          <w:rPrChange w:id="1877" w:author="MARCELO PEREIRA" w:date="2009-05-28T13:46:00Z">
            <w:rPr>
              <w:rFonts w:ascii="Times New Roman" w:hAnsi="Times New Roman"/>
              <w:b/>
              <w:bCs/>
              <w:color w:val="000000"/>
            </w:rPr>
          </w:rPrChange>
        </w:rPr>
        <w:t xml:space="preserve"> Refatoramento</w:t>
      </w:r>
    </w:p>
    <w:p w:rsidR="00FB039E" w:rsidRDefault="00FB039E" w:rsidP="00EB36D3">
      <w:pPr>
        <w:spacing w:line="360" w:lineRule="auto"/>
        <w:jc w:val="both"/>
        <w:rPr>
          <w:rPrChange w:id="1878" w:author="MARCELO PEREIRA" w:date="2009-05-28T13:56:00Z">
            <w:rPr/>
          </w:rPrChange>
        </w:rPr>
        <w:pPrChange w:id="1879" w:author="MARCELO" w:date="2009-06-07T15:32:00Z">
          <w:pPr>
            <w:pBdr>
              <w:bottom w:val="single" w:sz="4" w:space="1" w:color="000000"/>
            </w:pBdr>
            <w:spacing w:line="360" w:lineRule="auto"/>
            <w:jc w:val="both"/>
          </w:pPr>
        </w:pPrChange>
      </w:pPr>
      <w:r>
        <w:rPr>
          <w:rFonts w:ascii="Times New Roman" w:hAnsi="Times New Roman"/>
          <w:color w:val="000000"/>
          <w:rPrChange w:id="1880" w:author="MARCELO PEREIRA" w:date="2009-05-28T14:35:00Z">
            <w:rPr>
              <w:rFonts w:ascii="Times New Roman" w:hAnsi="Times New Roman"/>
              <w:color w:val="000000"/>
            </w:rPr>
          </w:rPrChange>
        </w:rPr>
        <w:tab/>
      </w:r>
    </w:p>
    <w:p w:rsidR="00FB039E" w:rsidRDefault="00FB039E" w:rsidP="00EB36D3">
      <w:pPr>
        <w:spacing w:line="360" w:lineRule="auto"/>
        <w:jc w:val="both"/>
        <w:rPr>
          <w:rFonts w:ascii="Times New Roman" w:hAnsi="Times New Roman"/>
          <w:color w:val="000000"/>
          <w:rPrChange w:id="1881" w:author="MARCELO PEREIRA" w:date="2009-05-28T13:56:00Z">
            <w:rPr>
              <w:rFonts w:ascii="Times New Roman" w:hAnsi="Times New Roman"/>
              <w:color w:val="000000"/>
            </w:rPr>
          </w:rPrChange>
        </w:rPr>
        <w:pPrChange w:id="1882" w:author="MARCELO" w:date="2009-06-07T15:32:00Z">
          <w:pPr>
            <w:pBdr>
              <w:bottom w:val="single" w:sz="4" w:space="1" w:color="000000"/>
            </w:pBdr>
            <w:spacing w:line="360" w:lineRule="auto"/>
            <w:jc w:val="both"/>
          </w:pPr>
        </w:pPrChange>
      </w:pPr>
    </w:p>
    <w:p w:rsidR="00FB039E" w:rsidDel="003834B3" w:rsidRDefault="00FB039E" w:rsidP="003834B3">
      <w:pPr>
        <w:spacing w:line="360" w:lineRule="auto"/>
        <w:ind w:firstLine="709"/>
        <w:jc w:val="both"/>
        <w:rPr>
          <w:del w:id="1883" w:author="MARCELO" w:date="2009-06-20T14:28:00Z"/>
          <w:rFonts w:ascii="Times New Roman" w:hAnsi="Times New Roman"/>
          <w:color w:val="000000"/>
        </w:rPr>
        <w:pPrChange w:id="1884" w:author="MARCELO" w:date="2009-06-20T14:28:00Z">
          <w:pPr>
            <w:pBdr>
              <w:bottom w:val="single" w:sz="4" w:space="1" w:color="000000"/>
            </w:pBdr>
            <w:spacing w:line="360" w:lineRule="auto"/>
            <w:jc w:val="both"/>
          </w:pPr>
        </w:pPrChange>
      </w:pPr>
      <w:r>
        <w:rPr>
          <w:rFonts w:ascii="Times New Roman" w:hAnsi="Times New Roman"/>
          <w:color w:val="000000"/>
          <w:rPrChange w:id="1885" w:author="MARCELO PEREIRA" w:date="2009-05-28T13:56:00Z">
            <w:rPr>
              <w:rFonts w:ascii="Times New Roman" w:hAnsi="Times New Roman"/>
              <w:color w:val="000000"/>
            </w:rPr>
          </w:rPrChange>
        </w:rPr>
        <w:t xml:space="preserve">Refatoramento, do inglês </w:t>
      </w:r>
      <w:r>
        <w:rPr>
          <w:rFonts w:ascii="Times New Roman" w:hAnsi="Times New Roman"/>
          <w:i/>
          <w:iCs/>
          <w:color w:val="000000"/>
          <w:rPrChange w:id="1886" w:author="MARCELO PEREIRA" w:date="2009-05-28T13:56:00Z">
            <w:rPr>
              <w:rFonts w:ascii="Times New Roman" w:hAnsi="Times New Roman"/>
              <w:i/>
              <w:iCs/>
              <w:color w:val="000000"/>
            </w:rPr>
          </w:rPrChange>
        </w:rPr>
        <w:t xml:space="preserve">Refactoring, </w:t>
      </w:r>
      <w:r>
        <w:rPr>
          <w:rFonts w:ascii="Times New Roman" w:hAnsi="Times New Roman"/>
          <w:color w:val="000000"/>
          <w:rPrChange w:id="1887" w:author="MARCELO PEREIRA" w:date="2009-05-28T13:56:00Z">
            <w:rPr>
              <w:rFonts w:ascii="Times New Roman" w:hAnsi="Times New Roman"/>
              <w:color w:val="000000"/>
            </w:rPr>
          </w:rPrChange>
        </w:rPr>
        <w:t>é uma técnica que visa modificar a estrutura interna de um código existente sem alterar seu comportamento externo</w:t>
      </w:r>
      <w:ins w:id="1888" w:author="MARCELO" w:date="2009-06-07T15:42:00Z">
        <w:r w:rsidR="00661631">
          <w:rPr>
            <w:rFonts w:ascii="Times New Roman" w:hAnsi="Times New Roman"/>
            <w:color w:val="000000"/>
          </w:rPr>
          <w:t xml:space="preserve"> [19]</w:t>
        </w:r>
      </w:ins>
      <w:r>
        <w:rPr>
          <w:rFonts w:ascii="Times New Roman" w:hAnsi="Times New Roman"/>
          <w:color w:val="000000"/>
          <w:rPrChange w:id="1889" w:author="MARCELO PEREIRA" w:date="2009-05-28T13:56:00Z">
            <w:rPr>
              <w:rFonts w:ascii="Times New Roman" w:hAnsi="Times New Roman"/>
              <w:color w:val="000000"/>
            </w:rPr>
          </w:rPrChange>
        </w:rPr>
        <w:t xml:space="preserve">. Seu fundamento se baseia em uma série de transformações que não impliquem em modificações no comportamento do código. Cada transformação </w:t>
      </w:r>
      <w:del w:id="1890" w:author="MARCELO" w:date="2009-06-20T14:21:00Z">
        <w:r w:rsidDel="003834B3">
          <w:rPr>
            <w:rFonts w:ascii="Times New Roman" w:hAnsi="Times New Roman"/>
            <w:color w:val="000000"/>
            <w:rPrChange w:id="1891" w:author="MARCELO PEREIRA" w:date="2009-05-28T13:56:00Z">
              <w:rPr>
                <w:rFonts w:ascii="Times New Roman" w:hAnsi="Times New Roman"/>
                <w:color w:val="000000"/>
              </w:rPr>
            </w:rPrChange>
          </w:rPr>
          <w:delText>faz um pequeno pedaço da tarefa</w:delText>
        </w:r>
      </w:del>
      <w:ins w:id="1892" w:author="MARCELO" w:date="2009-06-20T14:21:00Z">
        <w:r w:rsidR="003834B3">
          <w:rPr>
            <w:rFonts w:ascii="Times New Roman" w:hAnsi="Times New Roman"/>
            <w:color w:val="000000"/>
          </w:rPr>
          <w:t>está geralmente associada a uma parte do código</w:t>
        </w:r>
      </w:ins>
      <w:r>
        <w:rPr>
          <w:rFonts w:ascii="Times New Roman" w:hAnsi="Times New Roman"/>
          <w:color w:val="000000"/>
          <w:rPrChange w:id="1893" w:author="MARCELO PEREIRA" w:date="2009-05-28T13:56:00Z">
            <w:rPr>
              <w:rFonts w:ascii="Times New Roman" w:hAnsi="Times New Roman"/>
              <w:color w:val="000000"/>
            </w:rPr>
          </w:rPrChange>
        </w:rPr>
        <w:t xml:space="preserve">, mas </w:t>
      </w:r>
      <w:del w:id="1894" w:author="MARCELO" w:date="2009-06-20T14:26:00Z">
        <w:r w:rsidDel="003834B3">
          <w:rPr>
            <w:rFonts w:ascii="Times New Roman" w:hAnsi="Times New Roman"/>
            <w:color w:val="000000"/>
            <w:rPrChange w:id="1895" w:author="MARCELO PEREIRA" w:date="2009-05-28T13:56:00Z">
              <w:rPr>
                <w:rFonts w:ascii="Times New Roman" w:hAnsi="Times New Roman"/>
                <w:color w:val="000000"/>
              </w:rPr>
            </w:rPrChange>
          </w:rPr>
          <w:delText xml:space="preserve">o </w:delText>
        </w:r>
      </w:del>
      <w:ins w:id="1896" w:author="MARCELO" w:date="2009-06-20T14:27:00Z">
        <w:r w:rsidR="003834B3">
          <w:rPr>
            <w:rFonts w:ascii="Times New Roman" w:hAnsi="Times New Roman"/>
            <w:color w:val="000000"/>
          </w:rPr>
          <w:t>o</w:t>
        </w:r>
      </w:ins>
      <w:ins w:id="1897" w:author="MARCELO" w:date="2009-06-20T14:26:00Z">
        <w:r w:rsidR="003834B3">
          <w:rPr>
            <w:rFonts w:ascii="Times New Roman" w:hAnsi="Times New Roman"/>
            <w:color w:val="000000"/>
            <w:rPrChange w:id="1898" w:author="MARCELO PEREIRA" w:date="2009-05-28T13:56:00Z">
              <w:rPr>
                <w:rFonts w:ascii="Times New Roman" w:hAnsi="Times New Roman"/>
                <w:color w:val="000000"/>
              </w:rPr>
            </w:rPrChange>
          </w:rPr>
          <w:t xml:space="preserve"> </w:t>
        </w:r>
      </w:ins>
      <w:r>
        <w:rPr>
          <w:rFonts w:ascii="Times New Roman" w:hAnsi="Times New Roman"/>
          <w:color w:val="000000"/>
          <w:rPrChange w:id="1899" w:author="MARCELO PEREIRA" w:date="2009-05-28T13:56:00Z">
            <w:rPr>
              <w:rFonts w:ascii="Times New Roman" w:hAnsi="Times New Roman"/>
              <w:color w:val="000000"/>
            </w:rPr>
          </w:rPrChange>
        </w:rPr>
        <w:t>conjunto de</w:t>
      </w:r>
      <w:del w:id="1900" w:author="MARCELO" w:date="2009-06-20T14:27:00Z">
        <w:r w:rsidDel="003834B3">
          <w:rPr>
            <w:rFonts w:ascii="Times New Roman" w:hAnsi="Times New Roman"/>
            <w:color w:val="000000"/>
            <w:rPrChange w:id="1901" w:author="MARCELO PEREIRA" w:date="2009-05-28T13:56:00Z">
              <w:rPr>
                <w:rFonts w:ascii="Times New Roman" w:hAnsi="Times New Roman"/>
                <w:color w:val="000000"/>
              </w:rPr>
            </w:rPrChange>
          </w:rPr>
          <w:delText>ssas</w:delText>
        </w:r>
      </w:del>
      <w:r>
        <w:rPr>
          <w:rFonts w:ascii="Times New Roman" w:hAnsi="Times New Roman"/>
          <w:color w:val="000000"/>
          <w:rPrChange w:id="1902" w:author="MARCELO PEREIRA" w:date="2009-05-28T13:56:00Z">
            <w:rPr>
              <w:rFonts w:ascii="Times New Roman" w:hAnsi="Times New Roman"/>
              <w:color w:val="000000"/>
            </w:rPr>
          </w:rPrChange>
        </w:rPr>
        <w:t xml:space="preserve"> transformações </w:t>
      </w:r>
      <w:ins w:id="1903" w:author="MARCELO" w:date="2009-06-20T14:27:00Z">
        <w:r w:rsidR="003834B3">
          <w:rPr>
            <w:rFonts w:ascii="Times New Roman" w:hAnsi="Times New Roman"/>
            <w:color w:val="000000"/>
          </w:rPr>
          <w:t xml:space="preserve">feitas </w:t>
        </w:r>
      </w:ins>
      <w:r>
        <w:rPr>
          <w:rFonts w:ascii="Times New Roman" w:hAnsi="Times New Roman"/>
          <w:color w:val="000000"/>
          <w:rPrChange w:id="1904" w:author="MARCELO PEREIRA" w:date="2009-05-28T13:56:00Z">
            <w:rPr>
              <w:rFonts w:ascii="Times New Roman" w:hAnsi="Times New Roman"/>
              <w:color w:val="000000"/>
            </w:rPr>
          </w:rPrChange>
        </w:rPr>
        <w:t>pode</w:t>
      </w:r>
      <w:del w:id="1905" w:author="MARCELO" w:date="2009-05-31T16:52:00Z">
        <w:r w:rsidDel="00381DB5">
          <w:rPr>
            <w:rFonts w:ascii="Times New Roman" w:hAnsi="Times New Roman"/>
            <w:color w:val="000000"/>
            <w:rPrChange w:id="1906" w:author="MARCELO PEREIRA" w:date="2009-05-28T13:56:00Z">
              <w:rPr>
                <w:rFonts w:ascii="Times New Roman" w:hAnsi="Times New Roman"/>
                <w:color w:val="000000"/>
              </w:rPr>
            </w:rPrChange>
          </w:rPr>
          <w:delText>m</w:delText>
        </w:r>
      </w:del>
      <w:r>
        <w:rPr>
          <w:rFonts w:ascii="Times New Roman" w:hAnsi="Times New Roman"/>
          <w:color w:val="000000"/>
          <w:rPrChange w:id="1907" w:author="MARCELO PEREIRA" w:date="2009-05-28T13:56:00Z">
            <w:rPr>
              <w:rFonts w:ascii="Times New Roman" w:hAnsi="Times New Roman"/>
              <w:color w:val="000000"/>
            </w:rPr>
          </w:rPrChange>
        </w:rPr>
        <w:t xml:space="preserve"> acarretar em reestruturações significantes no código. Tendo em vista que cada modificação é pequena, então </w:t>
      </w:r>
      <w:ins w:id="1908" w:author="MARCELO" w:date="2009-06-07T15:42:00Z">
        <w:r w:rsidR="00661631">
          <w:rPr>
            <w:rFonts w:ascii="Times New Roman" w:hAnsi="Times New Roman"/>
            <w:color w:val="000000"/>
          </w:rPr>
          <w:t xml:space="preserve">elas </w:t>
        </w:r>
      </w:ins>
      <w:r>
        <w:rPr>
          <w:rFonts w:ascii="Times New Roman" w:hAnsi="Times New Roman"/>
          <w:color w:val="000000"/>
          <w:rPrChange w:id="1909" w:author="MARCELO PEREIRA" w:date="2009-05-28T13:56:00Z">
            <w:rPr>
              <w:rFonts w:ascii="Times New Roman" w:hAnsi="Times New Roman"/>
              <w:color w:val="000000"/>
            </w:rPr>
          </w:rPrChange>
        </w:rPr>
        <w:t xml:space="preserve">são menos </w:t>
      </w:r>
      <w:del w:id="1910" w:author="MARCELO" w:date="2009-05-31T16:52:00Z">
        <w:r w:rsidDel="001812C8">
          <w:rPr>
            <w:rFonts w:ascii="Times New Roman" w:hAnsi="Times New Roman"/>
            <w:color w:val="000000"/>
            <w:rPrChange w:id="1911" w:author="MARCELO PEREIRA" w:date="2009-05-28T13:56:00Z">
              <w:rPr>
                <w:rFonts w:ascii="Times New Roman" w:hAnsi="Times New Roman"/>
                <w:color w:val="000000"/>
              </w:rPr>
            </w:rPrChange>
          </w:rPr>
          <w:delText>sucetíveis</w:delText>
        </w:r>
      </w:del>
      <w:ins w:id="1912" w:author="MARCELO" w:date="2009-05-31T16:52:00Z">
        <w:r w:rsidR="001812C8">
          <w:rPr>
            <w:rFonts w:ascii="Times New Roman" w:hAnsi="Times New Roman"/>
            <w:color w:val="000000"/>
            <w:rPrChange w:id="1913" w:author="MARCELO PEREIRA" w:date="2009-05-28T13:56:00Z">
              <w:rPr>
                <w:rFonts w:ascii="Times New Roman" w:hAnsi="Times New Roman"/>
                <w:color w:val="000000"/>
              </w:rPr>
            </w:rPrChange>
          </w:rPr>
          <w:t>suscetíveis</w:t>
        </w:r>
      </w:ins>
      <w:r>
        <w:rPr>
          <w:rFonts w:ascii="Times New Roman" w:hAnsi="Times New Roman"/>
          <w:color w:val="000000"/>
          <w:rPrChange w:id="1914" w:author="MARCELO PEREIRA" w:date="2009-05-28T13:56:00Z">
            <w:rPr>
              <w:rFonts w:ascii="Times New Roman" w:hAnsi="Times New Roman"/>
              <w:color w:val="000000"/>
            </w:rPr>
          </w:rPrChange>
        </w:rPr>
        <w:t xml:space="preserve"> a falhas e mais fáceis de verificar</w:t>
      </w:r>
      <w:del w:id="1915" w:author="MARCELO" w:date="2009-05-31T16:51:00Z">
        <w:r w:rsidDel="00381DB5">
          <w:rPr>
            <w:rFonts w:ascii="Times New Roman" w:hAnsi="Times New Roman"/>
            <w:color w:val="000000"/>
            <w:rPrChange w:id="1916" w:author="MARCELO PEREIRA" w:date="2009-05-28T13:56:00Z">
              <w:rPr>
                <w:rFonts w:ascii="Times New Roman" w:hAnsi="Times New Roman"/>
                <w:color w:val="000000"/>
              </w:rPr>
            </w:rPrChange>
          </w:rPr>
          <w:delText xml:space="preserve"> </w:delText>
        </w:r>
      </w:del>
      <w:r>
        <w:rPr>
          <w:rFonts w:ascii="Times New Roman" w:hAnsi="Times New Roman"/>
          <w:color w:val="000000"/>
          <w:rPrChange w:id="1917" w:author="MARCELO PEREIRA" w:date="2009-05-28T13:56:00Z">
            <w:rPr>
              <w:rFonts w:ascii="Times New Roman" w:hAnsi="Times New Roman"/>
              <w:color w:val="000000"/>
            </w:rPr>
          </w:rPrChange>
        </w:rPr>
        <w:t xml:space="preserve"> a corretude</w:t>
      </w:r>
      <w:del w:id="1918" w:author="MARCELO PEREIRA" w:date="2009-05-28T13:47:00Z">
        <w:r>
          <w:rPr>
            <w:rFonts w:ascii="Times New Roman" w:hAnsi="Times New Roman"/>
            <w:color w:val="FF0000"/>
          </w:rPr>
          <w:delText>.</w:delText>
        </w:r>
      </w:del>
      <w:r>
        <w:rPr>
          <w:rFonts w:ascii="Times New Roman" w:hAnsi="Times New Roman"/>
          <w:color w:val="000000"/>
          <w:rPrChange w:id="1919" w:author="MARCELO PEREIRA" w:date="2009-05-28T13:56:00Z">
            <w:rPr>
              <w:rFonts w:ascii="Times New Roman" w:hAnsi="Times New Roman"/>
              <w:color w:val="000000"/>
            </w:rPr>
          </w:rPrChange>
        </w:rPr>
        <w:t xml:space="preserve"> [19]. Existem diversos tipos de refatoramento de códigos como extração de métodos, extração de classes, encapsulamento de atributos, </w:t>
      </w:r>
      <w:del w:id="1920" w:author="MARCELO PEREIRA" w:date="2009-05-28T13:47:00Z">
        <w:r>
          <w:rPr>
            <w:rFonts w:ascii="Times New Roman" w:hAnsi="Times New Roman"/>
            <w:color w:val="FF0000"/>
          </w:rPr>
          <w:delText>renomear</w:delText>
        </w:r>
      </w:del>
      <w:ins w:id="1921" w:author="MARCELO PEREIRA" w:date="2009-05-28T13:47:00Z">
        <w:r>
          <w:rPr>
            <w:rFonts w:ascii="Times New Roman" w:hAnsi="Times New Roman"/>
            <w:color w:val="000000"/>
          </w:rPr>
          <w:t>renomeação de</w:t>
        </w:r>
      </w:ins>
      <w:r>
        <w:rPr>
          <w:rFonts w:ascii="Times New Roman" w:hAnsi="Times New Roman"/>
          <w:color w:val="000000"/>
          <w:rPrChange w:id="1922" w:author="MARCELO PEREIRA" w:date="2009-05-28T13:56:00Z">
            <w:rPr>
              <w:rFonts w:ascii="Times New Roman" w:hAnsi="Times New Roman"/>
              <w:color w:val="000000"/>
            </w:rPr>
          </w:rPrChange>
        </w:rPr>
        <w:t xml:space="preserve"> entidades, dentre outros. A </w:t>
      </w:r>
      <w:del w:id="1923" w:author="MARCELO PEREIRA" w:date="2009-05-28T13:47:00Z">
        <w:r>
          <w:rPr>
            <w:rFonts w:ascii="Times New Roman" w:hAnsi="Times New Roman"/>
            <w:color w:val="FF0000"/>
          </w:rPr>
          <w:delText>seguir</w:delText>
        </w:r>
      </w:del>
      <w:ins w:id="1924" w:author="MARCELO PEREIRA" w:date="2009-05-28T13:47:00Z">
        <w:r>
          <w:rPr>
            <w:rFonts w:ascii="Times New Roman" w:hAnsi="Times New Roman"/>
            <w:color w:val="000000"/>
          </w:rPr>
          <w:t>figura 2.</w:t>
        </w:r>
        <w:del w:id="1925" w:author="MARCELO" w:date="2009-06-07T15:43:00Z">
          <w:r w:rsidDel="00661631">
            <w:rPr>
              <w:rFonts w:ascii="Times New Roman" w:hAnsi="Times New Roman"/>
              <w:color w:val="000000"/>
            </w:rPr>
            <w:delText>0</w:delText>
          </w:r>
        </w:del>
      </w:ins>
      <w:ins w:id="1926" w:author="MARCELO" w:date="2009-06-07T15:43:00Z">
        <w:r w:rsidR="00661631">
          <w:rPr>
            <w:rFonts w:ascii="Times New Roman" w:hAnsi="Times New Roman"/>
            <w:color w:val="000000"/>
          </w:rPr>
          <w:t>2</w:t>
        </w:r>
      </w:ins>
      <w:ins w:id="1927" w:author="MARCELO PEREIRA" w:date="2009-05-28T13:47:00Z">
        <w:r>
          <w:rPr>
            <w:rFonts w:ascii="Times New Roman" w:hAnsi="Times New Roman"/>
            <w:color w:val="000000"/>
          </w:rPr>
          <w:t xml:space="preserve"> exibe</w:t>
        </w:r>
      </w:ins>
      <w:r>
        <w:rPr>
          <w:rFonts w:ascii="Times New Roman" w:hAnsi="Times New Roman"/>
          <w:color w:val="000000"/>
          <w:rPrChange w:id="1928" w:author="MARCELO PEREIRA" w:date="2009-05-28T13:56:00Z">
            <w:rPr>
              <w:rFonts w:ascii="Times New Roman" w:hAnsi="Times New Roman"/>
              <w:color w:val="000000"/>
            </w:rPr>
          </w:rPrChange>
        </w:rPr>
        <w:t xml:space="preserve"> um exemplo de refatoramento </w:t>
      </w:r>
      <w:ins w:id="1929" w:author="MARCELO" w:date="2009-06-07T15:43:00Z">
        <w:r w:rsidR="00661631">
          <w:rPr>
            <w:rFonts w:ascii="Times New Roman" w:hAnsi="Times New Roman"/>
            <w:color w:val="000000"/>
          </w:rPr>
          <w:t xml:space="preserve">realizado </w:t>
        </w:r>
      </w:ins>
      <w:r>
        <w:rPr>
          <w:rFonts w:ascii="Times New Roman" w:hAnsi="Times New Roman"/>
          <w:color w:val="000000"/>
          <w:rPrChange w:id="1930" w:author="MARCELO PEREIRA" w:date="2009-05-28T13:56:00Z">
            <w:rPr>
              <w:rFonts w:ascii="Times New Roman" w:hAnsi="Times New Roman"/>
              <w:color w:val="000000"/>
            </w:rPr>
          </w:rPrChange>
        </w:rPr>
        <w:t>sobre um código</w:t>
      </w:r>
      <w:ins w:id="1931" w:author="MARCELO" w:date="2009-06-07T15:43:00Z">
        <w:r w:rsidR="00661631">
          <w:rPr>
            <w:rFonts w:ascii="Times New Roman" w:hAnsi="Times New Roman"/>
            <w:color w:val="000000"/>
          </w:rPr>
          <w:t>,</w:t>
        </w:r>
      </w:ins>
      <w:r>
        <w:rPr>
          <w:rFonts w:ascii="Times New Roman" w:hAnsi="Times New Roman"/>
          <w:color w:val="000000"/>
          <w:rPrChange w:id="1932" w:author="MARCELO PEREIRA" w:date="2009-05-28T13:56:00Z">
            <w:rPr>
              <w:rFonts w:ascii="Times New Roman" w:hAnsi="Times New Roman"/>
              <w:color w:val="000000"/>
            </w:rPr>
          </w:rPrChange>
        </w:rPr>
        <w:t xml:space="preserve"> visando extrair um método que está codificado dentro de </w:t>
      </w:r>
      <w:del w:id="1933" w:author="MARCELO" w:date="2009-05-31T16:51:00Z">
        <w:r w:rsidDel="00381DB5">
          <w:rPr>
            <w:rFonts w:ascii="Times New Roman" w:hAnsi="Times New Roman"/>
            <w:color w:val="000000"/>
            <w:rPrChange w:id="1934" w:author="MARCELO PEREIRA" w:date="2009-05-28T13:56:00Z">
              <w:rPr>
                <w:rFonts w:ascii="Times New Roman" w:hAnsi="Times New Roman"/>
                <w:color w:val="000000"/>
              </w:rPr>
            </w:rPrChange>
          </w:rPr>
          <w:delText>um outro</w:delText>
        </w:r>
      </w:del>
      <w:ins w:id="1935" w:author="MARCELO" w:date="2009-05-31T16:51:00Z">
        <w:r w:rsidR="00381DB5">
          <w:rPr>
            <w:rFonts w:ascii="Times New Roman" w:hAnsi="Times New Roman"/>
            <w:color w:val="000000"/>
            <w:rPrChange w:id="1936" w:author="MARCELO PEREIRA" w:date="2009-05-28T13:56:00Z">
              <w:rPr>
                <w:rFonts w:ascii="Times New Roman" w:hAnsi="Times New Roman"/>
                <w:color w:val="000000"/>
              </w:rPr>
            </w:rPrChange>
          </w:rPr>
          <w:t>outro</w:t>
        </w:r>
      </w:ins>
      <w:r>
        <w:rPr>
          <w:rFonts w:ascii="Times New Roman" w:hAnsi="Times New Roman"/>
          <w:color w:val="000000"/>
          <w:rPrChange w:id="1937" w:author="MARCELO PEREIRA" w:date="2009-05-28T13:56:00Z">
            <w:rPr>
              <w:rFonts w:ascii="Times New Roman" w:hAnsi="Times New Roman"/>
              <w:color w:val="000000"/>
            </w:rPr>
          </w:rPrChange>
        </w:rPr>
        <w:t xml:space="preserve"> método.</w:t>
      </w:r>
    </w:p>
    <w:p w:rsidR="00FB039E" w:rsidRDefault="00FB039E" w:rsidP="003834B3">
      <w:pPr>
        <w:spacing w:line="360" w:lineRule="auto"/>
        <w:ind w:firstLine="709"/>
        <w:jc w:val="both"/>
        <w:rPr>
          <w:rFonts w:ascii="Times New Roman" w:hAnsi="Times New Roman"/>
          <w:color w:val="FF0000"/>
        </w:rPr>
        <w:pPrChange w:id="1938" w:author="MARCELO" w:date="2009-06-20T14:28: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color w:val="FF0000"/>
        </w:rPr>
        <w:pPrChange w:id="1939" w:author="MARCELO" w:date="2009-06-07T15:32:00Z">
          <w:pPr>
            <w:pBdr>
              <w:bottom w:val="single" w:sz="4" w:space="1" w:color="000000"/>
            </w:pBdr>
            <w:spacing w:line="360" w:lineRule="auto"/>
            <w:jc w:val="both"/>
          </w:pPr>
        </w:pPrChange>
      </w:pPr>
      <w:r>
        <w:pict>
          <v:shape id="_x0000_s1042" type="#_x0000_t202" style="position:absolute;left:0;text-align:left;margin-left:0;margin-top:7pt;width:326.8pt;height:403.6pt;z-index:251649536;mso-wrap-distance-left:0;mso-wrap-distance-right:0;mso-position-horizontal:center" stroked="f">
            <v:fill color2="black"/>
            <v:textbox inset="0,0,0,0">
              <w:txbxContent>
                <w:p w:rsidR="00A34298" w:rsidRDefault="006C3C68" w:rsidP="003834B3">
                  <w:pPr>
                    <w:pStyle w:val="Caption"/>
                    <w:keepNext/>
                    <w:rPr>
                      <w:ins w:id="1940" w:author="MARCELO" w:date="2009-06-20T14:27:00Z"/>
                    </w:rPr>
                    <w:pPrChange w:id="1941" w:author="MARCELO" w:date="2009-06-20T14:27:00Z">
                      <w:pPr>
                        <w:pStyle w:val="Caption"/>
                      </w:pPr>
                    </w:pPrChange>
                  </w:pPr>
                  <w:r>
                    <w:rPr>
                      <w:noProof/>
                      <w:lang w:eastAsia="pt-BR"/>
                    </w:rPr>
                    <w:drawing>
                      <wp:inline distT="0" distB="0" distL="0" distR="0">
                        <wp:extent cx="4157345" cy="4784725"/>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157345" cy="4784725"/>
                                </a:xfrm>
                                <a:prstGeom prst="rect">
                                  <a:avLst/>
                                </a:prstGeom>
                                <a:solidFill>
                                  <a:srgbClr val="FFFFFF"/>
                                </a:solidFill>
                                <a:ln w="9525">
                                  <a:noFill/>
                                  <a:miter lim="800000"/>
                                  <a:headEnd/>
                                  <a:tailEnd/>
                                </a:ln>
                              </pic:spPr>
                            </pic:pic>
                          </a:graphicData>
                        </a:graphic>
                      </wp:inline>
                    </w:drawing>
                  </w:r>
                </w:p>
                <w:p w:rsidR="00A34298" w:rsidRDefault="00A34298" w:rsidP="003834B3">
                  <w:pPr>
                    <w:pStyle w:val="Legenda"/>
                    <w:rPr>
                      <w:ins w:id="1942" w:author="MARCELO" w:date="2009-06-20T14:27:00Z"/>
                    </w:rPr>
                  </w:pPr>
                  <w:ins w:id="1943" w:author="MARCELO" w:date="2009-06-20T14:27:00Z">
                    <w:r w:rsidRPr="005C706A">
                      <w:t>Figura 2.2 – Exemplo de refatoramento</w:t>
                    </w:r>
                  </w:ins>
                </w:p>
                <w:p w:rsidR="00A34298" w:rsidRDefault="00A34298">
                  <w:pPr>
                    <w:pStyle w:val="Caption"/>
                  </w:pPr>
                  <w:del w:id="1944" w:author="MARCELO" w:date="2009-05-31T16:51:00Z">
                    <w:r w:rsidDel="00381DB5">
                      <w:delText xml:space="preserve">Figura 2.0 </w:delText>
                    </w:r>
                  </w:del>
                  <w:ins w:id="1945" w:author="MARCELO PEREIRA" w:date="2009-05-28T13:48:00Z">
                    <w:del w:id="1946" w:author="MARCELO" w:date="2009-05-31T16:51:00Z">
                      <w:r w:rsidDel="00381DB5">
                        <w:delText>–</w:delText>
                      </w:r>
                    </w:del>
                  </w:ins>
                  <w:del w:id="1947" w:author="MARCELO" w:date="2009-05-31T16:51:00Z">
                    <w:r w:rsidDel="00381DB5">
                      <w:delText xml:space="preserve"> </w:delText>
                    </w:r>
                    <w:r w:rsidDel="00381DB5">
                      <w:delText>Retirada da wikipedia [20]</w:delText>
                    </w:r>
                  </w:del>
                  <w:ins w:id="1948" w:author="MARCELO PEREIRA" w:date="2009-05-28T13:48:00Z">
                    <w:del w:id="1949" w:author="MARCELO" w:date="2009-05-31T16:51:00Z">
                      <w:r w:rsidDel="00381DB5">
                        <w:delText>Exemplo de refatoramento</w:delText>
                      </w:r>
                    </w:del>
                  </w:ins>
                </w:p>
              </w:txbxContent>
            </v:textbox>
            <w10:wrap type="square" side="largest"/>
          </v:shape>
        </w:pict>
      </w:r>
    </w:p>
    <w:p w:rsidR="00FB039E" w:rsidRDefault="00FB039E" w:rsidP="00EB36D3">
      <w:pPr>
        <w:spacing w:line="360" w:lineRule="auto"/>
        <w:jc w:val="both"/>
        <w:rPr>
          <w:rFonts w:ascii="Times New Roman" w:hAnsi="Times New Roman"/>
          <w:color w:val="FF0000"/>
        </w:rPr>
        <w:pPrChange w:id="195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2" w:author="MARCELO" w:date="2009-06-07T15:32:00Z">
          <w:pPr>
            <w:pBdr>
              <w:bottom w:val="single" w:sz="4" w:space="1" w:color="000000"/>
            </w:pBdr>
            <w:spacing w:line="360" w:lineRule="auto"/>
            <w:jc w:val="both"/>
          </w:pPr>
        </w:pPrChange>
      </w:pPr>
      <w:r>
        <w:rPr>
          <w:rFonts w:ascii="Times New Roman" w:hAnsi="Times New Roman"/>
        </w:rPr>
        <w:tab/>
      </w:r>
    </w:p>
    <w:p w:rsidR="00FB039E" w:rsidRDefault="00FB039E" w:rsidP="00EB36D3">
      <w:pPr>
        <w:spacing w:line="360" w:lineRule="auto"/>
        <w:jc w:val="both"/>
        <w:rPr>
          <w:rFonts w:ascii="Times New Roman" w:hAnsi="Times New Roman"/>
        </w:rPr>
        <w:pPrChange w:id="195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5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1967" w:author="MARCELO" w:date="2009-06-07T15:32:00Z">
          <w:pPr>
            <w:pBdr>
              <w:bottom w:val="single" w:sz="4" w:space="1" w:color="000000"/>
            </w:pBdr>
            <w:spacing w:line="360" w:lineRule="auto"/>
            <w:jc w:val="both"/>
          </w:pPr>
        </w:pPrChange>
      </w:pPr>
    </w:p>
    <w:p w:rsidR="00FB039E" w:rsidDel="00183F94" w:rsidRDefault="00FB039E" w:rsidP="00EB36D3">
      <w:pPr>
        <w:spacing w:line="360" w:lineRule="auto"/>
        <w:ind w:firstLine="709"/>
        <w:jc w:val="both"/>
        <w:rPr>
          <w:del w:id="1968" w:author="MARCELO" w:date="2009-05-31T17:04:00Z"/>
          <w:rFonts w:ascii="Times New Roman" w:hAnsi="Times New Roman"/>
        </w:rPr>
        <w:pPrChange w:id="1969" w:author="MARCELO" w:date="2009-06-07T15:32:00Z">
          <w:pPr>
            <w:pBdr>
              <w:bottom w:val="single" w:sz="4" w:space="1" w:color="000000"/>
            </w:pBdr>
            <w:spacing w:line="360" w:lineRule="auto"/>
            <w:ind w:firstLine="709"/>
            <w:jc w:val="both"/>
          </w:pPr>
        </w:pPrChange>
      </w:pPr>
    </w:p>
    <w:p w:rsidR="00183F94" w:rsidRDefault="00183F94" w:rsidP="00EB36D3">
      <w:pPr>
        <w:tabs>
          <w:tab w:val="left" w:pos="1290"/>
        </w:tabs>
        <w:spacing w:line="360" w:lineRule="auto"/>
        <w:jc w:val="both"/>
        <w:rPr>
          <w:ins w:id="1970" w:author="MARCELO" w:date="2009-05-31T17:33:00Z"/>
          <w:rFonts w:ascii="Times New Roman" w:hAnsi="Times New Roman"/>
        </w:rPr>
        <w:pPrChange w:id="1971" w:author="MARCELO" w:date="2009-06-07T15:32:00Z">
          <w:pPr>
            <w:pBdr>
              <w:bottom w:val="single" w:sz="4" w:space="1" w:color="000000"/>
            </w:pBdr>
            <w:spacing w:line="360" w:lineRule="auto"/>
            <w:jc w:val="both"/>
          </w:pPr>
        </w:pPrChange>
      </w:pPr>
    </w:p>
    <w:p w:rsidR="00FB039E" w:rsidDel="003834B3" w:rsidRDefault="00FB039E" w:rsidP="00EB36D3">
      <w:pPr>
        <w:spacing w:line="360" w:lineRule="auto"/>
        <w:ind w:firstLine="709"/>
        <w:jc w:val="both"/>
        <w:rPr>
          <w:del w:id="1972" w:author="MARCELO" w:date="2009-05-31T17:04:00Z"/>
          <w:rFonts w:ascii="Times New Roman" w:hAnsi="Times New Roman"/>
        </w:rPr>
        <w:pPrChange w:id="1973" w:author="MARCELO" w:date="2009-06-07T15:32:00Z">
          <w:pPr>
            <w:pBdr>
              <w:bottom w:val="single" w:sz="4" w:space="1" w:color="000000"/>
            </w:pBdr>
            <w:spacing w:line="360" w:lineRule="auto"/>
            <w:ind w:firstLine="709"/>
            <w:jc w:val="both"/>
          </w:pPr>
        </w:pPrChange>
      </w:pPr>
    </w:p>
    <w:p w:rsidR="003834B3" w:rsidRDefault="003834B3" w:rsidP="00EB36D3">
      <w:pPr>
        <w:tabs>
          <w:tab w:val="left" w:pos="1290"/>
        </w:tabs>
        <w:spacing w:line="360" w:lineRule="auto"/>
        <w:jc w:val="both"/>
        <w:rPr>
          <w:ins w:id="1974" w:author="MARCELO" w:date="2009-06-20T14:28:00Z"/>
          <w:rFonts w:ascii="Times New Roman" w:hAnsi="Times New Roman"/>
        </w:rPr>
        <w:pPrChange w:id="1975"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976" w:author="MARCELO" w:date="2009-05-31T16:39:00Z"/>
          <w:rFonts w:ascii="Times New Roman" w:hAnsi="Times New Roman"/>
        </w:rPr>
        <w:pPrChange w:id="1977"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978" w:author="MARCELO" w:date="2009-05-31T16:39:00Z"/>
          <w:rFonts w:ascii="Times New Roman" w:hAnsi="Times New Roman"/>
        </w:rPr>
        <w:pPrChange w:id="1979"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1980" w:author="MARCELO" w:date="2009-05-31T16:39:00Z"/>
          <w:rFonts w:ascii="Times New Roman" w:hAnsi="Times New Roman"/>
        </w:rPr>
        <w:pPrChange w:id="1981" w:author="MARCELO" w:date="2009-06-07T15:32:00Z">
          <w:pPr>
            <w:pBdr>
              <w:bottom w:val="single" w:sz="4" w:space="1" w:color="000000"/>
            </w:pBdr>
            <w:spacing w:line="360" w:lineRule="auto"/>
            <w:jc w:val="both"/>
          </w:pPr>
        </w:pPrChange>
      </w:pPr>
    </w:p>
    <w:p w:rsidR="00FB039E" w:rsidDel="00A81424" w:rsidRDefault="00FB039E" w:rsidP="00EB36D3">
      <w:pPr>
        <w:spacing w:line="360" w:lineRule="auto"/>
        <w:jc w:val="both"/>
        <w:rPr>
          <w:del w:id="1982" w:author="MARCELO" w:date="2009-05-31T17:04:00Z"/>
          <w:rFonts w:ascii="Times New Roman" w:hAnsi="Times New Roman"/>
        </w:rPr>
        <w:pPrChange w:id="1983" w:author="MARCELO" w:date="2009-06-07T15:32:00Z">
          <w:pPr>
            <w:pBdr>
              <w:bottom w:val="single" w:sz="4" w:space="1" w:color="000000"/>
            </w:pBdr>
            <w:spacing w:line="360" w:lineRule="auto"/>
            <w:jc w:val="both"/>
          </w:pPr>
        </w:pPrChange>
      </w:pPr>
    </w:p>
    <w:p w:rsidR="00FB039E" w:rsidDel="00A81424" w:rsidRDefault="00FB039E" w:rsidP="00EB36D3">
      <w:pPr>
        <w:spacing w:line="360" w:lineRule="auto"/>
        <w:jc w:val="both"/>
        <w:rPr>
          <w:del w:id="1984" w:author="MARCELO" w:date="2009-05-31T17:04:00Z"/>
          <w:rFonts w:ascii="Times New Roman" w:hAnsi="Times New Roman"/>
        </w:rPr>
        <w:pPrChange w:id="1985" w:author="MARCELO" w:date="2009-06-07T15:32:00Z">
          <w:pPr>
            <w:pBdr>
              <w:bottom w:val="single" w:sz="4" w:space="1" w:color="000000"/>
            </w:pBdr>
            <w:spacing w:line="360" w:lineRule="auto"/>
            <w:jc w:val="both"/>
          </w:pPr>
        </w:pPrChange>
      </w:pPr>
    </w:p>
    <w:p w:rsidR="00FB039E" w:rsidDel="00A81424" w:rsidRDefault="00FB039E" w:rsidP="00EB36D3">
      <w:pPr>
        <w:spacing w:line="360" w:lineRule="auto"/>
        <w:jc w:val="both"/>
        <w:rPr>
          <w:del w:id="1986" w:author="MARCELO" w:date="2009-05-31T17:04:00Z"/>
          <w:rFonts w:ascii="Times New Roman" w:hAnsi="Times New Roman"/>
        </w:rPr>
        <w:pPrChange w:id="1987" w:author="MARCELO" w:date="2009-06-07T15:32:00Z">
          <w:pPr>
            <w:pBdr>
              <w:bottom w:val="single" w:sz="4" w:space="1" w:color="000000"/>
            </w:pBdr>
            <w:spacing w:line="360" w:lineRule="auto"/>
            <w:jc w:val="both"/>
          </w:pPr>
        </w:pPrChange>
      </w:pPr>
    </w:p>
    <w:p w:rsidR="00FB039E" w:rsidDel="00A81424" w:rsidRDefault="00FB039E" w:rsidP="00EB36D3">
      <w:pPr>
        <w:spacing w:line="360" w:lineRule="auto"/>
        <w:jc w:val="both"/>
        <w:rPr>
          <w:del w:id="1988" w:author="MARCELO" w:date="2009-05-31T17:04:00Z"/>
          <w:rFonts w:ascii="Times New Roman" w:hAnsi="Times New Roman"/>
        </w:rPr>
        <w:pPrChange w:id="1989" w:author="MARCELO" w:date="2009-06-07T15:32:00Z">
          <w:pPr>
            <w:pBdr>
              <w:bottom w:val="single" w:sz="4" w:space="1" w:color="000000"/>
            </w:pBdr>
            <w:spacing w:line="360" w:lineRule="auto"/>
            <w:jc w:val="both"/>
          </w:pPr>
        </w:pPrChange>
      </w:pPr>
    </w:p>
    <w:p w:rsidR="00FB039E" w:rsidDel="00A81424" w:rsidRDefault="00FB039E" w:rsidP="00EB36D3">
      <w:pPr>
        <w:spacing w:line="360" w:lineRule="auto"/>
        <w:jc w:val="both"/>
        <w:rPr>
          <w:del w:id="1990" w:author="MARCELO" w:date="2009-05-31T17:04:00Z"/>
        </w:rPr>
        <w:pPrChange w:id="1991" w:author="MARCELO" w:date="2009-06-07T15:32:00Z">
          <w:pPr>
            <w:pBdr>
              <w:bottom w:val="single" w:sz="4" w:space="1" w:color="000000"/>
            </w:pBdr>
            <w:spacing w:line="360" w:lineRule="auto"/>
            <w:jc w:val="both"/>
          </w:pPr>
        </w:pPrChange>
      </w:pPr>
      <w:del w:id="1992" w:author="MARCELO" w:date="2009-05-10T13:41:00Z">
        <w:r>
          <w:rPr>
            <w:rFonts w:ascii="Times New Roman" w:hAnsi="Times New Roman"/>
          </w:rPr>
          <w:tab/>
        </w:r>
      </w:del>
    </w:p>
    <w:p w:rsidR="00FB039E" w:rsidDel="00A81424" w:rsidRDefault="00FB039E" w:rsidP="00EB36D3">
      <w:pPr>
        <w:spacing w:line="360" w:lineRule="auto"/>
        <w:jc w:val="both"/>
        <w:rPr>
          <w:del w:id="1993" w:author="MARCELO" w:date="2009-05-31T17:04:00Z"/>
          <w:rFonts w:ascii="Times New Roman" w:hAnsi="Times New Roman"/>
        </w:rPr>
        <w:pPrChange w:id="1994" w:author="MARCELO" w:date="2009-06-07T15:32:00Z">
          <w:pPr>
            <w:pBdr>
              <w:bottom w:val="single" w:sz="4" w:space="1" w:color="000000"/>
            </w:pBdr>
            <w:spacing w:line="360" w:lineRule="auto"/>
            <w:jc w:val="both"/>
          </w:pPr>
        </w:pPrChange>
      </w:pPr>
    </w:p>
    <w:p w:rsidR="00FB039E" w:rsidDel="00A81424" w:rsidRDefault="00FB039E" w:rsidP="00EB36D3">
      <w:pPr>
        <w:spacing w:line="360" w:lineRule="auto"/>
        <w:jc w:val="both"/>
        <w:rPr>
          <w:del w:id="1995" w:author="MARCELO" w:date="2009-05-31T17:04:00Z"/>
        </w:rPr>
        <w:pPrChange w:id="1996" w:author="MARCELO" w:date="2009-06-07T15:32:00Z">
          <w:pPr>
            <w:pBdr>
              <w:bottom w:val="single" w:sz="4" w:space="1" w:color="000000"/>
            </w:pBdr>
            <w:spacing w:line="360" w:lineRule="auto"/>
            <w:jc w:val="both"/>
          </w:pPr>
        </w:pPrChange>
      </w:pPr>
      <w:del w:id="1997" w:author="MARCELO" w:date="2009-05-10T13:41:00Z">
        <w:r>
          <w:rPr>
            <w:rFonts w:ascii="Times New Roman" w:hAnsi="Times New Roman"/>
          </w:rPr>
          <w:tab/>
        </w:r>
      </w:del>
    </w:p>
    <w:p w:rsidR="00FB039E" w:rsidDel="00A81424" w:rsidRDefault="00FB039E" w:rsidP="00EB36D3">
      <w:pPr>
        <w:spacing w:line="360" w:lineRule="auto"/>
        <w:jc w:val="both"/>
        <w:rPr>
          <w:del w:id="1998" w:author="MARCELO" w:date="2009-05-31T17:04:00Z"/>
          <w:rFonts w:ascii="Times New Roman" w:hAnsi="Times New Roman"/>
        </w:rPr>
        <w:pPrChange w:id="1999" w:author="MARCELO" w:date="2009-06-07T15:32:00Z">
          <w:pPr>
            <w:pBdr>
              <w:bottom w:val="single" w:sz="4" w:space="1" w:color="000000"/>
            </w:pBdr>
            <w:spacing w:line="360" w:lineRule="auto"/>
            <w:jc w:val="both"/>
          </w:pPr>
        </w:pPrChange>
      </w:pPr>
    </w:p>
    <w:p w:rsidR="00FB039E" w:rsidDel="00326531" w:rsidRDefault="00FB039E" w:rsidP="00EB36D3">
      <w:pPr>
        <w:spacing w:line="360" w:lineRule="auto"/>
        <w:jc w:val="both"/>
        <w:rPr>
          <w:del w:id="2000" w:author="MARCELO" w:date="2009-05-31T16:39:00Z"/>
          <w:rFonts w:ascii="Times New Roman" w:hAnsi="Times New Roman"/>
        </w:rPr>
        <w:pPrChange w:id="2001" w:author="MARCELO" w:date="2009-06-07T15:32:00Z">
          <w:pPr>
            <w:pBdr>
              <w:bottom w:val="single" w:sz="4" w:space="1" w:color="000000"/>
            </w:pBdr>
            <w:spacing w:line="360" w:lineRule="auto"/>
            <w:jc w:val="both"/>
          </w:pPr>
        </w:pPrChange>
      </w:pPr>
    </w:p>
    <w:p w:rsidR="00FB039E" w:rsidRDefault="00FB039E" w:rsidP="00EB36D3">
      <w:pPr>
        <w:spacing w:line="360" w:lineRule="auto"/>
        <w:ind w:firstLine="709"/>
        <w:jc w:val="both"/>
        <w:rPr>
          <w:rFonts w:ascii="Times New Roman" w:hAnsi="Times New Roman"/>
          <w:color w:val="000000"/>
          <w:rPrChange w:id="2002" w:author="MARCELO PEREIRA" w:date="2009-05-28T13:56:00Z">
            <w:rPr>
              <w:rFonts w:ascii="Times New Roman" w:hAnsi="Times New Roman"/>
              <w:color w:val="000000"/>
            </w:rPr>
          </w:rPrChange>
        </w:rPr>
        <w:pPrChange w:id="2003" w:author="MARCELO" w:date="2009-06-07T15:32:00Z">
          <w:pPr>
            <w:pBdr>
              <w:bottom w:val="single" w:sz="4" w:space="1" w:color="000000"/>
            </w:pBdr>
            <w:spacing w:line="360" w:lineRule="auto"/>
            <w:ind w:firstLine="709"/>
            <w:jc w:val="both"/>
          </w:pPr>
        </w:pPrChange>
      </w:pPr>
      <w:del w:id="2004" w:author="MARCELO" w:date="2009-05-31T17:04:00Z">
        <w:r w:rsidDel="00A81424">
          <w:rPr>
            <w:rFonts w:ascii="Times New Roman" w:hAnsi="Times New Roman"/>
            <w:color w:val="000000"/>
            <w:rPrChange w:id="2005" w:author="MARCELO PEREIRA" w:date="2009-05-28T13:56:00Z">
              <w:rPr>
                <w:rFonts w:ascii="Times New Roman" w:hAnsi="Times New Roman"/>
                <w:color w:val="000000"/>
              </w:rPr>
            </w:rPrChange>
          </w:rPr>
          <w:delText>C</w:delText>
        </w:r>
      </w:del>
      <w:ins w:id="2006" w:author="MARCELO" w:date="2009-05-31T17:33:00Z">
        <w:r w:rsidR="00707E22">
          <w:rPr>
            <w:rFonts w:ascii="Times New Roman" w:hAnsi="Times New Roman"/>
            <w:color w:val="000000"/>
          </w:rPr>
          <w:t>N</w:t>
        </w:r>
      </w:ins>
      <w:del w:id="2007" w:author="MARCELO" w:date="2009-05-31T17:33:00Z">
        <w:r w:rsidDel="00707E22">
          <w:rPr>
            <w:rFonts w:ascii="Times New Roman" w:hAnsi="Times New Roman"/>
            <w:color w:val="000000"/>
            <w:rPrChange w:id="2008" w:author="MARCELO PEREIRA" w:date="2009-05-28T13:56:00Z">
              <w:rPr>
                <w:rFonts w:ascii="Times New Roman" w:hAnsi="Times New Roman"/>
                <w:color w:val="000000"/>
              </w:rPr>
            </w:rPrChange>
          </w:rPr>
          <w:delText xml:space="preserve">om </w:delText>
        </w:r>
      </w:del>
      <w:r>
        <w:rPr>
          <w:rFonts w:ascii="Times New Roman" w:hAnsi="Times New Roman"/>
          <w:color w:val="000000"/>
          <w:rPrChange w:id="2009" w:author="MARCELO PEREIRA" w:date="2009-05-28T13:56:00Z">
            <w:rPr>
              <w:rFonts w:ascii="Times New Roman" w:hAnsi="Times New Roman"/>
              <w:color w:val="000000"/>
            </w:rPr>
          </w:rPrChange>
        </w:rPr>
        <w:t xml:space="preserve">a figura </w:t>
      </w:r>
      <w:ins w:id="2010" w:author="MARCELO PEREIRA" w:date="2009-05-20T13:28:00Z">
        <w:r>
          <w:rPr>
            <w:rFonts w:ascii="Times New Roman" w:hAnsi="Times New Roman"/>
            <w:color w:val="000000"/>
          </w:rPr>
          <w:t>2.</w:t>
        </w:r>
        <w:del w:id="2011" w:author="MARCELO" w:date="2009-06-07T15:43:00Z">
          <w:r w:rsidDel="00661631">
            <w:rPr>
              <w:rFonts w:ascii="Times New Roman" w:hAnsi="Times New Roman"/>
              <w:color w:val="000000"/>
            </w:rPr>
            <w:delText>0</w:delText>
          </w:r>
        </w:del>
      </w:ins>
      <w:ins w:id="2012" w:author="MARCELO" w:date="2009-06-07T15:43:00Z">
        <w:r w:rsidR="00661631">
          <w:rPr>
            <w:rFonts w:ascii="Times New Roman" w:hAnsi="Times New Roman"/>
            <w:color w:val="000000"/>
          </w:rPr>
          <w:t>2</w:t>
        </w:r>
      </w:ins>
      <w:ins w:id="2013" w:author="MARCELO" w:date="2009-06-20T14:28:00Z">
        <w:r w:rsidR="003834B3">
          <w:rPr>
            <w:rFonts w:ascii="Times New Roman" w:hAnsi="Times New Roman"/>
            <w:color w:val="000000"/>
          </w:rPr>
          <w:t>,</w:t>
        </w:r>
      </w:ins>
      <w:ins w:id="2014" w:author="MARCELO PEREIRA" w:date="2009-05-20T13:28:00Z">
        <w:r>
          <w:rPr>
            <w:rFonts w:ascii="Times New Roman" w:hAnsi="Times New Roman"/>
            <w:color w:val="000000"/>
          </w:rPr>
          <w:t xml:space="preserve"> </w:t>
        </w:r>
      </w:ins>
      <w:r>
        <w:rPr>
          <w:rFonts w:ascii="Times New Roman" w:hAnsi="Times New Roman"/>
          <w:color w:val="000000"/>
          <w:rPrChange w:id="2015" w:author="MARCELO PEREIRA" w:date="2009-05-28T13:56:00Z">
            <w:rPr>
              <w:rFonts w:ascii="Times New Roman" w:hAnsi="Times New Roman"/>
              <w:color w:val="000000"/>
            </w:rPr>
          </w:rPrChange>
        </w:rPr>
        <w:t>é possível notar que a extração realizada pelo refatoramento aumentou a facilidade de leitura do código do método “</w:t>
      </w:r>
      <w:r>
        <w:rPr>
          <w:rFonts w:ascii="Times New Roman" w:hAnsi="Times New Roman"/>
          <w:i/>
          <w:iCs/>
          <w:color w:val="000000"/>
          <w:rPrChange w:id="2016" w:author="MARCELO PEREIRA" w:date="2009-05-28T13:56:00Z">
            <w:rPr>
              <w:rFonts w:ascii="Times New Roman" w:hAnsi="Times New Roman"/>
              <w:i/>
              <w:iCs/>
              <w:color w:val="000000"/>
            </w:rPr>
          </w:rPrChange>
        </w:rPr>
        <w:t>save</w:t>
      </w:r>
      <w:r>
        <w:rPr>
          <w:rFonts w:ascii="Times New Roman" w:hAnsi="Times New Roman"/>
          <w:color w:val="000000"/>
          <w:rPrChange w:id="2017" w:author="MARCELO PEREIRA" w:date="2009-05-28T13:56:00Z">
            <w:rPr>
              <w:rFonts w:ascii="Times New Roman" w:hAnsi="Times New Roman"/>
              <w:color w:val="000000"/>
            </w:rPr>
          </w:rPrChange>
        </w:rPr>
        <w:t>”. Esse método</w:t>
      </w:r>
      <w:del w:id="2018" w:author="MARCELO" w:date="2009-06-08T00:04:00Z">
        <w:r w:rsidDel="00AF21C8">
          <w:rPr>
            <w:rFonts w:ascii="Times New Roman" w:hAnsi="Times New Roman"/>
            <w:color w:val="000000"/>
            <w:rPrChange w:id="2019" w:author="MARCELO PEREIRA" w:date="2009-05-28T13:56:00Z">
              <w:rPr>
                <w:rFonts w:ascii="Times New Roman" w:hAnsi="Times New Roman"/>
                <w:color w:val="000000"/>
              </w:rPr>
            </w:rPrChange>
          </w:rPr>
          <w:delText xml:space="preserve">  </w:delText>
        </w:r>
      </w:del>
      <w:ins w:id="2020" w:author="MARCELO" w:date="2009-06-08T00:04:00Z">
        <w:r w:rsidR="00AF21C8">
          <w:rPr>
            <w:rFonts w:ascii="Times New Roman" w:hAnsi="Times New Roman"/>
            <w:color w:val="000000"/>
            <w:rPrChange w:id="2021" w:author="MARCELO PEREIRA" w:date="2009-05-28T13:56:00Z">
              <w:rPr>
                <w:rFonts w:ascii="Times New Roman" w:hAnsi="Times New Roman"/>
                <w:color w:val="000000"/>
              </w:rPr>
            </w:rPrChange>
          </w:rPr>
          <w:t xml:space="preserve"> </w:t>
        </w:r>
      </w:ins>
      <w:r>
        <w:rPr>
          <w:rFonts w:ascii="Times New Roman" w:hAnsi="Times New Roman"/>
          <w:color w:val="000000"/>
          <w:rPrChange w:id="2022" w:author="MARCELO PEREIRA" w:date="2009-05-28T13:56:00Z">
            <w:rPr>
              <w:rFonts w:ascii="Times New Roman" w:hAnsi="Times New Roman"/>
              <w:color w:val="000000"/>
            </w:rPr>
          </w:rPrChange>
        </w:rPr>
        <w:t xml:space="preserve">englobava todo o processamento para verificar as propriedades do produto a ser salvo na base de dados, dificultando </w:t>
      </w:r>
      <w:ins w:id="2023" w:author="MARCELO" w:date="2009-06-20T14:28:00Z">
        <w:r w:rsidR="003834B3">
          <w:rPr>
            <w:rFonts w:ascii="Times New Roman" w:hAnsi="Times New Roman"/>
            <w:color w:val="000000"/>
          </w:rPr>
          <w:t xml:space="preserve">a </w:t>
        </w:r>
      </w:ins>
      <w:r>
        <w:rPr>
          <w:rFonts w:ascii="Times New Roman" w:hAnsi="Times New Roman"/>
          <w:color w:val="000000"/>
          <w:rPrChange w:id="2024" w:author="MARCELO PEREIRA" w:date="2009-05-28T13:56:00Z">
            <w:rPr>
              <w:rFonts w:ascii="Times New Roman" w:hAnsi="Times New Roman"/>
              <w:color w:val="000000"/>
            </w:rPr>
          </w:rPrChange>
        </w:rPr>
        <w:t>sua compreensão. Após a extração, o método apenas centraliza chamadas à</w:t>
      </w:r>
      <w:ins w:id="2025" w:author="MARCELO" w:date="2009-06-20T14:28:00Z">
        <w:r w:rsidR="003834B3">
          <w:rPr>
            <w:rFonts w:ascii="Times New Roman" w:hAnsi="Times New Roman"/>
            <w:color w:val="000000"/>
          </w:rPr>
          <w:t>s</w:t>
        </w:r>
      </w:ins>
      <w:r>
        <w:rPr>
          <w:rFonts w:ascii="Times New Roman" w:hAnsi="Times New Roman"/>
          <w:color w:val="000000"/>
          <w:rPrChange w:id="2026" w:author="MARCELO PEREIRA" w:date="2009-05-28T13:56:00Z">
            <w:rPr>
              <w:rFonts w:ascii="Times New Roman" w:hAnsi="Times New Roman"/>
              <w:color w:val="000000"/>
            </w:rPr>
          </w:rPrChange>
        </w:rPr>
        <w:t xml:space="preserve"> funções auxiliares que implementam as ações intermediárias. </w:t>
      </w:r>
    </w:p>
    <w:p w:rsidR="00FB039E" w:rsidRDefault="00FB039E" w:rsidP="00EB36D3">
      <w:pPr>
        <w:spacing w:line="360" w:lineRule="auto"/>
        <w:jc w:val="both"/>
        <w:rPr>
          <w:rFonts w:ascii="Times New Roman" w:hAnsi="Times New Roman"/>
          <w:color w:val="000000"/>
          <w:rPrChange w:id="2027" w:author="MARCELO PEREIRA" w:date="2009-05-28T13:56:00Z">
            <w:rPr>
              <w:rFonts w:ascii="Times New Roman" w:hAnsi="Times New Roman"/>
              <w:color w:val="000000"/>
            </w:rPr>
          </w:rPrChange>
        </w:rPr>
        <w:pPrChange w:id="2028" w:author="MARCELO" w:date="2009-06-07T15:32:00Z">
          <w:pPr>
            <w:pBdr>
              <w:bottom w:val="single" w:sz="4" w:space="1" w:color="000000"/>
            </w:pBdr>
            <w:spacing w:line="360" w:lineRule="auto"/>
            <w:jc w:val="both"/>
          </w:pPr>
        </w:pPrChange>
      </w:pPr>
      <w:r>
        <w:rPr>
          <w:rFonts w:ascii="Times New Roman" w:hAnsi="Times New Roman"/>
          <w:color w:val="000000"/>
          <w:rPrChange w:id="2029" w:author="MARCELO PEREIRA" w:date="2009-05-28T13:56:00Z">
            <w:rPr>
              <w:rFonts w:ascii="Times New Roman" w:hAnsi="Times New Roman"/>
              <w:color w:val="000000"/>
            </w:rPr>
          </w:rPrChange>
        </w:rPr>
        <w:tab/>
        <w:t xml:space="preserve">Para o presente </w:t>
      </w:r>
      <w:del w:id="2030" w:author="MARCELO PEREIRA" w:date="2009-05-28T13:48:00Z">
        <w:r>
          <w:rPr>
            <w:rFonts w:ascii="Times New Roman" w:hAnsi="Times New Roman"/>
            <w:color w:val="FF0000"/>
          </w:rPr>
          <w:delText>projeto</w:delText>
        </w:r>
      </w:del>
      <w:ins w:id="2031" w:author="MARCELO PEREIRA" w:date="2009-05-28T13:48:00Z">
        <w:r>
          <w:rPr>
            <w:rFonts w:ascii="Times New Roman" w:hAnsi="Times New Roman"/>
            <w:color w:val="000000"/>
          </w:rPr>
          <w:t>trabalho</w:t>
        </w:r>
      </w:ins>
      <w:ins w:id="2032" w:author="MARCELO" w:date="2009-06-07T15:44:00Z">
        <w:r w:rsidR="00661631">
          <w:rPr>
            <w:rFonts w:ascii="Times New Roman" w:hAnsi="Times New Roman"/>
            <w:color w:val="000000"/>
          </w:rPr>
          <w:t>,</w:t>
        </w:r>
      </w:ins>
      <w:r>
        <w:rPr>
          <w:rFonts w:ascii="Times New Roman" w:hAnsi="Times New Roman"/>
          <w:color w:val="000000"/>
          <w:rPrChange w:id="2033" w:author="MARCELO PEREIRA" w:date="2009-05-28T13:56:00Z">
            <w:rPr>
              <w:rFonts w:ascii="Times New Roman" w:hAnsi="Times New Roman"/>
              <w:color w:val="000000"/>
            </w:rPr>
          </w:rPrChange>
        </w:rPr>
        <w:t xml:space="preserve"> foi estudado um refatoramento bastante comum no desenvolvimento de software que é o renomeamento de entidades. A escolha foi feita </w:t>
      </w:r>
      <w:del w:id="2034" w:author="MARCELO PEREIRA" w:date="2009-05-28T13:48:00Z">
        <w:r>
          <w:rPr>
            <w:rFonts w:ascii="Times New Roman" w:hAnsi="Times New Roman"/>
            <w:color w:val="FF0000"/>
          </w:rPr>
          <w:delText>baseada</w:delText>
        </w:r>
      </w:del>
      <w:ins w:id="2035" w:author="MARCELO PEREIRA" w:date="2009-05-28T13:48:00Z">
        <w:r>
          <w:rPr>
            <w:rFonts w:ascii="Times New Roman" w:hAnsi="Times New Roman"/>
            <w:color w:val="000000"/>
          </w:rPr>
          <w:t>com base</w:t>
        </w:r>
      </w:ins>
      <w:r>
        <w:rPr>
          <w:rFonts w:ascii="Times New Roman" w:hAnsi="Times New Roman"/>
          <w:color w:val="000000"/>
          <w:rPrChange w:id="2036" w:author="MARCELO PEREIRA" w:date="2009-05-28T13:56:00Z">
            <w:rPr>
              <w:rFonts w:ascii="Times New Roman" w:hAnsi="Times New Roman"/>
              <w:color w:val="000000"/>
            </w:rPr>
          </w:rPrChange>
        </w:rPr>
        <w:t xml:space="preserve"> nos refatoramentos definidos por Martin Fowler [19]. </w:t>
      </w:r>
      <w:del w:id="2037" w:author="MARCELO" w:date="2009-06-07T15:44:00Z">
        <w:r w:rsidDel="00661631">
          <w:rPr>
            <w:rFonts w:ascii="Times New Roman" w:hAnsi="Times New Roman"/>
            <w:color w:val="000000"/>
            <w:rPrChange w:id="2038" w:author="MARCELO PEREIRA" w:date="2009-05-28T13:56:00Z">
              <w:rPr>
                <w:rFonts w:ascii="Times New Roman" w:hAnsi="Times New Roman"/>
                <w:color w:val="000000"/>
              </w:rPr>
            </w:rPrChange>
          </w:rPr>
          <w:delText>Esse livro</w:delText>
        </w:r>
      </w:del>
      <w:ins w:id="2039" w:author="MARCELO" w:date="2009-06-07T15:44:00Z">
        <w:r w:rsidR="00661631">
          <w:rPr>
            <w:rFonts w:ascii="Times New Roman" w:hAnsi="Times New Roman"/>
            <w:color w:val="000000"/>
          </w:rPr>
          <w:t>Martin</w:t>
        </w:r>
      </w:ins>
      <w:r>
        <w:rPr>
          <w:rFonts w:ascii="Times New Roman" w:hAnsi="Times New Roman"/>
          <w:color w:val="000000"/>
          <w:rPrChange w:id="2040" w:author="MARCELO PEREIRA" w:date="2009-05-28T13:56:00Z">
            <w:rPr>
              <w:rFonts w:ascii="Times New Roman" w:hAnsi="Times New Roman"/>
              <w:color w:val="000000"/>
            </w:rPr>
          </w:rPrChange>
        </w:rPr>
        <w:t xml:space="preserve"> </w:t>
      </w:r>
      <w:del w:id="2041" w:author="MARCELO" w:date="2009-06-20T14:29:00Z">
        <w:r w:rsidDel="003834B3">
          <w:rPr>
            <w:rFonts w:ascii="Times New Roman" w:hAnsi="Times New Roman"/>
            <w:color w:val="000000"/>
            <w:rPrChange w:id="2042" w:author="MARCELO PEREIRA" w:date="2009-05-28T13:56:00Z">
              <w:rPr>
                <w:rFonts w:ascii="Times New Roman" w:hAnsi="Times New Roman"/>
                <w:color w:val="000000"/>
              </w:rPr>
            </w:rPrChange>
          </w:rPr>
          <w:delText xml:space="preserve">especifica </w:delText>
        </w:r>
      </w:del>
      <w:ins w:id="2043" w:author="MARCELO" w:date="2009-06-20T14:29:00Z">
        <w:r w:rsidR="003834B3">
          <w:rPr>
            <w:rFonts w:ascii="Times New Roman" w:hAnsi="Times New Roman"/>
            <w:color w:val="000000"/>
            <w:rPrChange w:id="2044" w:author="MARCELO PEREIRA" w:date="2009-05-28T13:56:00Z">
              <w:rPr>
                <w:rFonts w:ascii="Times New Roman" w:hAnsi="Times New Roman"/>
                <w:color w:val="000000"/>
              </w:rPr>
            </w:rPrChange>
          </w:rPr>
          <w:t>especific</w:t>
        </w:r>
        <w:r w:rsidR="003834B3">
          <w:rPr>
            <w:rFonts w:ascii="Times New Roman" w:hAnsi="Times New Roman"/>
            <w:color w:val="000000"/>
          </w:rPr>
          <w:t>ou</w:t>
        </w:r>
        <w:r w:rsidR="003834B3">
          <w:rPr>
            <w:rFonts w:ascii="Times New Roman" w:hAnsi="Times New Roman"/>
            <w:color w:val="000000"/>
            <w:rPrChange w:id="2045" w:author="MARCELO PEREIRA" w:date="2009-05-28T13:56:00Z">
              <w:rPr>
                <w:rFonts w:ascii="Times New Roman" w:hAnsi="Times New Roman"/>
                <w:color w:val="000000"/>
              </w:rPr>
            </w:rPrChange>
          </w:rPr>
          <w:t xml:space="preserve"> </w:t>
        </w:r>
      </w:ins>
      <w:r>
        <w:rPr>
          <w:rFonts w:ascii="Times New Roman" w:hAnsi="Times New Roman"/>
          <w:color w:val="000000"/>
          <w:rPrChange w:id="2046" w:author="MARCELO PEREIRA" w:date="2009-05-28T13:56:00Z">
            <w:rPr>
              <w:rFonts w:ascii="Times New Roman" w:hAnsi="Times New Roman"/>
              <w:color w:val="000000"/>
            </w:rPr>
          </w:rPrChange>
        </w:rPr>
        <w:t xml:space="preserve">os tipos de refatoramentos eventualmente necessários em um projeto de software. O quesito de adaptabilidade foi o principal responsável pela escolha deste refatoramento, visto que os principais tipos de refatoramentos </w:t>
      </w:r>
      <w:del w:id="2047" w:author="MARCELO" w:date="2009-06-07T15:44:00Z">
        <w:r w:rsidDel="00661631">
          <w:rPr>
            <w:rFonts w:ascii="Times New Roman" w:hAnsi="Times New Roman"/>
            <w:color w:val="000000"/>
            <w:rPrChange w:id="2048" w:author="MARCELO PEREIRA" w:date="2009-05-28T13:56:00Z">
              <w:rPr>
                <w:rFonts w:ascii="Times New Roman" w:hAnsi="Times New Roman"/>
                <w:color w:val="000000"/>
              </w:rPr>
            </w:rPrChange>
          </w:rPr>
          <w:delText xml:space="preserve">definidos </w:delText>
        </w:r>
      </w:del>
      <w:ins w:id="2049" w:author="MARCELO" w:date="2009-06-07T15:44:00Z">
        <w:r w:rsidR="00661631">
          <w:rPr>
            <w:rFonts w:ascii="Times New Roman" w:hAnsi="Times New Roman"/>
            <w:color w:val="000000"/>
          </w:rPr>
          <w:t>existentes</w:t>
        </w:r>
        <w:r w:rsidR="00661631">
          <w:rPr>
            <w:rFonts w:ascii="Times New Roman" w:hAnsi="Times New Roman"/>
            <w:color w:val="000000"/>
            <w:rPrChange w:id="2050" w:author="MARCELO PEREIRA" w:date="2009-05-28T13:56:00Z">
              <w:rPr>
                <w:rFonts w:ascii="Times New Roman" w:hAnsi="Times New Roman"/>
                <w:color w:val="000000"/>
              </w:rPr>
            </w:rPrChange>
          </w:rPr>
          <w:t xml:space="preserve"> </w:t>
        </w:r>
      </w:ins>
      <w:r>
        <w:rPr>
          <w:rFonts w:ascii="Times New Roman" w:hAnsi="Times New Roman"/>
          <w:color w:val="000000"/>
          <w:rPrChange w:id="2051" w:author="MARCELO PEREIRA" w:date="2009-05-28T13:56:00Z">
            <w:rPr>
              <w:rFonts w:ascii="Times New Roman" w:hAnsi="Times New Roman"/>
              <w:color w:val="000000"/>
            </w:rPr>
          </w:rPrChange>
        </w:rPr>
        <w:t>são específicos para linguagens orientadas à objetos</w:t>
      </w:r>
      <w:ins w:id="2052" w:author="MARCELO PEREIRA" w:date="2009-05-28T13:49:00Z">
        <w:r>
          <w:rPr>
            <w:rFonts w:ascii="Times New Roman" w:hAnsi="Times New Roman"/>
            <w:color w:val="000000"/>
          </w:rPr>
          <w:t>,</w:t>
        </w:r>
      </w:ins>
      <w:r>
        <w:rPr>
          <w:rFonts w:ascii="Times New Roman" w:hAnsi="Times New Roman"/>
          <w:color w:val="000000"/>
          <w:rPrChange w:id="2053" w:author="MARCELO PEREIRA" w:date="2009-05-28T13:56:00Z">
            <w:rPr>
              <w:rFonts w:ascii="Times New Roman" w:hAnsi="Times New Roman"/>
              <w:color w:val="000000"/>
            </w:rPr>
          </w:rPrChange>
        </w:rPr>
        <w:t xml:space="preserve"> como encapsulamento de atributos e extração de sub e super classes.</w:t>
      </w:r>
    </w:p>
    <w:p w:rsidR="00FB039E" w:rsidRDefault="00FB039E" w:rsidP="00EB36D3">
      <w:pPr>
        <w:spacing w:line="360" w:lineRule="auto"/>
        <w:jc w:val="both"/>
        <w:rPr>
          <w:rFonts w:ascii="Times New Roman" w:hAnsi="Times New Roman"/>
          <w:b/>
          <w:color w:val="FF0000"/>
        </w:rPr>
        <w:pPrChange w:id="2054" w:author="MARCELO" w:date="2009-06-07T15:32:00Z">
          <w:pPr>
            <w:pBdr>
              <w:bottom w:val="single" w:sz="4" w:space="1" w:color="000000"/>
            </w:pBdr>
            <w:spacing w:line="360" w:lineRule="auto"/>
            <w:jc w:val="both"/>
          </w:pPr>
        </w:pPrChange>
      </w:pPr>
      <w:r>
        <w:rPr>
          <w:rFonts w:ascii="Times New Roman" w:hAnsi="Times New Roman"/>
          <w:color w:val="000000"/>
          <w:rPrChange w:id="2055" w:author="MARCELO PEREIRA" w:date="2009-05-28T13:56:00Z">
            <w:rPr>
              <w:rFonts w:ascii="Times New Roman" w:hAnsi="Times New Roman"/>
              <w:color w:val="000000"/>
            </w:rPr>
          </w:rPrChange>
        </w:rPr>
        <w:tab/>
        <w:t>O refatoramento escolhido tem como objetivo ajudar o programador que deseja alterar o nome ou rótulo de alguma entidade interna de seu projeto</w:t>
      </w:r>
      <w:ins w:id="2056" w:author="MARCELO PEREIRA" w:date="2009-05-28T13:49:00Z">
        <w:r>
          <w:rPr>
            <w:rFonts w:ascii="Times New Roman" w:hAnsi="Times New Roman"/>
            <w:color w:val="000000"/>
          </w:rPr>
          <w:t xml:space="preserve"> de banco de dados</w:t>
        </w:r>
      </w:ins>
      <w:r>
        <w:rPr>
          <w:rFonts w:ascii="Times New Roman" w:hAnsi="Times New Roman"/>
          <w:color w:val="000000"/>
          <w:rPrChange w:id="2057" w:author="MARCELO PEREIRA" w:date="2009-05-28T13:56:00Z">
            <w:rPr>
              <w:rFonts w:ascii="Times New Roman" w:hAnsi="Times New Roman"/>
              <w:color w:val="000000"/>
            </w:rPr>
          </w:rPrChange>
        </w:rPr>
        <w:t>. Normalmente</w:t>
      </w:r>
      <w:ins w:id="2058" w:author="MARCELO PEREIRA" w:date="2009-05-28T13:49:00Z">
        <w:r>
          <w:rPr>
            <w:rFonts w:ascii="Times New Roman" w:hAnsi="Times New Roman"/>
            <w:color w:val="000000"/>
          </w:rPr>
          <w:t>,</w:t>
        </w:r>
      </w:ins>
      <w:r>
        <w:rPr>
          <w:rFonts w:ascii="Times New Roman" w:hAnsi="Times New Roman"/>
          <w:color w:val="000000"/>
          <w:rPrChange w:id="2059" w:author="MARCELO PEREIRA" w:date="2009-05-28T13:56:00Z">
            <w:rPr>
              <w:rFonts w:ascii="Times New Roman" w:hAnsi="Times New Roman"/>
              <w:color w:val="000000"/>
            </w:rPr>
          </w:rPrChange>
        </w:rPr>
        <w:t xml:space="preserve"> esse nome é utilizado por todos os outros componentes do sistema para acessar as</w:t>
      </w:r>
      <w:del w:id="2060" w:author="MARCELO" w:date="2009-06-07T15:45:00Z">
        <w:r w:rsidDel="00661631">
          <w:rPr>
            <w:rFonts w:ascii="Times New Roman" w:hAnsi="Times New Roman"/>
            <w:color w:val="000000"/>
            <w:rPrChange w:id="2061" w:author="MARCELO PEREIRA" w:date="2009-05-28T13:56:00Z">
              <w:rPr>
                <w:rFonts w:ascii="Times New Roman" w:hAnsi="Times New Roman"/>
                <w:color w:val="000000"/>
              </w:rPr>
            </w:rPrChange>
          </w:rPr>
          <w:delText xml:space="preserve">  </w:delText>
        </w:r>
      </w:del>
      <w:ins w:id="2062" w:author="MARCELO" w:date="2009-06-07T15:45:00Z">
        <w:r w:rsidR="00661631">
          <w:rPr>
            <w:rFonts w:ascii="Times New Roman" w:hAnsi="Times New Roman"/>
            <w:color w:val="000000"/>
            <w:rPrChange w:id="2063" w:author="MARCELO PEREIRA" w:date="2009-05-28T13:56:00Z">
              <w:rPr>
                <w:rFonts w:ascii="Times New Roman" w:hAnsi="Times New Roman"/>
                <w:color w:val="000000"/>
              </w:rPr>
            </w:rPrChange>
          </w:rPr>
          <w:t xml:space="preserve"> </w:t>
        </w:r>
      </w:ins>
      <w:r>
        <w:rPr>
          <w:rFonts w:ascii="Times New Roman" w:hAnsi="Times New Roman"/>
          <w:color w:val="000000"/>
          <w:rPrChange w:id="2064" w:author="MARCELO PEREIRA" w:date="2009-05-28T13:56:00Z">
            <w:rPr>
              <w:rFonts w:ascii="Times New Roman" w:hAnsi="Times New Roman"/>
              <w:color w:val="000000"/>
            </w:rPr>
          </w:rPrChange>
        </w:rPr>
        <w:t>funcionalidades dessa entidade ou mesmo ler o conteúdo de um de seus campos</w:t>
      </w:r>
      <w:del w:id="2065" w:author="MARCELO PEREIRA" w:date="2009-05-28T13:49:00Z">
        <w:r>
          <w:rPr>
            <w:rFonts w:ascii="Times New Roman" w:hAnsi="Times New Roman"/>
            <w:color w:val="FF0000"/>
          </w:rPr>
          <w:delText>,</w:delText>
        </w:r>
      </w:del>
      <w:ins w:id="2066" w:author="MARCELO PEREIRA" w:date="2009-05-28T13:49:00Z">
        <w:r>
          <w:rPr>
            <w:rFonts w:ascii="Times New Roman" w:hAnsi="Times New Roman"/>
            <w:color w:val="000000"/>
          </w:rPr>
          <w:t>.</w:t>
        </w:r>
      </w:ins>
      <w:r>
        <w:rPr>
          <w:rFonts w:ascii="Times New Roman" w:hAnsi="Times New Roman"/>
          <w:color w:val="000000"/>
          <w:rPrChange w:id="2067" w:author="MARCELO PEREIRA" w:date="2009-05-28T13:56:00Z">
            <w:rPr>
              <w:rFonts w:ascii="Times New Roman" w:hAnsi="Times New Roman"/>
              <w:color w:val="000000"/>
            </w:rPr>
          </w:rPrChange>
        </w:rPr>
        <w:t xml:space="preserve"> </w:t>
      </w:r>
      <w:del w:id="2068" w:author="MARCELO PEREIRA" w:date="2009-05-28T13:49:00Z">
        <w:r>
          <w:rPr>
            <w:rFonts w:ascii="Times New Roman" w:hAnsi="Times New Roman"/>
            <w:color w:val="FF0000"/>
          </w:rPr>
          <w:delText>l</w:delText>
        </w:r>
      </w:del>
      <w:ins w:id="2069" w:author="MARCELO PEREIRA" w:date="2009-05-28T13:49:00Z">
        <w:r>
          <w:rPr>
            <w:rFonts w:ascii="Times New Roman" w:hAnsi="Times New Roman"/>
            <w:color w:val="000000"/>
          </w:rPr>
          <w:t>L</w:t>
        </w:r>
      </w:ins>
      <w:r>
        <w:rPr>
          <w:rFonts w:ascii="Times New Roman" w:hAnsi="Times New Roman"/>
          <w:color w:val="000000"/>
          <w:rPrChange w:id="2070" w:author="MARCELO PEREIRA" w:date="2009-05-28T13:56:00Z">
            <w:rPr>
              <w:rFonts w:ascii="Times New Roman" w:hAnsi="Times New Roman"/>
              <w:color w:val="000000"/>
            </w:rPr>
          </w:rPrChange>
        </w:rPr>
        <w:t>ogo</w:t>
      </w:r>
      <w:ins w:id="2071" w:author="MARCELO PEREIRA" w:date="2009-05-28T13:49:00Z">
        <w:r>
          <w:rPr>
            <w:rFonts w:ascii="Times New Roman" w:hAnsi="Times New Roman"/>
            <w:color w:val="000000"/>
          </w:rPr>
          <w:t>,</w:t>
        </w:r>
      </w:ins>
      <w:r>
        <w:rPr>
          <w:rFonts w:ascii="Times New Roman" w:hAnsi="Times New Roman"/>
          <w:color w:val="000000"/>
          <w:rPrChange w:id="2072" w:author="MARCELO PEREIRA" w:date="2009-05-28T13:56:00Z">
            <w:rPr>
              <w:rFonts w:ascii="Times New Roman" w:hAnsi="Times New Roman"/>
              <w:color w:val="000000"/>
            </w:rPr>
          </w:rPrChange>
        </w:rPr>
        <w:t xml:space="preserve"> uma modificação nes</w:t>
      </w:r>
      <w:del w:id="2073" w:author="MARCELO" w:date="2009-06-07T15:44:00Z">
        <w:r w:rsidDel="00661631">
          <w:rPr>
            <w:rFonts w:ascii="Times New Roman" w:hAnsi="Times New Roman"/>
            <w:color w:val="000000"/>
            <w:rPrChange w:id="2074" w:author="MARCELO PEREIRA" w:date="2009-05-28T13:56:00Z">
              <w:rPr>
                <w:rFonts w:ascii="Times New Roman" w:hAnsi="Times New Roman"/>
                <w:color w:val="000000"/>
              </w:rPr>
            </w:rPrChange>
          </w:rPr>
          <w:delText>s</w:delText>
        </w:r>
      </w:del>
      <w:ins w:id="2075" w:author="MARCELO" w:date="2009-06-07T15:44:00Z">
        <w:r w:rsidR="00661631">
          <w:rPr>
            <w:rFonts w:ascii="Times New Roman" w:hAnsi="Times New Roman"/>
            <w:color w:val="000000"/>
          </w:rPr>
          <w:t>s</w:t>
        </w:r>
      </w:ins>
      <w:r>
        <w:rPr>
          <w:rFonts w:ascii="Times New Roman" w:hAnsi="Times New Roman"/>
          <w:color w:val="000000"/>
          <w:rPrChange w:id="2076" w:author="MARCELO PEREIRA" w:date="2009-05-28T13:56:00Z">
            <w:rPr>
              <w:rFonts w:ascii="Times New Roman" w:hAnsi="Times New Roman"/>
              <w:color w:val="000000"/>
            </w:rPr>
          </w:rPrChange>
        </w:rPr>
        <w:t>e rótulo</w:t>
      </w:r>
      <w:ins w:id="2077" w:author="MARCELO" w:date="2009-06-07T15:45:00Z">
        <w:r w:rsidR="00661631">
          <w:rPr>
            <w:rFonts w:ascii="Times New Roman" w:hAnsi="Times New Roman"/>
            <w:color w:val="000000"/>
          </w:rPr>
          <w:t>,</w:t>
        </w:r>
      </w:ins>
      <w:r>
        <w:rPr>
          <w:rFonts w:ascii="Times New Roman" w:hAnsi="Times New Roman"/>
          <w:color w:val="000000"/>
          <w:rPrChange w:id="2078" w:author="MARCELO PEREIRA" w:date="2009-05-28T13:56:00Z">
            <w:rPr>
              <w:rFonts w:ascii="Times New Roman" w:hAnsi="Times New Roman"/>
              <w:color w:val="000000"/>
            </w:rPr>
          </w:rPrChange>
        </w:rPr>
        <w:t xml:space="preserve"> faria com que todas as outras entidades falhassem. Uma vez modificado o rótulo do objeto, o programador necessita alterar em todas as partes do código</w:t>
      </w:r>
      <w:ins w:id="2079" w:author="MARCELO PEREIRA" w:date="2009-05-28T13:49:00Z">
        <w:r>
          <w:rPr>
            <w:rFonts w:ascii="Times New Roman" w:hAnsi="Times New Roman"/>
            <w:color w:val="000000"/>
          </w:rPr>
          <w:t>,</w:t>
        </w:r>
      </w:ins>
      <w:r>
        <w:rPr>
          <w:rFonts w:ascii="Times New Roman" w:hAnsi="Times New Roman"/>
          <w:color w:val="000000"/>
          <w:rPrChange w:id="2080" w:author="MARCELO PEREIRA" w:date="2009-05-28T13:56:00Z">
            <w:rPr>
              <w:rFonts w:ascii="Times New Roman" w:hAnsi="Times New Roman"/>
              <w:color w:val="000000"/>
            </w:rPr>
          </w:rPrChange>
        </w:rPr>
        <w:t xml:space="preserve"> as chamadas explícitas a esse rótulo, atualizando-as para o novo valor. O refatoramento para renomear entidades automatiza o processo de busca e modificação dessas chamadas ao rótulo antigo</w:t>
      </w:r>
      <w:ins w:id="2081" w:author="MARCELO PEREIRA" w:date="2009-05-28T13:50:00Z">
        <w:r>
          <w:rPr>
            <w:rFonts w:ascii="Times New Roman" w:hAnsi="Times New Roman"/>
            <w:color w:val="000000"/>
          </w:rPr>
          <w:t>,</w:t>
        </w:r>
      </w:ins>
      <w:r>
        <w:rPr>
          <w:rFonts w:ascii="Times New Roman" w:hAnsi="Times New Roman"/>
          <w:color w:val="000000"/>
          <w:rPrChange w:id="2082" w:author="MARCELO PEREIRA" w:date="2009-05-28T13:56:00Z">
            <w:rPr>
              <w:rFonts w:ascii="Times New Roman" w:hAnsi="Times New Roman"/>
              <w:color w:val="000000"/>
            </w:rPr>
          </w:rPrChange>
        </w:rPr>
        <w:t xml:space="preserve"> garantindo que nenhuma entidade falhe após a atualização. Esse caso de refatoramento é bastante aplicável ao ambiente de bancos de dados, visto que em um pacote</w:t>
      </w:r>
      <w:ins w:id="2083" w:author="MARCELO PEREIRA" w:date="2009-05-28T13:50:00Z">
        <w:r>
          <w:rPr>
            <w:rFonts w:ascii="Times New Roman" w:hAnsi="Times New Roman"/>
            <w:color w:val="000000"/>
          </w:rPr>
          <w:t>,</w:t>
        </w:r>
      </w:ins>
      <w:r>
        <w:rPr>
          <w:rFonts w:ascii="Times New Roman" w:hAnsi="Times New Roman"/>
          <w:color w:val="000000"/>
          <w:rPrChange w:id="2084" w:author="MARCELO PEREIRA" w:date="2009-05-28T13:56:00Z">
            <w:rPr>
              <w:rFonts w:ascii="Times New Roman" w:hAnsi="Times New Roman"/>
              <w:color w:val="000000"/>
            </w:rPr>
          </w:rPrChange>
        </w:rPr>
        <w:t xml:space="preserve"> podem ser definidos atributos de acesso global e local, </w:t>
      </w:r>
      <w:del w:id="2085" w:author="MARCELO PEREIRA" w:date="2009-05-28T13:50:00Z">
        <w:r>
          <w:rPr>
            <w:rFonts w:ascii="Times New Roman" w:hAnsi="Times New Roman"/>
            <w:color w:val="FF0000"/>
          </w:rPr>
          <w:delText>dando</w:delText>
        </w:r>
      </w:del>
      <w:ins w:id="2086" w:author="MARCELO PEREIRA" w:date="2009-05-28T13:50:00Z">
        <w:r>
          <w:rPr>
            <w:rFonts w:ascii="Times New Roman" w:hAnsi="Times New Roman"/>
            <w:color w:val="000000"/>
          </w:rPr>
          <w:t>tendo</w:t>
        </w:r>
      </w:ins>
      <w:r>
        <w:rPr>
          <w:rFonts w:ascii="Times New Roman" w:hAnsi="Times New Roman"/>
          <w:color w:val="000000"/>
          <w:rPrChange w:id="2087" w:author="MARCELO PEREIRA" w:date="2009-05-28T13:56:00Z">
            <w:rPr>
              <w:rFonts w:ascii="Times New Roman" w:hAnsi="Times New Roman"/>
              <w:color w:val="000000"/>
            </w:rPr>
          </w:rPrChange>
        </w:rPr>
        <w:t xml:space="preserve"> a necessidade de uma </w:t>
      </w:r>
      <w:del w:id="2088" w:author="MARCELO PEREIRA" w:date="2009-05-28T13:50:00Z">
        <w:r>
          <w:rPr>
            <w:rFonts w:ascii="Times New Roman" w:hAnsi="Times New Roman"/>
            <w:color w:val="FF0000"/>
          </w:rPr>
          <w:delText>funcionalidade</w:delText>
        </w:r>
      </w:del>
      <w:ins w:id="2089" w:author="MARCELO PEREIRA" w:date="2009-05-28T13:50:00Z">
        <w:r>
          <w:rPr>
            <w:rFonts w:ascii="Times New Roman" w:hAnsi="Times New Roman"/>
            <w:color w:val="000000"/>
          </w:rPr>
          <w:t>busca</w:t>
        </w:r>
      </w:ins>
      <w:r>
        <w:rPr>
          <w:rFonts w:ascii="Times New Roman" w:hAnsi="Times New Roman"/>
          <w:color w:val="000000"/>
          <w:rPrChange w:id="2090" w:author="MARCELO PEREIRA" w:date="2009-05-28T13:56:00Z">
            <w:rPr>
              <w:rFonts w:ascii="Times New Roman" w:hAnsi="Times New Roman"/>
              <w:color w:val="000000"/>
            </w:rPr>
          </w:rPrChange>
        </w:rPr>
        <w:t xml:space="preserve"> automática para possível modificação desses atributos, sem adicionar riscos </w:t>
      </w:r>
      <w:del w:id="2091" w:author="MARCELO PEREIRA" w:date="2009-05-28T13:50:00Z">
        <w:r>
          <w:rPr>
            <w:rFonts w:ascii="Times New Roman" w:hAnsi="Times New Roman"/>
            <w:color w:val="FF0000"/>
          </w:rPr>
          <w:delText>a</w:delText>
        </w:r>
      </w:del>
      <w:ins w:id="2092" w:author="MARCELO PEREIRA" w:date="2009-05-28T13:50:00Z">
        <w:r>
          <w:rPr>
            <w:rFonts w:ascii="Times New Roman" w:hAnsi="Times New Roman"/>
            <w:color w:val="000000"/>
          </w:rPr>
          <w:t>de violação de</w:t>
        </w:r>
      </w:ins>
      <w:r>
        <w:rPr>
          <w:rFonts w:ascii="Times New Roman" w:hAnsi="Times New Roman"/>
          <w:color w:val="000000"/>
          <w:rPrChange w:id="2093" w:author="MARCELO PEREIRA" w:date="2009-05-28T13:56:00Z">
            <w:rPr>
              <w:rFonts w:ascii="Times New Roman" w:hAnsi="Times New Roman"/>
              <w:color w:val="000000"/>
            </w:rPr>
          </w:rPrChange>
        </w:rPr>
        <w:t xml:space="preserve"> integridade </w:t>
      </w:r>
      <w:del w:id="2094" w:author="MARCELO PEREIRA" w:date="2009-05-28T13:50:00Z">
        <w:r>
          <w:rPr>
            <w:rFonts w:ascii="Times New Roman" w:hAnsi="Times New Roman"/>
            <w:color w:val="FF0000"/>
          </w:rPr>
          <w:delText>das</w:delText>
        </w:r>
      </w:del>
      <w:ins w:id="2095" w:author="MARCELO PEREIRA" w:date="2009-05-28T13:50:00Z">
        <w:r>
          <w:rPr>
            <w:rFonts w:ascii="Times New Roman" w:hAnsi="Times New Roman"/>
            <w:color w:val="000000"/>
          </w:rPr>
          <w:t>entre</w:t>
        </w:r>
      </w:ins>
      <w:r>
        <w:rPr>
          <w:rFonts w:ascii="Times New Roman" w:hAnsi="Times New Roman"/>
          <w:color w:val="000000"/>
          <w:rPrChange w:id="2096" w:author="MARCELO PEREIRA" w:date="2009-05-28T13:56:00Z">
            <w:rPr>
              <w:rFonts w:ascii="Times New Roman" w:hAnsi="Times New Roman"/>
              <w:color w:val="000000"/>
            </w:rPr>
          </w:rPrChange>
        </w:rPr>
        <w:t xml:space="preserve"> outras entidades do </w:t>
      </w:r>
      <w:del w:id="2097" w:author="MARCELO" w:date="2009-05-31T17:41:00Z">
        <w:r w:rsidDel="00E651CE">
          <w:rPr>
            <w:rFonts w:ascii="Times New Roman" w:hAnsi="Times New Roman"/>
            <w:color w:val="000000"/>
            <w:rPrChange w:id="2098" w:author="MARCELO PEREIRA" w:date="2009-05-28T13:56:00Z">
              <w:rPr>
                <w:rFonts w:ascii="Times New Roman" w:hAnsi="Times New Roman"/>
                <w:color w:val="000000"/>
              </w:rPr>
            </w:rPrChange>
          </w:rPr>
          <w:delText>projeto</w:delText>
        </w:r>
      </w:del>
      <w:ins w:id="2099" w:author="MARCELO" w:date="2009-05-31T17:41:00Z">
        <w:r w:rsidR="00E651CE">
          <w:rPr>
            <w:rFonts w:ascii="Times New Roman" w:hAnsi="Times New Roman"/>
            <w:color w:val="000000"/>
          </w:rPr>
          <w:t>sistema</w:t>
        </w:r>
      </w:ins>
      <w:r>
        <w:rPr>
          <w:rFonts w:ascii="Times New Roman" w:hAnsi="Times New Roman"/>
          <w:color w:val="000000"/>
          <w:rPrChange w:id="2100" w:author="MARCELO PEREIRA" w:date="2009-05-28T13:56:00Z">
            <w:rPr>
              <w:rFonts w:ascii="Times New Roman" w:hAnsi="Times New Roman"/>
              <w:color w:val="000000"/>
            </w:rPr>
          </w:rPrChange>
        </w:rPr>
        <w:t>.</w:t>
      </w:r>
    </w:p>
    <w:p w:rsidR="00FB039E" w:rsidRDefault="00FB039E" w:rsidP="00EB36D3">
      <w:pPr>
        <w:spacing w:line="360" w:lineRule="auto"/>
        <w:jc w:val="both"/>
        <w:rPr>
          <w:rFonts w:ascii="Times New Roman" w:hAnsi="Times New Roman"/>
          <w:b/>
          <w:color w:val="FF0000"/>
        </w:rPr>
        <w:pPrChange w:id="2101" w:author="MARCELO" w:date="2009-06-07T15:32:00Z">
          <w:pPr>
            <w:pBdr>
              <w:bottom w:val="single" w:sz="4" w:space="1" w:color="000000"/>
            </w:pBdr>
            <w:spacing w:line="360" w:lineRule="auto"/>
            <w:jc w:val="both"/>
          </w:pPr>
        </w:pPrChange>
      </w:pPr>
      <w:r>
        <w:rPr>
          <w:rFonts w:ascii="Times New Roman" w:hAnsi="Times New Roman"/>
          <w:b/>
          <w:color w:val="FF0000"/>
        </w:rPr>
        <w:tab/>
      </w:r>
    </w:p>
    <w:p w:rsidR="00FB039E" w:rsidRDefault="00FB039E" w:rsidP="00EB36D3">
      <w:pPr>
        <w:spacing w:line="360" w:lineRule="auto"/>
        <w:jc w:val="both"/>
        <w:rPr>
          <w:rFonts w:ascii="Times New Roman" w:hAnsi="Times New Roman"/>
          <w:b/>
          <w:color w:val="FF0000"/>
        </w:rPr>
        <w:pPrChange w:id="210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103" w:author="MARCELO" w:date="2009-06-07T15:32:00Z">
          <w:pPr>
            <w:pBdr>
              <w:bottom w:val="single" w:sz="4" w:space="1" w:color="000000"/>
            </w:pBdr>
            <w:spacing w:line="360" w:lineRule="auto"/>
            <w:jc w:val="both"/>
          </w:pPr>
        </w:pPrChange>
      </w:pPr>
      <w:r>
        <w:rPr>
          <w:rFonts w:ascii="Times New Roman" w:hAnsi="Times New Roman"/>
          <w:b/>
          <w:bCs/>
          <w:color w:val="FF0000"/>
          <w:rPrChange w:id="2104" w:author="MARCELO PEREIRA" w:date="2009-05-28T14:36:00Z">
            <w:rPr>
              <w:rFonts w:ascii="Times New Roman" w:hAnsi="Times New Roman"/>
              <w:b/>
              <w:bCs/>
              <w:color w:val="FF0000"/>
            </w:rPr>
          </w:rPrChange>
        </w:rPr>
        <w:tab/>
      </w:r>
      <w:r>
        <w:rPr>
          <w:rFonts w:ascii="Times New Roman" w:hAnsi="Times New Roman"/>
          <w:b/>
          <w:bCs/>
          <w:rPrChange w:id="2105" w:author="MARCELO PEREIRA" w:date="2009-05-28T14:36:00Z">
            <w:rPr>
              <w:rFonts w:ascii="Times New Roman" w:hAnsi="Times New Roman"/>
              <w:b/>
              <w:bCs/>
            </w:rPr>
          </w:rPrChange>
        </w:rPr>
        <w:t>2.</w:t>
      </w:r>
      <w:del w:id="2106" w:author="MARCELO" w:date="2009-05-10T13:27:00Z">
        <w:r>
          <w:rPr>
            <w:rFonts w:ascii="Times New Roman" w:hAnsi="Times New Roman"/>
            <w:b/>
            <w:bCs/>
            <w:sz w:val="32"/>
          </w:rPr>
          <w:delText xml:space="preserve">4 </w:delText>
        </w:r>
      </w:del>
      <w:ins w:id="2107" w:author="MARCELO" w:date="2009-05-10T13:27:00Z">
        <w:del w:id="2108" w:author="MARCELO PEREIRA" w:date="2009-05-28T14:36:00Z">
          <w:r>
            <w:rPr>
              <w:rFonts w:ascii="Times New Roman" w:hAnsi="Times New Roman"/>
              <w:b/>
              <w:bCs/>
              <w:sz w:val="32"/>
              <w:szCs w:val="32"/>
            </w:rPr>
            <w:delText>5</w:delText>
          </w:r>
        </w:del>
      </w:ins>
      <w:ins w:id="2109" w:author="MARCELO PEREIRA" w:date="2009-05-28T14:36:00Z">
        <w:r>
          <w:rPr>
            <w:rFonts w:ascii="Times New Roman" w:hAnsi="Times New Roman"/>
            <w:b/>
            <w:bCs/>
          </w:rPr>
          <w:t>3.3</w:t>
        </w:r>
      </w:ins>
      <w:ins w:id="2110" w:author="MARCELO" w:date="2009-05-10T13:27:00Z">
        <w:r>
          <w:rPr>
            <w:rFonts w:ascii="Times New Roman" w:hAnsi="Times New Roman"/>
            <w:b/>
            <w:bCs/>
          </w:rPr>
          <w:t xml:space="preserve"> </w:t>
        </w:r>
      </w:ins>
      <w:r>
        <w:rPr>
          <w:rFonts w:ascii="Times New Roman" w:hAnsi="Times New Roman"/>
          <w:b/>
          <w:bCs/>
          <w:rPrChange w:id="2111" w:author="MARCELO PEREIRA" w:date="2009-05-28T14:36:00Z">
            <w:rPr>
              <w:rFonts w:ascii="Times New Roman" w:hAnsi="Times New Roman"/>
              <w:b/>
              <w:bCs/>
            </w:rPr>
          </w:rPrChange>
        </w:rPr>
        <w:t>Teste de Software</w:t>
      </w:r>
    </w:p>
    <w:p w:rsidR="00FB039E" w:rsidRDefault="00FB039E" w:rsidP="00EB36D3">
      <w:pPr>
        <w:spacing w:line="360" w:lineRule="auto"/>
        <w:jc w:val="both"/>
        <w:rPr>
          <w:rFonts w:ascii="Times New Roman" w:hAnsi="Times New Roman"/>
          <w:b/>
          <w:bCs/>
        </w:rPr>
        <w:pPrChange w:id="211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color w:val="000000"/>
          <w:rPrChange w:id="2113" w:author="MARCELO PEREIRA" w:date="2009-05-28T13:56:00Z">
            <w:rPr>
              <w:rFonts w:ascii="Times New Roman" w:hAnsi="Times New Roman"/>
              <w:color w:val="000000"/>
            </w:rPr>
          </w:rPrChange>
        </w:rPr>
        <w:pPrChange w:id="2114" w:author="MARCELO" w:date="2009-06-07T15:32:00Z">
          <w:pPr>
            <w:pBdr>
              <w:bottom w:val="single" w:sz="4" w:space="1" w:color="000000"/>
            </w:pBdr>
            <w:spacing w:line="360" w:lineRule="auto"/>
            <w:jc w:val="both"/>
          </w:pPr>
        </w:pPrChange>
      </w:pPr>
      <w:r>
        <w:rPr>
          <w:rFonts w:ascii="Times New Roman" w:hAnsi="Times New Roman"/>
          <w:b/>
          <w:bCs/>
        </w:rPr>
        <w:tab/>
      </w:r>
      <w:r>
        <w:rPr>
          <w:rFonts w:ascii="Times New Roman" w:hAnsi="Times New Roman"/>
          <w:color w:val="000000"/>
          <w:rPrChange w:id="2115" w:author="MARCELO PEREIRA" w:date="2009-05-28T13:56:00Z">
            <w:rPr>
              <w:rFonts w:ascii="Times New Roman" w:hAnsi="Times New Roman"/>
              <w:color w:val="000000"/>
            </w:rPr>
          </w:rPrChange>
        </w:rPr>
        <w:t>Teste de software é um</w:t>
      </w:r>
      <w:del w:id="2116" w:author="MARCELO PEREIRA" w:date="2009-05-28T14:44:00Z">
        <w:r>
          <w:rPr>
            <w:rFonts w:ascii="Times New Roman" w:hAnsi="Times New Roman"/>
            <w:color w:val="000000"/>
          </w:rPr>
          <w:delText xml:space="preserve"> processo</w:delText>
        </w:r>
      </w:del>
      <w:ins w:id="2117" w:author="MARCELO PEREIRA" w:date="2009-05-28T14:44:00Z">
        <w:r>
          <w:rPr>
            <w:rFonts w:ascii="Times New Roman" w:hAnsi="Times New Roman"/>
            <w:color w:val="000000"/>
          </w:rPr>
          <w:t>a técnica</w:t>
        </w:r>
      </w:ins>
      <w:r>
        <w:rPr>
          <w:rFonts w:ascii="Times New Roman" w:hAnsi="Times New Roman"/>
          <w:color w:val="000000"/>
          <w:rPrChange w:id="2118" w:author="MARCELO PEREIRA" w:date="2009-05-28T13:56:00Z">
            <w:rPr>
              <w:rFonts w:ascii="Times New Roman" w:hAnsi="Times New Roman"/>
              <w:color w:val="000000"/>
            </w:rPr>
          </w:rPrChange>
        </w:rPr>
        <w:t xml:space="preserve"> de investigação do software com o objetivo de identificar a qualidade e corretude do sistema desenvolvido</w:t>
      </w:r>
      <w:ins w:id="2119" w:author="MARCELO PEREIRA" w:date="2009-05-28T13:51:00Z">
        <w:r>
          <w:rPr>
            <w:rFonts w:ascii="Times New Roman" w:hAnsi="Times New Roman"/>
            <w:color w:val="000000"/>
          </w:rPr>
          <w:t>,</w:t>
        </w:r>
      </w:ins>
      <w:r>
        <w:rPr>
          <w:rFonts w:ascii="Times New Roman" w:hAnsi="Times New Roman"/>
          <w:color w:val="000000"/>
          <w:rPrChange w:id="2120" w:author="MARCELO PEREIRA" w:date="2009-05-28T13:56:00Z">
            <w:rPr>
              <w:rFonts w:ascii="Times New Roman" w:hAnsi="Times New Roman"/>
              <w:color w:val="000000"/>
            </w:rPr>
          </w:rPrChange>
        </w:rPr>
        <w:t xml:space="preserve"> levando em consideração o ambiente, as entidades envolvidas e as condições em que ele será aplicado</w:t>
      </w:r>
      <w:ins w:id="2121" w:author="MARCELO" w:date="2009-06-07T15:47:00Z">
        <w:r w:rsidR="000A66AB">
          <w:rPr>
            <w:rFonts w:ascii="Times New Roman" w:hAnsi="Times New Roman"/>
            <w:color w:val="000000"/>
          </w:rPr>
          <w:t xml:space="preserve"> [25]</w:t>
        </w:r>
      </w:ins>
      <w:r>
        <w:rPr>
          <w:rFonts w:ascii="Times New Roman" w:hAnsi="Times New Roman"/>
          <w:color w:val="000000"/>
          <w:rPrChange w:id="2122" w:author="MARCELO PEREIRA" w:date="2009-05-28T13:56:00Z">
            <w:rPr>
              <w:rFonts w:ascii="Times New Roman" w:hAnsi="Times New Roman"/>
              <w:color w:val="000000"/>
            </w:rPr>
          </w:rPrChange>
        </w:rPr>
        <w:t>. Essa etapa do ciclo de desenvolvimento tenta minimizar o número de falhas que podem ocorrer em um software</w:t>
      </w:r>
      <w:ins w:id="2123" w:author="MARCELO" w:date="2009-06-07T15:47:00Z">
        <w:r w:rsidR="000A66AB">
          <w:rPr>
            <w:rFonts w:ascii="Times New Roman" w:hAnsi="Times New Roman"/>
            <w:color w:val="000000"/>
          </w:rPr>
          <w:t>,</w:t>
        </w:r>
      </w:ins>
      <w:r>
        <w:rPr>
          <w:rFonts w:ascii="Times New Roman" w:hAnsi="Times New Roman"/>
          <w:color w:val="000000"/>
          <w:rPrChange w:id="2124" w:author="MARCELO PEREIRA" w:date="2009-05-28T13:56:00Z">
            <w:rPr>
              <w:rFonts w:ascii="Times New Roman" w:hAnsi="Times New Roman"/>
              <w:color w:val="000000"/>
            </w:rPr>
          </w:rPrChange>
        </w:rPr>
        <w:t xml:space="preserve"> para que ele permaneça estável durante a maior parte de seu tempo de funcionamento. Erros são, por enquanto, inevitáveis. Mesmo os maiores e mais robustos sistemas de software apresentam falhas e estão em constante aperfeiçoamento</w:t>
      </w:r>
      <w:bookmarkStart w:id="2125" w:name="ctl00_ContentPlaceHolder1_lblTexto"/>
      <w:bookmarkEnd w:id="2125"/>
      <w:r>
        <w:rPr>
          <w:rFonts w:ascii="Times New Roman" w:hAnsi="Times New Roman"/>
          <w:color w:val="000000"/>
          <w:rPrChange w:id="2126" w:author="MARCELO PEREIRA" w:date="2009-05-28T13:56:00Z">
            <w:rPr>
              <w:rFonts w:ascii="Times New Roman" w:hAnsi="Times New Roman"/>
              <w:color w:val="000000"/>
            </w:rPr>
          </w:rPrChange>
        </w:rPr>
        <w:t xml:space="preserve"> [21]. </w:t>
      </w:r>
    </w:p>
    <w:p w:rsidR="00FB039E" w:rsidRDefault="00FB039E" w:rsidP="00EB36D3">
      <w:pPr>
        <w:spacing w:line="360" w:lineRule="auto"/>
        <w:jc w:val="both"/>
        <w:rPr>
          <w:rFonts w:ascii="Times New Roman" w:hAnsi="Times New Roman"/>
          <w:color w:val="000000"/>
          <w:rPrChange w:id="2127" w:author="MARCELO PEREIRA" w:date="2009-05-28T13:56:00Z">
            <w:rPr>
              <w:rFonts w:ascii="Times New Roman" w:hAnsi="Times New Roman"/>
              <w:color w:val="000000"/>
            </w:rPr>
          </w:rPrChange>
        </w:rPr>
        <w:pPrChange w:id="2128" w:author="MARCELO" w:date="2009-06-07T15:32:00Z">
          <w:pPr>
            <w:pBdr>
              <w:bottom w:val="single" w:sz="4" w:space="1" w:color="000000"/>
            </w:pBdr>
            <w:spacing w:line="360" w:lineRule="auto"/>
            <w:jc w:val="both"/>
          </w:pPr>
        </w:pPrChange>
      </w:pPr>
      <w:r>
        <w:rPr>
          <w:rFonts w:ascii="Times New Roman" w:hAnsi="Times New Roman"/>
          <w:color w:val="000000"/>
          <w:rPrChange w:id="2129" w:author="MARCELO PEREIRA" w:date="2009-05-28T13:56:00Z">
            <w:rPr>
              <w:rFonts w:ascii="Times New Roman" w:hAnsi="Times New Roman"/>
              <w:color w:val="000000"/>
            </w:rPr>
          </w:rPrChange>
        </w:rPr>
        <w:tab/>
        <w:t xml:space="preserve">Existem diversos fatores que contribuem para a dificuldade </w:t>
      </w:r>
      <w:del w:id="2130" w:author="MARCELO" w:date="2009-06-07T15:47:00Z">
        <w:r w:rsidDel="000A66AB">
          <w:rPr>
            <w:rFonts w:ascii="Times New Roman" w:hAnsi="Times New Roman"/>
            <w:color w:val="000000"/>
            <w:rPrChange w:id="2131" w:author="MARCELO PEREIRA" w:date="2009-05-28T13:56:00Z">
              <w:rPr>
                <w:rFonts w:ascii="Times New Roman" w:hAnsi="Times New Roman"/>
                <w:color w:val="000000"/>
              </w:rPr>
            </w:rPrChange>
          </w:rPr>
          <w:delText xml:space="preserve">em </w:delText>
        </w:r>
      </w:del>
      <w:ins w:id="2132" w:author="MARCELO" w:date="2009-06-07T15:47:00Z">
        <w:r w:rsidR="000A66AB">
          <w:rPr>
            <w:rFonts w:ascii="Times New Roman" w:hAnsi="Times New Roman"/>
            <w:color w:val="000000"/>
          </w:rPr>
          <w:t>de</w:t>
        </w:r>
        <w:r w:rsidR="000A66AB">
          <w:rPr>
            <w:rFonts w:ascii="Times New Roman" w:hAnsi="Times New Roman"/>
            <w:color w:val="000000"/>
            <w:rPrChange w:id="2133" w:author="MARCELO PEREIRA" w:date="2009-05-28T13:56:00Z">
              <w:rPr>
                <w:rFonts w:ascii="Times New Roman" w:hAnsi="Times New Roman"/>
                <w:color w:val="000000"/>
              </w:rPr>
            </w:rPrChange>
          </w:rPr>
          <w:t xml:space="preserve"> </w:t>
        </w:r>
      </w:ins>
      <w:r>
        <w:rPr>
          <w:rFonts w:ascii="Times New Roman" w:hAnsi="Times New Roman"/>
          <w:color w:val="000000"/>
          <w:rPrChange w:id="2134" w:author="MARCELO PEREIRA" w:date="2009-05-28T13:56:00Z">
            <w:rPr>
              <w:rFonts w:ascii="Times New Roman" w:hAnsi="Times New Roman"/>
              <w:color w:val="000000"/>
            </w:rPr>
          </w:rPrChange>
        </w:rPr>
        <w:t>proteger completamente um software de falhas. Os sistemas, em sua maioria, são complexos e possuem muitos estados. Cada um desses estados possuem fórmulas, processamentos e/ou algoritmos que juntos com uma grande quantidade de pessoas envolvidas no projeto, aumenta</w:t>
      </w:r>
      <w:ins w:id="2135" w:author="MARCELO" w:date="2009-06-07T15:47:00Z">
        <w:r w:rsidR="000A66AB">
          <w:rPr>
            <w:rFonts w:ascii="Times New Roman" w:hAnsi="Times New Roman"/>
            <w:color w:val="000000"/>
          </w:rPr>
          <w:t>m</w:t>
        </w:r>
      </w:ins>
      <w:r>
        <w:rPr>
          <w:rFonts w:ascii="Times New Roman" w:hAnsi="Times New Roman"/>
          <w:color w:val="000000"/>
          <w:rPrChange w:id="2136" w:author="MARCELO PEREIRA" w:date="2009-05-28T13:56:00Z">
            <w:rPr>
              <w:rFonts w:ascii="Times New Roman" w:hAnsi="Times New Roman"/>
              <w:color w:val="000000"/>
            </w:rPr>
          </w:rPrChange>
        </w:rPr>
        <w:t xml:space="preserve"> ainda mais a complexidade do sistema como um todo. Existem ainda fatores que contribuem para a inserção de erros dentro do projeto</w:t>
      </w:r>
      <w:ins w:id="2137" w:author="MARCELO" w:date="2009-06-07T15:47:00Z">
        <w:r w:rsidR="000A66AB">
          <w:rPr>
            <w:rFonts w:ascii="Times New Roman" w:hAnsi="Times New Roman"/>
            <w:color w:val="000000"/>
          </w:rPr>
          <w:t>,</w:t>
        </w:r>
      </w:ins>
      <w:ins w:id="2138" w:author="MARCELO PEREIRA" w:date="2009-05-28T13:52:00Z">
        <w:r>
          <w:rPr>
            <w:rFonts w:ascii="Times New Roman" w:hAnsi="Times New Roman"/>
            <w:color w:val="000000"/>
          </w:rPr>
          <w:t xml:space="preserve"> como</w:t>
        </w:r>
      </w:ins>
      <w:del w:id="2139" w:author="MARCELO PEREIRA" w:date="2009-05-28T13:52:00Z">
        <w:r>
          <w:rPr>
            <w:rFonts w:ascii="Times New Roman" w:hAnsi="Times New Roman"/>
            <w:color w:val="FF0000"/>
          </w:rPr>
          <w:delText>.</w:delText>
        </w:r>
      </w:del>
      <w:r>
        <w:rPr>
          <w:rFonts w:ascii="Times New Roman" w:hAnsi="Times New Roman"/>
          <w:color w:val="000000"/>
          <w:rPrChange w:id="2140" w:author="MARCELO PEREIRA" w:date="2009-05-28T13:56:00Z">
            <w:rPr>
              <w:rFonts w:ascii="Times New Roman" w:hAnsi="Times New Roman"/>
              <w:color w:val="000000"/>
            </w:rPr>
          </w:rPrChange>
        </w:rPr>
        <w:t xml:space="preserve"> </w:t>
      </w:r>
      <w:del w:id="2141" w:author="MARCELO PEREIRA" w:date="2009-05-28T13:52:00Z">
        <w:r>
          <w:rPr>
            <w:rFonts w:ascii="Times New Roman" w:hAnsi="Times New Roman"/>
            <w:color w:val="FF0000"/>
          </w:rPr>
          <w:delText>M</w:delText>
        </w:r>
      </w:del>
      <w:ins w:id="2142" w:author="MARCELO PEREIRA" w:date="2009-05-28T13:52:00Z">
        <w:r>
          <w:rPr>
            <w:rFonts w:ascii="Times New Roman" w:hAnsi="Times New Roman"/>
            <w:color w:val="000000"/>
          </w:rPr>
          <w:t>m</w:t>
        </w:r>
      </w:ins>
      <w:r>
        <w:rPr>
          <w:rFonts w:ascii="Times New Roman" w:hAnsi="Times New Roman"/>
          <w:color w:val="000000"/>
          <w:rPrChange w:id="2143" w:author="MARCELO PEREIRA" w:date="2009-05-28T13:56:00Z">
            <w:rPr>
              <w:rFonts w:ascii="Times New Roman" w:hAnsi="Times New Roman"/>
              <w:color w:val="000000"/>
            </w:rPr>
          </w:rPrChange>
        </w:rPr>
        <w:t>udança nos requisitos do sistema, problemas na comunicação interna da equipe de desenvolvimento, erros de programação, pressão devido aos cronograma</w:t>
      </w:r>
      <w:ins w:id="2144" w:author="MARCELO PEREIRA" w:date="2009-05-28T13:52:00Z">
        <w:r>
          <w:rPr>
            <w:rFonts w:ascii="Times New Roman" w:hAnsi="Times New Roman"/>
            <w:color w:val="000000"/>
          </w:rPr>
          <w:t>s</w:t>
        </w:r>
      </w:ins>
      <w:r>
        <w:rPr>
          <w:rFonts w:ascii="Times New Roman" w:hAnsi="Times New Roman"/>
          <w:color w:val="000000"/>
          <w:rPrChange w:id="2145" w:author="MARCELO PEREIRA" w:date="2009-05-28T13:56:00Z">
            <w:rPr>
              <w:rFonts w:ascii="Times New Roman" w:hAnsi="Times New Roman"/>
              <w:color w:val="000000"/>
            </w:rPr>
          </w:rPrChange>
        </w:rPr>
        <w:t xml:space="preserve">, dentre outros. </w:t>
      </w:r>
    </w:p>
    <w:p w:rsidR="00FB039E" w:rsidDel="00326531" w:rsidRDefault="00FB039E" w:rsidP="00EB36D3">
      <w:pPr>
        <w:spacing w:line="360" w:lineRule="auto"/>
        <w:jc w:val="both"/>
        <w:rPr>
          <w:del w:id="2146" w:author="MARCELO" w:date="2009-05-31T16:39:00Z"/>
          <w:rFonts w:ascii="Times New Roman" w:hAnsi="Times New Roman"/>
        </w:rPr>
        <w:pPrChange w:id="2147" w:author="MARCELO" w:date="2009-06-07T15:32:00Z">
          <w:pPr>
            <w:pBdr>
              <w:bottom w:val="single" w:sz="4" w:space="1" w:color="000000"/>
            </w:pBdr>
            <w:spacing w:line="360" w:lineRule="auto"/>
            <w:jc w:val="both"/>
          </w:pPr>
        </w:pPrChange>
      </w:pPr>
      <w:r>
        <w:rPr>
          <w:rFonts w:ascii="Times New Roman" w:hAnsi="Times New Roman"/>
          <w:color w:val="000000"/>
          <w:rPrChange w:id="2148" w:author="MARCELO PEREIRA" w:date="2009-05-28T13:56:00Z">
            <w:rPr>
              <w:rFonts w:ascii="Times New Roman" w:hAnsi="Times New Roman"/>
              <w:color w:val="000000"/>
            </w:rPr>
          </w:rPrChange>
        </w:rPr>
        <w:tab/>
        <w:t xml:space="preserve"> Para ilustrar a dificuldade em se criar um software completamente livre de falhas, uma taxa de 15% à 30% de defeitos a cada mil linhas de código é considerada aceitável para a indústria de tecnologia da informação</w:t>
      </w:r>
      <w:r>
        <w:rPr>
          <w:rFonts w:ascii="Times New Roman" w:hAnsi="Times New Roman"/>
          <w:b/>
          <w:color w:val="000000"/>
          <w:rPrChange w:id="2149" w:author="MARCELO PEREIRA" w:date="2009-05-28T13:56:00Z">
            <w:rPr>
              <w:rFonts w:ascii="Times New Roman" w:hAnsi="Times New Roman"/>
              <w:b/>
              <w:color w:val="000000"/>
            </w:rPr>
          </w:rPrChange>
        </w:rPr>
        <w:t xml:space="preserve"> </w:t>
      </w:r>
      <w:r>
        <w:rPr>
          <w:rFonts w:ascii="Times New Roman" w:hAnsi="Times New Roman"/>
          <w:color w:val="000000"/>
          <w:rPrChange w:id="2150" w:author="MARCELO PEREIRA" w:date="2009-05-28T13:56:00Z">
            <w:rPr>
              <w:rFonts w:ascii="Times New Roman" w:hAnsi="Times New Roman"/>
              <w:color w:val="000000"/>
            </w:rPr>
          </w:rPrChange>
        </w:rPr>
        <w:t>[22][23].  Portanto</w:t>
      </w:r>
      <w:ins w:id="2151" w:author="MARCELO PEREIRA" w:date="2009-05-28T13:52:00Z">
        <w:r>
          <w:rPr>
            <w:rFonts w:ascii="Times New Roman" w:hAnsi="Times New Roman"/>
            <w:color w:val="000000"/>
          </w:rPr>
          <w:t>,</w:t>
        </w:r>
      </w:ins>
      <w:r>
        <w:rPr>
          <w:rFonts w:ascii="Times New Roman" w:hAnsi="Times New Roman"/>
          <w:color w:val="000000"/>
          <w:rPrChange w:id="2152" w:author="MARCELO PEREIRA" w:date="2009-05-28T13:56:00Z">
            <w:rPr>
              <w:rFonts w:ascii="Times New Roman" w:hAnsi="Times New Roman"/>
              <w:color w:val="000000"/>
            </w:rPr>
          </w:rPrChange>
        </w:rPr>
        <w:t xml:space="preserve"> a etapa de testes foi aos poucos ganhando mais espaço no ciclo de desenvolvimento de software. Atualmente</w:t>
      </w:r>
      <w:ins w:id="2153" w:author="MARCELO PEREIRA" w:date="2009-05-28T13:52:00Z">
        <w:r>
          <w:rPr>
            <w:rFonts w:ascii="Times New Roman" w:hAnsi="Times New Roman"/>
            <w:color w:val="000000"/>
          </w:rPr>
          <w:t>,</w:t>
        </w:r>
      </w:ins>
      <w:r>
        <w:rPr>
          <w:rFonts w:ascii="Times New Roman" w:hAnsi="Times New Roman"/>
          <w:color w:val="000000"/>
          <w:rPrChange w:id="2154" w:author="MARCELO PEREIRA" w:date="2009-05-28T13:56:00Z">
            <w:rPr>
              <w:rFonts w:ascii="Times New Roman" w:hAnsi="Times New Roman"/>
              <w:color w:val="000000"/>
            </w:rPr>
          </w:rPrChange>
        </w:rPr>
        <w:t xml:space="preserve"> a etapa de testes de software chega a representar cinquenta por cento do tempo de desenvolvimento de um sistema [24]. Esse tempo gasto com testes exaustivos tem o propósito de aumentar a qualidade final do produto.  Qualidade que, segundo Hetzel [25], possui três </w:t>
      </w:r>
      <w:del w:id="2155" w:author="MARCELO" w:date="2009-06-08T00:04:00Z">
        <w:r w:rsidDel="00FE59B2">
          <w:rPr>
            <w:rFonts w:ascii="Times New Roman" w:hAnsi="Times New Roman"/>
            <w:color w:val="000000"/>
            <w:rPrChange w:id="2156" w:author="MARCELO PEREIRA" w:date="2009-05-28T13:56:00Z">
              <w:rPr>
                <w:rFonts w:ascii="Times New Roman" w:hAnsi="Times New Roman"/>
                <w:color w:val="000000"/>
              </w:rPr>
            </w:rPrChange>
          </w:rPr>
          <w:delText>dimensões</w:delText>
        </w:r>
      </w:del>
      <w:ins w:id="2157" w:author="MARCELO PEREIRA" w:date="2009-05-28T13:52:00Z">
        <w:del w:id="2158" w:author="MARCELO" w:date="2009-06-08T00:04:00Z">
          <w:r w:rsidDel="00FE59B2">
            <w:rPr>
              <w:rFonts w:ascii="Times New Roman" w:hAnsi="Times New Roman"/>
              <w:color w:val="000000"/>
            </w:rPr>
            <w:delText>,</w:delText>
          </w:r>
        </w:del>
      </w:ins>
      <w:ins w:id="2159" w:author="MARCELO" w:date="2009-06-08T00:04:00Z">
        <w:r w:rsidR="00FE59B2">
          <w:rPr>
            <w:rFonts w:ascii="Times New Roman" w:hAnsi="Times New Roman"/>
            <w:color w:val="000000"/>
            <w:rPrChange w:id="2160" w:author="MARCELO PEREIRA" w:date="2009-05-28T13:56:00Z">
              <w:rPr>
                <w:rFonts w:ascii="Times New Roman" w:hAnsi="Times New Roman"/>
                <w:color w:val="000000"/>
              </w:rPr>
            </w:rPrChange>
          </w:rPr>
          <w:t>dimensões</w:t>
        </w:r>
        <w:r w:rsidR="00FE59B2">
          <w:rPr>
            <w:rFonts w:ascii="Times New Roman" w:hAnsi="Times New Roman"/>
            <w:color w:val="000000"/>
          </w:rPr>
          <w:t xml:space="preserve">, </w:t>
        </w:r>
      </w:ins>
      <w:ins w:id="2161" w:author="MARCELO PEREIRA" w:date="2009-05-19T12:57:00Z">
        <w:del w:id="2162" w:author="MARCELO" w:date="2009-06-07T15:48:00Z">
          <w:r w:rsidDel="000A66AB">
            <w:rPr>
              <w:rFonts w:ascii="Times New Roman" w:hAnsi="Times New Roman"/>
              <w:color w:val="000000"/>
            </w:rPr>
            <w:tab/>
          </w:r>
        </w:del>
      </w:ins>
      <w:del w:id="2163" w:author="MARCELO" w:date="2009-06-08T00:04:00Z">
        <w:r w:rsidDel="00FE59B2">
          <w:rPr>
            <w:rFonts w:ascii="Times New Roman" w:hAnsi="Times New Roman"/>
            <w:color w:val="000000"/>
            <w:rPrChange w:id="2164" w:author="MARCELO PEREIRA" w:date="2009-05-28T13:56:00Z">
              <w:rPr>
                <w:rFonts w:ascii="Times New Roman" w:hAnsi="Times New Roman"/>
                <w:color w:val="000000"/>
              </w:rPr>
            </w:rPrChange>
          </w:rPr>
          <w:delText xml:space="preserve"> </w:delText>
        </w:r>
      </w:del>
      <w:r>
        <w:rPr>
          <w:rFonts w:ascii="Times New Roman" w:hAnsi="Times New Roman"/>
          <w:color w:val="000000"/>
          <w:rPrChange w:id="2165" w:author="MARCELO PEREIRA" w:date="2009-05-28T13:56:00Z">
            <w:rPr>
              <w:rFonts w:ascii="Times New Roman" w:hAnsi="Times New Roman"/>
              <w:color w:val="000000"/>
            </w:rPr>
          </w:rPrChange>
        </w:rPr>
        <w:t xml:space="preserve">cada uma delas constituída de componentes com menor nível de detalhe. </w:t>
      </w:r>
      <w:del w:id="2166" w:author="MARCELO" w:date="2009-06-07T15:48:00Z">
        <w:r w:rsidDel="000A66AB">
          <w:rPr>
            <w:rFonts w:ascii="Times New Roman" w:hAnsi="Times New Roman"/>
            <w:color w:val="000000"/>
            <w:rPrChange w:id="2167" w:author="MARCELO PEREIRA" w:date="2009-05-28T13:56:00Z">
              <w:rPr>
                <w:rFonts w:ascii="Times New Roman" w:hAnsi="Times New Roman"/>
                <w:color w:val="000000"/>
              </w:rPr>
            </w:rPrChange>
          </w:rPr>
          <w:delText xml:space="preserve">A </w:delText>
        </w:r>
      </w:del>
      <w:ins w:id="2168" w:author="MARCELO" w:date="2009-06-07T15:48:00Z">
        <w:r w:rsidR="000A66AB">
          <w:rPr>
            <w:rFonts w:ascii="Times New Roman" w:hAnsi="Times New Roman"/>
            <w:color w:val="000000"/>
          </w:rPr>
          <w:t>O</w:t>
        </w:r>
        <w:r w:rsidR="000A66AB">
          <w:rPr>
            <w:rFonts w:ascii="Times New Roman" w:hAnsi="Times New Roman"/>
            <w:color w:val="000000"/>
            <w:rPrChange w:id="2169" w:author="MARCELO PEREIRA" w:date="2009-05-28T13:56:00Z">
              <w:rPr>
                <w:rFonts w:ascii="Times New Roman" w:hAnsi="Times New Roman"/>
                <w:color w:val="000000"/>
              </w:rPr>
            </w:rPrChange>
          </w:rPr>
          <w:t xml:space="preserve"> </w:t>
        </w:r>
      </w:ins>
      <w:del w:id="2170" w:author="MARCELO PEREIRA" w:date="2009-05-20T13:29:00Z">
        <w:r>
          <w:rPr>
            <w:rFonts w:ascii="Times New Roman" w:hAnsi="Times New Roman"/>
            <w:color w:val="FF0000"/>
          </w:rPr>
          <w:delText>tabela</w:delText>
        </w:r>
      </w:del>
      <w:ins w:id="2171" w:author="MARCELO PEREIRA" w:date="2009-05-20T13:29:00Z">
        <w:r>
          <w:rPr>
            <w:rFonts w:ascii="Times New Roman" w:hAnsi="Times New Roman"/>
            <w:color w:val="000000"/>
          </w:rPr>
          <w:t xml:space="preserve">quadro </w:t>
        </w:r>
        <w:del w:id="2172" w:author="MARCELO" w:date="2009-06-07T15:49:00Z">
          <w:r w:rsidDel="00223060">
            <w:rPr>
              <w:rFonts w:ascii="Times New Roman" w:hAnsi="Times New Roman"/>
              <w:color w:val="000000"/>
            </w:rPr>
            <w:delText>1.0</w:delText>
          </w:r>
        </w:del>
      </w:ins>
      <w:del w:id="2173" w:author="MARCELO" w:date="2009-06-07T15:49:00Z">
        <w:r w:rsidDel="00223060">
          <w:rPr>
            <w:rFonts w:ascii="Times New Roman" w:hAnsi="Times New Roman"/>
            <w:color w:val="FF0000"/>
          </w:rPr>
          <w:delText xml:space="preserve"> abaixo</w:delText>
        </w:r>
      </w:del>
      <w:ins w:id="2174" w:author="MARCELO" w:date="2009-06-07T15:49:00Z">
        <w:r w:rsidR="00223060">
          <w:rPr>
            <w:rFonts w:ascii="Times New Roman" w:hAnsi="Times New Roman"/>
            <w:color w:val="000000"/>
          </w:rPr>
          <w:t>2.</w:t>
        </w:r>
      </w:ins>
      <w:ins w:id="2175" w:author="MARCELO" w:date="2009-06-07T23:57:00Z">
        <w:r w:rsidR="00021B21">
          <w:rPr>
            <w:rFonts w:ascii="Times New Roman" w:hAnsi="Times New Roman"/>
            <w:color w:val="000000"/>
          </w:rPr>
          <w:t>1</w:t>
        </w:r>
      </w:ins>
      <w:r>
        <w:rPr>
          <w:rFonts w:ascii="Times New Roman" w:hAnsi="Times New Roman"/>
          <w:color w:val="000000"/>
          <w:rPrChange w:id="2176" w:author="MARCELO PEREIRA" w:date="2009-05-28T13:56:00Z">
            <w:rPr>
              <w:rFonts w:ascii="Times New Roman" w:hAnsi="Times New Roman"/>
              <w:color w:val="000000"/>
            </w:rPr>
          </w:rPrChange>
        </w:rPr>
        <w:t xml:space="preserve"> mostra as três dimensões da qualidade </w:t>
      </w:r>
      <w:ins w:id="2177" w:author="MARCELO" w:date="2009-06-07T15:49:00Z">
        <w:r w:rsidR="00223060">
          <w:rPr>
            <w:rFonts w:ascii="Times New Roman" w:hAnsi="Times New Roman"/>
            <w:color w:val="000000"/>
          </w:rPr>
          <w:t xml:space="preserve">de software </w:t>
        </w:r>
      </w:ins>
      <w:r>
        <w:rPr>
          <w:rFonts w:ascii="Times New Roman" w:hAnsi="Times New Roman"/>
          <w:color w:val="000000"/>
          <w:rPrChange w:id="2178" w:author="MARCELO PEREIRA" w:date="2009-05-28T13:56:00Z">
            <w:rPr>
              <w:rFonts w:ascii="Times New Roman" w:hAnsi="Times New Roman"/>
              <w:color w:val="000000"/>
            </w:rPr>
          </w:rPrChange>
        </w:rPr>
        <w:t>definidas por Hetzel</w:t>
      </w:r>
      <w:del w:id="2179" w:author="MARCELO" w:date="2009-06-20T14:29:00Z">
        <w:r w:rsidDel="003834B3">
          <w:rPr>
            <w:rFonts w:ascii="Times New Roman" w:hAnsi="Times New Roman"/>
            <w:color w:val="000000"/>
            <w:rPrChange w:id="2180" w:author="MARCELO PEREIRA" w:date="2009-05-28T13:56:00Z">
              <w:rPr>
                <w:rFonts w:ascii="Times New Roman" w:hAnsi="Times New Roman"/>
                <w:color w:val="000000"/>
              </w:rPr>
            </w:rPrChange>
          </w:rPr>
          <w:delText xml:space="preserve"> [25]</w:delText>
        </w:r>
      </w:del>
      <w:ins w:id="2181" w:author="MARCELO PEREIRA" w:date="2009-05-28T13:52:00Z">
        <w:r>
          <w:rPr>
            <w:rFonts w:ascii="Times New Roman" w:hAnsi="Times New Roman"/>
            <w:color w:val="000000"/>
          </w:rPr>
          <w:t>.</w:t>
        </w:r>
      </w:ins>
    </w:p>
    <w:p w:rsidR="00FB039E" w:rsidDel="00326531" w:rsidRDefault="00FB039E" w:rsidP="00EB36D3">
      <w:pPr>
        <w:spacing w:line="360" w:lineRule="auto"/>
        <w:jc w:val="both"/>
        <w:rPr>
          <w:del w:id="2182" w:author="MARCELO" w:date="2009-05-31T16:39:00Z"/>
          <w:rFonts w:ascii="Times New Roman" w:hAnsi="Times New Roman"/>
        </w:rPr>
        <w:pPrChange w:id="218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color w:val="FF0000"/>
        </w:rPr>
        <w:pPrChange w:id="2184" w:author="MARCELO" w:date="2009-06-07T15:32:00Z">
          <w:pPr>
            <w:pBdr>
              <w:bottom w:val="single" w:sz="4" w:space="1" w:color="000000"/>
            </w:pBdr>
            <w:spacing w:line="360" w:lineRule="auto"/>
            <w:jc w:val="both"/>
          </w:pPr>
        </w:pPrChange>
      </w:pPr>
      <w:del w:id="2185" w:author="MARCELO" w:date="2009-05-31T16:39:00Z">
        <w:r w:rsidDel="00326531">
          <w:rPr>
            <w:rFonts w:ascii="Times New Roman" w:hAnsi="Times New Roman"/>
            <w:color w:val="FF0000"/>
          </w:rPr>
          <w:tab/>
        </w:r>
      </w:del>
    </w:p>
    <w:p w:rsidR="00FB039E" w:rsidRDefault="00FB039E" w:rsidP="00EB36D3">
      <w:pPr>
        <w:spacing w:line="360" w:lineRule="auto"/>
        <w:jc w:val="both"/>
        <w:rPr>
          <w:rFonts w:ascii="Times New Roman" w:hAnsi="Times New Roman"/>
        </w:rPr>
        <w:pPrChange w:id="218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218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color w:val="FF0000"/>
        </w:rPr>
        <w:pPrChange w:id="2188" w:author="MARCELO" w:date="2009-06-07T15:32:00Z">
          <w:pPr>
            <w:pBdr>
              <w:bottom w:val="single" w:sz="4" w:space="1" w:color="000000"/>
            </w:pBdr>
            <w:spacing w:line="360" w:lineRule="auto"/>
            <w:jc w:val="both"/>
          </w:pPr>
        </w:pPrChange>
      </w:pPr>
    </w:p>
    <w:p w:rsidR="00A81424" w:rsidRDefault="00A81424" w:rsidP="00EB36D3">
      <w:pPr>
        <w:pStyle w:val="Legenda"/>
        <w:keepNext/>
        <w:outlineLvl w:val="0"/>
        <w:rPr>
          <w:ins w:id="2189" w:author="MARCELO" w:date="2009-05-31T17:04:00Z"/>
        </w:rPr>
        <w:pPrChange w:id="2190" w:author="MARCELO" w:date="2009-06-07T15:32:00Z">
          <w:pPr/>
        </w:pPrChange>
      </w:pPr>
      <w:ins w:id="2191" w:author="MARCELO" w:date="2009-05-31T17:04:00Z">
        <w:r w:rsidRPr="008E0580">
          <w:t xml:space="preserve">Quadro </w:t>
        </w:r>
      </w:ins>
      <w:ins w:id="2192" w:author="MARCELO" w:date="2009-06-07T15:49:00Z">
        <w:r w:rsidR="00223060">
          <w:t>2.</w:t>
        </w:r>
      </w:ins>
      <w:ins w:id="2193" w:author="MARCELO" w:date="2009-06-07T23:57:00Z">
        <w:r w:rsidR="00021B21">
          <w:t>1</w:t>
        </w:r>
      </w:ins>
      <w:ins w:id="2194" w:author="MARCELO" w:date="2009-05-31T17:04:00Z">
        <w:r w:rsidRPr="008E0580">
          <w:t xml:space="preserve"> - Dimensões de qualidade de software</w:t>
        </w:r>
      </w:ins>
    </w:p>
    <w:tbl>
      <w:tblPr>
        <w:tblW w:w="0" w:type="auto"/>
        <w:tblInd w:w="55" w:type="dxa"/>
        <w:tblLayout w:type="fixed"/>
        <w:tblCellMar>
          <w:top w:w="55" w:type="dxa"/>
          <w:left w:w="55" w:type="dxa"/>
          <w:bottom w:w="55" w:type="dxa"/>
          <w:right w:w="55" w:type="dxa"/>
        </w:tblCellMar>
        <w:tblLook w:val="0000"/>
      </w:tblPr>
      <w:tblGrid>
        <w:gridCol w:w="3324"/>
        <w:gridCol w:w="3324"/>
        <w:gridCol w:w="3342"/>
      </w:tblGrid>
      <w:tr w:rsidR="00FB039E">
        <w:tc>
          <w:tcPr>
            <w:tcW w:w="3324" w:type="dxa"/>
            <w:tcBorders>
              <w:top w:val="single" w:sz="1" w:space="0" w:color="000000"/>
              <w:left w:val="single" w:sz="1" w:space="0" w:color="000000"/>
              <w:bottom w:val="single" w:sz="1" w:space="0" w:color="000000"/>
            </w:tcBorders>
          </w:tcPr>
          <w:p w:rsidR="00FB039E" w:rsidRDefault="00FB039E" w:rsidP="00EB36D3">
            <w:pPr>
              <w:pStyle w:val="TableContents"/>
              <w:keepNext/>
              <w:snapToGrid w:val="0"/>
              <w:spacing w:line="360" w:lineRule="auto"/>
              <w:jc w:val="both"/>
              <w:rPr>
                <w:rFonts w:ascii="Times New Roman" w:hAnsi="Times New Roman"/>
                <w:b/>
                <w:bCs/>
                <w:color w:val="000000"/>
                <w:rPrChange w:id="2195" w:author="MARCELO PEREIRA" w:date="2009-05-28T13:56:00Z">
                  <w:rPr>
                    <w:rFonts w:ascii="Times New Roman" w:hAnsi="Times New Roman"/>
                    <w:b/>
                    <w:bCs/>
                    <w:color w:val="000000"/>
                  </w:rPr>
                </w:rPrChange>
              </w:rPr>
            </w:pPr>
            <w:r>
              <w:rPr>
                <w:rFonts w:ascii="Times New Roman" w:hAnsi="Times New Roman"/>
                <w:b/>
                <w:bCs/>
                <w:color w:val="000000"/>
                <w:rPrChange w:id="2196" w:author="MARCELO PEREIRA" w:date="2009-05-28T13:56:00Z">
                  <w:rPr>
                    <w:rFonts w:ascii="Times New Roman" w:hAnsi="Times New Roman"/>
                    <w:b/>
                    <w:bCs/>
                    <w:color w:val="000000"/>
                  </w:rPr>
                </w:rPrChange>
              </w:rPr>
              <w:t xml:space="preserve">Funcionalidade </w:t>
            </w:r>
            <w:del w:id="2197" w:author="MARCELO PEREIRA" w:date="2009-05-28T13:53:00Z">
              <w:r>
                <w:rPr>
                  <w:rFonts w:ascii="Times New Roman" w:hAnsi="Times New Roman"/>
                  <w:b/>
                  <w:bCs/>
                  <w:color w:val="FF0000"/>
                </w:rPr>
                <w:delText>(qualidade exterior)</w:delText>
              </w:r>
            </w:del>
          </w:p>
        </w:tc>
        <w:tc>
          <w:tcPr>
            <w:tcW w:w="3324" w:type="dxa"/>
            <w:tcBorders>
              <w:top w:val="single" w:sz="1" w:space="0" w:color="000000"/>
              <w:left w:val="single" w:sz="1" w:space="0" w:color="000000"/>
              <w:bottom w:val="single" w:sz="1" w:space="0" w:color="000000"/>
            </w:tcBorders>
          </w:tcPr>
          <w:p w:rsidR="00FB039E" w:rsidRDefault="00FB039E" w:rsidP="00EB36D3">
            <w:pPr>
              <w:pStyle w:val="TableContents"/>
              <w:snapToGrid w:val="0"/>
              <w:spacing w:line="360" w:lineRule="auto"/>
              <w:jc w:val="both"/>
              <w:rPr>
                <w:rFonts w:ascii="Times New Roman" w:hAnsi="Times New Roman"/>
                <w:b/>
                <w:bCs/>
                <w:color w:val="000000"/>
                <w:rPrChange w:id="2198" w:author="MARCELO PEREIRA" w:date="2009-05-28T13:56:00Z">
                  <w:rPr>
                    <w:rFonts w:ascii="Times New Roman" w:hAnsi="Times New Roman"/>
                    <w:b/>
                    <w:bCs/>
                    <w:color w:val="000000"/>
                  </w:rPr>
                </w:rPrChange>
              </w:rPr>
            </w:pPr>
            <w:r>
              <w:rPr>
                <w:rFonts w:ascii="Times New Roman" w:hAnsi="Times New Roman"/>
                <w:b/>
                <w:bCs/>
                <w:color w:val="000000"/>
                <w:rPrChange w:id="2199" w:author="MARCELO PEREIRA" w:date="2009-05-28T13:56:00Z">
                  <w:rPr>
                    <w:rFonts w:ascii="Times New Roman" w:hAnsi="Times New Roman"/>
                    <w:b/>
                    <w:bCs/>
                    <w:color w:val="000000"/>
                  </w:rPr>
                </w:rPrChange>
              </w:rPr>
              <w:t>Engenharia</w:t>
            </w:r>
            <w:del w:id="2200" w:author="MARCELO PEREIRA" w:date="2009-05-28T13:53:00Z">
              <w:r>
                <w:rPr>
                  <w:rFonts w:ascii="Times New Roman" w:hAnsi="Times New Roman"/>
                  <w:b/>
                  <w:bCs/>
                  <w:color w:val="FF0000"/>
                </w:rPr>
                <w:delText xml:space="preserve"> (qualidade interior)</w:delText>
              </w:r>
            </w:del>
          </w:p>
        </w:tc>
        <w:tc>
          <w:tcPr>
            <w:tcW w:w="3342" w:type="dxa"/>
            <w:tcBorders>
              <w:top w:val="single" w:sz="1" w:space="0" w:color="000000"/>
              <w:left w:val="single" w:sz="1" w:space="0" w:color="000000"/>
              <w:bottom w:val="single" w:sz="1" w:space="0" w:color="000000"/>
              <w:right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01" w:author="MARCELO PEREIRA" w:date="2009-05-28T13:56:00Z">
                  <w:rPr>
                    <w:rFonts w:ascii="Times New Roman" w:hAnsi="Times New Roman"/>
                    <w:color w:val="000000"/>
                  </w:rPr>
                </w:rPrChange>
              </w:rPr>
            </w:pPr>
            <w:r>
              <w:rPr>
                <w:rFonts w:ascii="Times New Roman" w:hAnsi="Times New Roman"/>
                <w:b/>
                <w:bCs/>
                <w:color w:val="000000"/>
                <w:rPrChange w:id="2202" w:author="MARCELO PEREIRA" w:date="2009-05-28T13:56:00Z">
                  <w:rPr>
                    <w:rFonts w:ascii="Times New Roman" w:hAnsi="Times New Roman"/>
                    <w:b/>
                    <w:bCs/>
                    <w:color w:val="000000"/>
                  </w:rPr>
                </w:rPrChange>
              </w:rPr>
              <w:t>Adaptabilidade</w:t>
            </w:r>
            <w:del w:id="2203" w:author="MARCELO PEREIRA" w:date="2009-05-28T13:53:00Z">
              <w:r>
                <w:rPr>
                  <w:rFonts w:ascii="Times New Roman" w:hAnsi="Times New Roman"/>
                  <w:b/>
                  <w:bCs/>
                  <w:color w:val="FF0000"/>
                </w:rPr>
                <w:delText xml:space="preserve"> (qualidade futura)</w:delText>
              </w:r>
            </w:del>
          </w:p>
        </w:tc>
      </w:tr>
      <w:tr w:rsidR="00FB039E">
        <w:tc>
          <w:tcPr>
            <w:tcW w:w="3324" w:type="dxa"/>
            <w:tcBorders>
              <w:left w:val="single" w:sz="1" w:space="0" w:color="000000"/>
              <w:bottom w:val="single" w:sz="1" w:space="0" w:color="000000"/>
            </w:tcBorders>
          </w:tcPr>
          <w:p w:rsidR="00FB039E" w:rsidRDefault="00FB039E" w:rsidP="00EB36D3">
            <w:pPr>
              <w:pStyle w:val="TableContents"/>
              <w:keepNext/>
              <w:snapToGrid w:val="0"/>
              <w:spacing w:line="360" w:lineRule="auto"/>
              <w:jc w:val="both"/>
              <w:rPr>
                <w:rFonts w:ascii="Times New Roman" w:hAnsi="Times New Roman"/>
                <w:color w:val="000000"/>
                <w:rPrChange w:id="2204" w:author="MARCELO PEREIRA" w:date="2009-05-28T13:56:00Z">
                  <w:rPr>
                    <w:rFonts w:ascii="Times New Roman" w:hAnsi="Times New Roman"/>
                    <w:color w:val="000000"/>
                  </w:rPr>
                </w:rPrChange>
              </w:rPr>
            </w:pPr>
            <w:r>
              <w:rPr>
                <w:rFonts w:ascii="Times New Roman" w:hAnsi="Times New Roman"/>
                <w:color w:val="000000"/>
                <w:rPrChange w:id="2205" w:author="MARCELO PEREIRA" w:date="2009-05-28T13:56:00Z">
                  <w:rPr>
                    <w:rFonts w:ascii="Times New Roman" w:hAnsi="Times New Roman"/>
                    <w:color w:val="000000"/>
                  </w:rPr>
                </w:rPrChange>
              </w:rPr>
              <w:t>Corretude</w:t>
            </w:r>
          </w:p>
        </w:tc>
        <w:tc>
          <w:tcPr>
            <w:tcW w:w="3324" w:type="dxa"/>
            <w:tcBorders>
              <w:left w:val="single" w:sz="1" w:space="0" w:color="000000"/>
              <w:bottom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06" w:author="MARCELO PEREIRA" w:date="2009-05-28T13:56:00Z">
                  <w:rPr>
                    <w:rFonts w:ascii="Times New Roman" w:hAnsi="Times New Roman"/>
                    <w:color w:val="000000"/>
                  </w:rPr>
                </w:rPrChange>
              </w:rPr>
            </w:pPr>
            <w:r>
              <w:rPr>
                <w:rFonts w:ascii="Times New Roman" w:hAnsi="Times New Roman"/>
                <w:color w:val="000000"/>
                <w:rPrChange w:id="2207" w:author="MARCELO PEREIRA" w:date="2009-05-28T13:56:00Z">
                  <w:rPr>
                    <w:rFonts w:ascii="Times New Roman" w:hAnsi="Times New Roman"/>
                    <w:color w:val="000000"/>
                  </w:rPr>
                </w:rPrChange>
              </w:rPr>
              <w:t>Eficiência</w:t>
            </w:r>
          </w:p>
        </w:tc>
        <w:tc>
          <w:tcPr>
            <w:tcW w:w="3342" w:type="dxa"/>
            <w:tcBorders>
              <w:left w:val="single" w:sz="1" w:space="0" w:color="000000"/>
              <w:bottom w:val="single" w:sz="1" w:space="0" w:color="000000"/>
              <w:right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08" w:author="MARCELO PEREIRA" w:date="2009-05-28T13:56:00Z">
                  <w:rPr>
                    <w:rFonts w:ascii="Times New Roman" w:hAnsi="Times New Roman"/>
                    <w:color w:val="000000"/>
                  </w:rPr>
                </w:rPrChange>
              </w:rPr>
            </w:pPr>
            <w:r>
              <w:rPr>
                <w:rFonts w:ascii="Times New Roman" w:hAnsi="Times New Roman"/>
                <w:color w:val="000000"/>
                <w:rPrChange w:id="2209" w:author="MARCELO PEREIRA" w:date="2009-05-28T13:56:00Z">
                  <w:rPr>
                    <w:rFonts w:ascii="Times New Roman" w:hAnsi="Times New Roman"/>
                    <w:color w:val="000000"/>
                  </w:rPr>
                </w:rPrChange>
              </w:rPr>
              <w:t>Flexibilidade</w:t>
            </w:r>
          </w:p>
        </w:tc>
      </w:tr>
      <w:tr w:rsidR="00FB039E">
        <w:tc>
          <w:tcPr>
            <w:tcW w:w="3324" w:type="dxa"/>
            <w:tcBorders>
              <w:left w:val="single" w:sz="1" w:space="0" w:color="000000"/>
              <w:bottom w:val="single" w:sz="1" w:space="0" w:color="000000"/>
            </w:tcBorders>
          </w:tcPr>
          <w:p w:rsidR="00FB039E" w:rsidRDefault="00FB039E" w:rsidP="00EB36D3">
            <w:pPr>
              <w:pStyle w:val="TableContents"/>
              <w:keepNext/>
              <w:snapToGrid w:val="0"/>
              <w:spacing w:line="360" w:lineRule="auto"/>
              <w:jc w:val="both"/>
              <w:rPr>
                <w:rFonts w:ascii="Times New Roman" w:hAnsi="Times New Roman"/>
                <w:color w:val="000000"/>
                <w:rPrChange w:id="2210" w:author="MARCELO PEREIRA" w:date="2009-05-28T13:56:00Z">
                  <w:rPr>
                    <w:rFonts w:ascii="Times New Roman" w:hAnsi="Times New Roman"/>
                    <w:color w:val="000000"/>
                  </w:rPr>
                </w:rPrChange>
              </w:rPr>
            </w:pPr>
            <w:r>
              <w:rPr>
                <w:rFonts w:ascii="Times New Roman" w:hAnsi="Times New Roman"/>
                <w:color w:val="000000"/>
                <w:rPrChange w:id="2211" w:author="MARCELO PEREIRA" w:date="2009-05-28T13:56:00Z">
                  <w:rPr>
                    <w:rFonts w:ascii="Times New Roman" w:hAnsi="Times New Roman"/>
                    <w:color w:val="000000"/>
                  </w:rPr>
                </w:rPrChange>
              </w:rPr>
              <w:t>Confiabilidade</w:t>
            </w:r>
          </w:p>
        </w:tc>
        <w:tc>
          <w:tcPr>
            <w:tcW w:w="3324" w:type="dxa"/>
            <w:tcBorders>
              <w:left w:val="single" w:sz="1" w:space="0" w:color="000000"/>
              <w:bottom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12" w:author="MARCELO PEREIRA" w:date="2009-05-28T13:56:00Z">
                  <w:rPr>
                    <w:rFonts w:ascii="Times New Roman" w:hAnsi="Times New Roman"/>
                    <w:color w:val="000000"/>
                  </w:rPr>
                </w:rPrChange>
              </w:rPr>
            </w:pPr>
            <w:r>
              <w:rPr>
                <w:rFonts w:ascii="Times New Roman" w:hAnsi="Times New Roman"/>
                <w:color w:val="000000"/>
                <w:rPrChange w:id="2213" w:author="MARCELO PEREIRA" w:date="2009-05-28T13:56:00Z">
                  <w:rPr>
                    <w:rFonts w:ascii="Times New Roman" w:hAnsi="Times New Roman"/>
                    <w:color w:val="000000"/>
                  </w:rPr>
                </w:rPrChange>
              </w:rPr>
              <w:t>Testabilidade</w:t>
            </w:r>
          </w:p>
        </w:tc>
        <w:tc>
          <w:tcPr>
            <w:tcW w:w="3342" w:type="dxa"/>
            <w:tcBorders>
              <w:left w:val="single" w:sz="1" w:space="0" w:color="000000"/>
              <w:bottom w:val="single" w:sz="1" w:space="0" w:color="000000"/>
              <w:right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14" w:author="MARCELO PEREIRA" w:date="2009-05-28T13:56:00Z">
                  <w:rPr>
                    <w:rFonts w:ascii="Times New Roman" w:hAnsi="Times New Roman"/>
                    <w:color w:val="000000"/>
                  </w:rPr>
                </w:rPrChange>
              </w:rPr>
            </w:pPr>
            <w:r>
              <w:rPr>
                <w:rFonts w:ascii="Times New Roman" w:hAnsi="Times New Roman"/>
                <w:color w:val="000000"/>
                <w:rPrChange w:id="2215" w:author="MARCELO PEREIRA" w:date="2009-05-28T13:56:00Z">
                  <w:rPr>
                    <w:rFonts w:ascii="Times New Roman" w:hAnsi="Times New Roman"/>
                    <w:color w:val="000000"/>
                  </w:rPr>
                </w:rPrChange>
              </w:rPr>
              <w:t>Reusabilidade</w:t>
            </w:r>
          </w:p>
        </w:tc>
      </w:tr>
      <w:tr w:rsidR="00FB039E">
        <w:tc>
          <w:tcPr>
            <w:tcW w:w="3324" w:type="dxa"/>
            <w:tcBorders>
              <w:left w:val="single" w:sz="1" w:space="0" w:color="000000"/>
              <w:bottom w:val="single" w:sz="1" w:space="0" w:color="000000"/>
            </w:tcBorders>
          </w:tcPr>
          <w:p w:rsidR="00FB039E" w:rsidRDefault="00FB039E" w:rsidP="00EB36D3">
            <w:pPr>
              <w:pStyle w:val="TableContents"/>
              <w:keepNext/>
              <w:snapToGrid w:val="0"/>
              <w:spacing w:line="360" w:lineRule="auto"/>
              <w:jc w:val="both"/>
              <w:rPr>
                <w:rFonts w:ascii="Times New Roman" w:hAnsi="Times New Roman"/>
                <w:color w:val="000000"/>
                <w:rPrChange w:id="2216" w:author="MARCELO PEREIRA" w:date="2009-05-28T13:56:00Z">
                  <w:rPr>
                    <w:rFonts w:ascii="Times New Roman" w:hAnsi="Times New Roman"/>
                    <w:color w:val="000000"/>
                  </w:rPr>
                </w:rPrChange>
              </w:rPr>
            </w:pPr>
            <w:r>
              <w:rPr>
                <w:rFonts w:ascii="Times New Roman" w:hAnsi="Times New Roman"/>
                <w:color w:val="000000"/>
                <w:rPrChange w:id="2217" w:author="MARCELO PEREIRA" w:date="2009-05-28T13:56:00Z">
                  <w:rPr>
                    <w:rFonts w:ascii="Times New Roman" w:hAnsi="Times New Roman"/>
                    <w:color w:val="000000"/>
                  </w:rPr>
                </w:rPrChange>
              </w:rPr>
              <w:t>Usabilidade</w:t>
            </w:r>
          </w:p>
        </w:tc>
        <w:tc>
          <w:tcPr>
            <w:tcW w:w="3324" w:type="dxa"/>
            <w:tcBorders>
              <w:left w:val="single" w:sz="1" w:space="0" w:color="000000"/>
              <w:bottom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18" w:author="MARCELO PEREIRA" w:date="2009-05-28T13:56:00Z">
                  <w:rPr>
                    <w:rFonts w:ascii="Times New Roman" w:hAnsi="Times New Roman"/>
                    <w:color w:val="000000"/>
                  </w:rPr>
                </w:rPrChange>
              </w:rPr>
            </w:pPr>
            <w:r>
              <w:rPr>
                <w:rFonts w:ascii="Times New Roman" w:hAnsi="Times New Roman"/>
                <w:color w:val="000000"/>
                <w:rPrChange w:id="2219" w:author="MARCELO PEREIRA" w:date="2009-05-28T13:56:00Z">
                  <w:rPr>
                    <w:rFonts w:ascii="Times New Roman" w:hAnsi="Times New Roman"/>
                    <w:color w:val="000000"/>
                  </w:rPr>
                </w:rPrChange>
              </w:rPr>
              <w:t>Documentação</w:t>
            </w:r>
          </w:p>
        </w:tc>
        <w:tc>
          <w:tcPr>
            <w:tcW w:w="3342" w:type="dxa"/>
            <w:tcBorders>
              <w:left w:val="single" w:sz="1" w:space="0" w:color="000000"/>
              <w:bottom w:val="single" w:sz="1" w:space="0" w:color="000000"/>
              <w:right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Change w:id="2220" w:author="MARCELO PEREIRA" w:date="2009-05-28T13:56:00Z">
                  <w:rPr>
                    <w:rFonts w:ascii="Times New Roman" w:hAnsi="Times New Roman"/>
                    <w:color w:val="000000"/>
                  </w:rPr>
                </w:rPrChange>
              </w:rPr>
            </w:pPr>
            <w:r>
              <w:rPr>
                <w:rFonts w:ascii="Times New Roman" w:hAnsi="Times New Roman"/>
                <w:color w:val="000000"/>
                <w:rPrChange w:id="2221" w:author="MARCELO PEREIRA" w:date="2009-05-28T13:56:00Z">
                  <w:rPr>
                    <w:rFonts w:ascii="Times New Roman" w:hAnsi="Times New Roman"/>
                    <w:color w:val="000000"/>
                  </w:rPr>
                </w:rPrChange>
              </w:rPr>
              <w:t>Manutenção</w:t>
            </w:r>
          </w:p>
        </w:tc>
      </w:tr>
      <w:tr w:rsidR="00FB039E">
        <w:tc>
          <w:tcPr>
            <w:tcW w:w="3324" w:type="dxa"/>
            <w:tcBorders>
              <w:left w:val="single" w:sz="1" w:space="0" w:color="000000"/>
              <w:bottom w:val="single" w:sz="1" w:space="0" w:color="000000"/>
            </w:tcBorders>
          </w:tcPr>
          <w:p w:rsidR="00FB039E" w:rsidRDefault="00FB039E" w:rsidP="00EB36D3">
            <w:pPr>
              <w:pStyle w:val="TableContents"/>
              <w:keepNext/>
              <w:snapToGrid w:val="0"/>
              <w:spacing w:line="360" w:lineRule="auto"/>
              <w:jc w:val="both"/>
              <w:rPr>
                <w:rFonts w:ascii="Times New Roman" w:hAnsi="Times New Roman"/>
                <w:color w:val="000000"/>
                <w:rPrChange w:id="2222" w:author="MARCELO PEREIRA" w:date="2009-05-28T13:56:00Z">
                  <w:rPr>
                    <w:rFonts w:ascii="Times New Roman" w:hAnsi="Times New Roman"/>
                    <w:color w:val="000000"/>
                  </w:rPr>
                </w:rPrChange>
              </w:rPr>
            </w:pPr>
            <w:r>
              <w:rPr>
                <w:rFonts w:ascii="Times New Roman" w:hAnsi="Times New Roman"/>
                <w:color w:val="000000"/>
                <w:rPrChange w:id="2223" w:author="MARCELO PEREIRA" w:date="2009-05-28T13:56:00Z">
                  <w:rPr>
                    <w:rFonts w:ascii="Times New Roman" w:hAnsi="Times New Roman"/>
                    <w:color w:val="000000"/>
                  </w:rPr>
                </w:rPrChange>
              </w:rPr>
              <w:t>Integridade</w:t>
            </w:r>
          </w:p>
        </w:tc>
        <w:tc>
          <w:tcPr>
            <w:tcW w:w="3324" w:type="dxa"/>
            <w:tcBorders>
              <w:left w:val="single" w:sz="1" w:space="0" w:color="000000"/>
              <w:bottom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
            </w:pPr>
            <w:r>
              <w:rPr>
                <w:rFonts w:ascii="Times New Roman" w:hAnsi="Times New Roman"/>
                <w:color w:val="000000"/>
                <w:rPrChange w:id="2224" w:author="MARCELO PEREIRA" w:date="2009-05-28T13:56:00Z">
                  <w:rPr>
                    <w:rFonts w:ascii="Times New Roman" w:hAnsi="Times New Roman"/>
                    <w:color w:val="000000"/>
                  </w:rPr>
                </w:rPrChange>
              </w:rPr>
              <w:t xml:space="preserve">Estrutura </w:t>
            </w:r>
          </w:p>
        </w:tc>
        <w:tc>
          <w:tcPr>
            <w:tcW w:w="3342" w:type="dxa"/>
            <w:tcBorders>
              <w:left w:val="single" w:sz="1" w:space="0" w:color="000000"/>
              <w:bottom w:val="single" w:sz="1" w:space="0" w:color="000000"/>
              <w:right w:val="single" w:sz="1" w:space="0" w:color="000000"/>
            </w:tcBorders>
          </w:tcPr>
          <w:p w:rsidR="00FB039E" w:rsidRDefault="00FB039E" w:rsidP="00EB36D3">
            <w:pPr>
              <w:pStyle w:val="TableContents"/>
              <w:snapToGrid w:val="0"/>
              <w:spacing w:line="360" w:lineRule="auto"/>
              <w:jc w:val="both"/>
              <w:rPr>
                <w:rFonts w:ascii="Times New Roman" w:hAnsi="Times New Roman"/>
                <w:color w:val="000000"/>
              </w:rPr>
            </w:pPr>
          </w:p>
        </w:tc>
      </w:tr>
    </w:tbl>
    <w:p w:rsidR="00FB039E" w:rsidDel="00A81424" w:rsidRDefault="00FB039E" w:rsidP="00EB36D3">
      <w:pPr>
        <w:pStyle w:val="Caption"/>
        <w:rPr>
          <w:del w:id="2225" w:author="MARCELO" w:date="2009-05-31T17:04:00Z"/>
        </w:rPr>
      </w:pPr>
      <w:del w:id="2226" w:author="MARCELO" w:date="2009-05-31T17:04:00Z">
        <w:r w:rsidDel="00A81424">
          <w:delText>Quadro 1.0 - Dimensões de qualidade de software</w:delText>
        </w:r>
      </w:del>
    </w:p>
    <w:p w:rsidR="00FB039E" w:rsidRDefault="00FB039E" w:rsidP="00EB36D3">
      <w:pPr>
        <w:spacing w:line="360" w:lineRule="auto"/>
        <w:jc w:val="both"/>
        <w:pPrChange w:id="222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228" w:author="MARCELO" w:date="2009-06-07T20:29:00Z"/>
          <w:rFonts w:ascii="Times New Roman" w:hAnsi="Times New Roman"/>
          <w:color w:val="FF0000"/>
        </w:rPr>
        <w:pPrChange w:id="2229" w:author="MARCELO" w:date="2009-06-07T15:32:00Z">
          <w:pPr>
            <w:pBdr>
              <w:bottom w:val="single" w:sz="4" w:space="1" w:color="000000"/>
            </w:pBdr>
            <w:spacing w:line="360" w:lineRule="auto"/>
            <w:jc w:val="both"/>
          </w:pPr>
        </w:pPrChange>
      </w:pPr>
    </w:p>
    <w:p w:rsidR="00697015" w:rsidRDefault="00697015" w:rsidP="00EB36D3">
      <w:pPr>
        <w:spacing w:line="360" w:lineRule="auto"/>
        <w:jc w:val="both"/>
        <w:rPr>
          <w:rFonts w:ascii="Times New Roman" w:hAnsi="Times New Roman"/>
          <w:color w:val="FF0000"/>
        </w:rPr>
        <w:pPrChange w:id="223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color w:val="FF0000"/>
        </w:rPr>
        <w:pPrChange w:id="2231" w:author="MARCELO" w:date="2009-06-07T15:32:00Z">
          <w:pPr>
            <w:pBdr>
              <w:bottom w:val="single" w:sz="4" w:space="1" w:color="000000"/>
            </w:pBdr>
            <w:spacing w:line="360" w:lineRule="auto"/>
            <w:jc w:val="both"/>
          </w:pPr>
        </w:pPrChange>
      </w:pPr>
      <w:del w:id="2232" w:author="MARCELO PEREIRA" w:date="2009-05-28T13:53:00Z">
        <w:r>
          <w:rPr>
            <w:rFonts w:ascii="Times New Roman" w:hAnsi="Times New Roman"/>
            <w:b/>
            <w:bCs/>
            <w:color w:val="FF0000"/>
          </w:rPr>
          <w:tab/>
        </w:r>
      </w:del>
      <w:ins w:id="2233" w:author="MARCELO PEREIRA" w:date="2009-05-28T13:54:00Z">
        <w:r>
          <w:rPr>
            <w:rFonts w:ascii="Times New Roman" w:hAnsi="Times New Roman"/>
            <w:b/>
            <w:bCs/>
            <w:color w:val="FF0000"/>
          </w:rPr>
          <w:tab/>
        </w:r>
      </w:ins>
      <w:r>
        <w:rPr>
          <w:rFonts w:ascii="Times New Roman" w:hAnsi="Times New Roman"/>
          <w:color w:val="000000"/>
          <w:rPrChange w:id="2234" w:author="MARCELO PEREIRA" w:date="2009-05-28T13:57:00Z">
            <w:rPr>
              <w:rFonts w:ascii="Times New Roman" w:hAnsi="Times New Roman"/>
              <w:color w:val="000000"/>
            </w:rPr>
          </w:rPrChange>
        </w:rPr>
        <w:t>Um bom processo de testes provê medidas para todos os componentes das diferentes dimensões da qualidade do software, mas como a importância de cada entidade varia de aplicação para aplicação, então existem diferentes testes para cada um dos fatores envolvidos na qualidade do sistema. Para cada teste</w:t>
      </w:r>
      <w:ins w:id="2235" w:author="MARCELO PEREIRA" w:date="2009-05-28T13:54:00Z">
        <w:r>
          <w:rPr>
            <w:rFonts w:ascii="Times New Roman" w:hAnsi="Times New Roman"/>
            <w:color w:val="000000"/>
          </w:rPr>
          <w:t>,</w:t>
        </w:r>
      </w:ins>
      <w:r>
        <w:rPr>
          <w:rFonts w:ascii="Times New Roman" w:hAnsi="Times New Roman"/>
          <w:color w:val="000000"/>
          <w:rPrChange w:id="2236" w:author="MARCELO PEREIRA" w:date="2009-05-28T13:57:00Z">
            <w:rPr>
              <w:rFonts w:ascii="Times New Roman" w:hAnsi="Times New Roman"/>
              <w:color w:val="000000"/>
            </w:rPr>
          </w:rPrChange>
        </w:rPr>
        <w:t xml:space="preserve"> são criados casos de teste</w:t>
      </w:r>
      <w:ins w:id="2237" w:author="MARCELO PEREIRA" w:date="2009-05-28T13:54:00Z">
        <w:r>
          <w:rPr>
            <w:rFonts w:ascii="Times New Roman" w:hAnsi="Times New Roman"/>
            <w:color w:val="000000"/>
          </w:rPr>
          <w:t>s</w:t>
        </w:r>
      </w:ins>
      <w:r>
        <w:rPr>
          <w:rFonts w:ascii="Times New Roman" w:hAnsi="Times New Roman"/>
          <w:color w:val="000000"/>
          <w:rPrChange w:id="2238" w:author="MARCELO PEREIRA" w:date="2009-05-28T13:57:00Z">
            <w:rPr>
              <w:rFonts w:ascii="Times New Roman" w:hAnsi="Times New Roman"/>
              <w:color w:val="000000"/>
            </w:rPr>
          </w:rPrChange>
        </w:rPr>
        <w:t xml:space="preserve">. Os casos de testes são configurações especiais feitas pelo desenvolvedor para encontrar falhas no produto e eles definem as entradas e </w:t>
      </w:r>
      <w:del w:id="2239" w:author="MARCELO PEREIRA" w:date="2009-05-28T13:55:00Z">
        <w:r>
          <w:rPr>
            <w:rFonts w:ascii="Times New Roman" w:hAnsi="Times New Roman"/>
            <w:color w:val="FF0000"/>
          </w:rPr>
          <w:delText>quais</w:delText>
        </w:r>
      </w:del>
      <w:r>
        <w:rPr>
          <w:rFonts w:ascii="Times New Roman" w:hAnsi="Times New Roman"/>
          <w:color w:val="000000"/>
          <w:rPrChange w:id="2240" w:author="MARCELO PEREIRA" w:date="2009-05-28T13:57:00Z">
            <w:rPr>
              <w:rFonts w:ascii="Times New Roman" w:hAnsi="Times New Roman"/>
              <w:color w:val="000000"/>
            </w:rPr>
          </w:rPrChange>
        </w:rPr>
        <w:t xml:space="preserve"> </w:t>
      </w:r>
      <w:del w:id="2241" w:author="MARCELO" w:date="2009-06-20T14:29:00Z">
        <w:r w:rsidDel="004B07D2">
          <w:rPr>
            <w:rFonts w:ascii="Times New Roman" w:hAnsi="Times New Roman"/>
            <w:color w:val="000000"/>
            <w:rPrChange w:id="2242" w:author="MARCELO PEREIRA" w:date="2009-05-28T13:57:00Z">
              <w:rPr>
                <w:rFonts w:ascii="Times New Roman" w:hAnsi="Times New Roman"/>
                <w:color w:val="000000"/>
              </w:rPr>
            </w:rPrChange>
          </w:rPr>
          <w:delText>as saídas esperadas para as entradas especificadas</w:delText>
        </w:r>
      </w:del>
      <w:ins w:id="2243" w:author="MARCELO" w:date="2009-06-20T14:29:00Z">
        <w:r w:rsidR="004B07D2">
          <w:rPr>
            <w:rFonts w:ascii="Times New Roman" w:hAnsi="Times New Roman"/>
            <w:color w:val="000000"/>
          </w:rPr>
          <w:t>quais saídas são esperadas para elas</w:t>
        </w:r>
      </w:ins>
      <w:r>
        <w:rPr>
          <w:rFonts w:ascii="Times New Roman" w:hAnsi="Times New Roman"/>
          <w:color w:val="000000"/>
          <w:rPrChange w:id="2244" w:author="MARCELO PEREIRA" w:date="2009-05-28T13:57:00Z">
            <w:rPr>
              <w:rFonts w:ascii="Times New Roman" w:hAnsi="Times New Roman"/>
              <w:color w:val="000000"/>
            </w:rPr>
          </w:rPrChange>
        </w:rPr>
        <w:t>. Segundo Myers</w:t>
      </w:r>
      <w:ins w:id="2245" w:author="MARCELO PEREIRA" w:date="2009-05-28T13:55:00Z">
        <w:r>
          <w:rPr>
            <w:rFonts w:ascii="Times New Roman" w:hAnsi="Times New Roman"/>
            <w:color w:val="000000"/>
          </w:rPr>
          <w:t xml:space="preserve"> </w:t>
        </w:r>
      </w:ins>
      <w:r>
        <w:rPr>
          <w:rFonts w:ascii="Times New Roman" w:hAnsi="Times New Roman"/>
          <w:color w:val="000000"/>
          <w:rPrChange w:id="2246" w:author="MARCELO PEREIRA" w:date="2009-05-28T13:57:00Z">
            <w:rPr>
              <w:rFonts w:ascii="Times New Roman" w:hAnsi="Times New Roman"/>
              <w:color w:val="000000"/>
            </w:rPr>
          </w:rPrChange>
        </w:rPr>
        <w:t>[26], um bom caso de teste é aquele com alta probabilidade de encontrar uma falha ainda não descoberta, enquanto um caso de teste bem sucedido é aquele que conseguiu descobrir um erro até então desconhecido. Com esse ponto de vista</w:t>
      </w:r>
      <w:ins w:id="2247" w:author="MARCELO" w:date="2009-06-07T15:49:00Z">
        <w:r w:rsidR="00D51CAA">
          <w:rPr>
            <w:rFonts w:ascii="Times New Roman" w:hAnsi="Times New Roman"/>
            <w:color w:val="000000"/>
          </w:rPr>
          <w:t>,</w:t>
        </w:r>
      </w:ins>
      <w:r>
        <w:rPr>
          <w:rFonts w:ascii="Times New Roman" w:hAnsi="Times New Roman"/>
          <w:color w:val="000000"/>
          <w:rPrChange w:id="2248" w:author="MARCELO PEREIRA" w:date="2009-05-28T13:57:00Z">
            <w:rPr>
              <w:rFonts w:ascii="Times New Roman" w:hAnsi="Times New Roman"/>
              <w:color w:val="000000"/>
            </w:rPr>
          </w:rPrChange>
        </w:rPr>
        <w:t xml:space="preserve"> percebe-se que enquanto não são encontradas falhas no sistema, seu processo de testes está falhando, logo é difícil estimar quando se deve terminar a execução de testes no produto. De acordo com Pan</w:t>
      </w:r>
      <w:ins w:id="2249" w:author="MARCELO PEREIRA" w:date="2009-05-28T13:55:00Z">
        <w:r>
          <w:rPr>
            <w:rFonts w:ascii="Times New Roman" w:hAnsi="Times New Roman"/>
            <w:color w:val="000000"/>
          </w:rPr>
          <w:t xml:space="preserve"> </w:t>
        </w:r>
      </w:ins>
      <w:r>
        <w:rPr>
          <w:rFonts w:ascii="Times New Roman" w:hAnsi="Times New Roman"/>
          <w:color w:val="000000"/>
          <w:rPrChange w:id="2250" w:author="MARCELO PEREIRA" w:date="2009-05-28T13:57:00Z">
            <w:rPr>
              <w:rFonts w:ascii="Times New Roman" w:hAnsi="Times New Roman"/>
              <w:color w:val="000000"/>
            </w:rPr>
          </w:rPrChange>
        </w:rPr>
        <w:t>[24], a etapa de testes é potencialmente infinita, não sendo possível estimar o ponto de parada. Mas ainda segundo ele,</w:t>
      </w:r>
      <w:del w:id="2251" w:author="MARCELO" w:date="2009-06-07T23:57:00Z">
        <w:r w:rsidDel="00021B21">
          <w:rPr>
            <w:rFonts w:ascii="Times New Roman" w:hAnsi="Times New Roman"/>
            <w:color w:val="000000"/>
            <w:rPrChange w:id="2252" w:author="MARCELO PEREIRA" w:date="2009-05-28T13:57:00Z">
              <w:rPr>
                <w:rFonts w:ascii="Times New Roman" w:hAnsi="Times New Roman"/>
                <w:color w:val="000000"/>
              </w:rPr>
            </w:rPrChange>
          </w:rPr>
          <w:delText xml:space="preserve">  </w:delText>
        </w:r>
      </w:del>
      <w:ins w:id="2253" w:author="MARCELO" w:date="2009-06-07T23:57:00Z">
        <w:r w:rsidR="00021B21">
          <w:rPr>
            <w:rFonts w:ascii="Times New Roman" w:hAnsi="Times New Roman"/>
            <w:color w:val="000000"/>
            <w:rPrChange w:id="2254" w:author="MARCELO PEREIRA" w:date="2009-05-28T13:57:00Z">
              <w:rPr>
                <w:rFonts w:ascii="Times New Roman" w:hAnsi="Times New Roman"/>
                <w:color w:val="000000"/>
              </w:rPr>
            </w:rPrChange>
          </w:rPr>
          <w:t xml:space="preserve"> </w:t>
        </w:r>
      </w:ins>
      <w:r>
        <w:rPr>
          <w:rFonts w:ascii="Times New Roman" w:hAnsi="Times New Roman"/>
          <w:color w:val="000000"/>
          <w:rPrChange w:id="2255" w:author="MARCELO PEREIRA" w:date="2009-05-28T13:57:00Z">
            <w:rPr>
              <w:rFonts w:ascii="Times New Roman" w:hAnsi="Times New Roman"/>
              <w:color w:val="000000"/>
            </w:rPr>
          </w:rPrChange>
        </w:rPr>
        <w:t>é possível fazer um balanceamento entre a qualidade</w:t>
      </w:r>
      <w:ins w:id="2256" w:author="MARCELO PEREIRA" w:date="2009-05-28T13:55:00Z">
        <w:r>
          <w:rPr>
            <w:rFonts w:ascii="Times New Roman" w:hAnsi="Times New Roman"/>
            <w:color w:val="000000"/>
          </w:rPr>
          <w:t xml:space="preserve"> do produto desejada</w:t>
        </w:r>
      </w:ins>
      <w:r>
        <w:rPr>
          <w:rFonts w:ascii="Times New Roman" w:hAnsi="Times New Roman"/>
          <w:color w:val="000000"/>
          <w:rPrChange w:id="2257" w:author="MARCELO PEREIRA" w:date="2009-05-28T13:57:00Z">
            <w:rPr>
              <w:rFonts w:ascii="Times New Roman" w:hAnsi="Times New Roman"/>
              <w:color w:val="000000"/>
            </w:rPr>
          </w:rPrChange>
        </w:rPr>
        <w:t xml:space="preserve"> e o tempo de desenvolvimento do software, atingi</w:t>
      </w:r>
      <w:ins w:id="2258" w:author="MARCELO" w:date="2009-06-20T14:30:00Z">
        <w:r w:rsidR="004B07D2">
          <w:rPr>
            <w:rFonts w:ascii="Times New Roman" w:hAnsi="Times New Roman"/>
            <w:color w:val="000000"/>
          </w:rPr>
          <w:t>n</w:t>
        </w:r>
      </w:ins>
      <w:r>
        <w:rPr>
          <w:rFonts w:ascii="Times New Roman" w:hAnsi="Times New Roman"/>
          <w:color w:val="000000"/>
          <w:rPrChange w:id="2259" w:author="MARCELO PEREIRA" w:date="2009-05-28T13:57:00Z">
            <w:rPr>
              <w:rFonts w:ascii="Times New Roman" w:hAnsi="Times New Roman"/>
              <w:color w:val="000000"/>
            </w:rPr>
          </w:rPrChange>
        </w:rPr>
        <w:t xml:space="preserve">do um nível satisfatório de qualidade dentro </w:t>
      </w:r>
      <w:del w:id="2260" w:author="MARCELO PEREIRA" w:date="2009-05-28T13:56:00Z">
        <w:r>
          <w:rPr>
            <w:rFonts w:ascii="Times New Roman" w:hAnsi="Times New Roman"/>
            <w:color w:val="FF0000"/>
          </w:rPr>
          <w:delText>do prazo</w:delText>
        </w:r>
      </w:del>
      <w:ins w:id="2261" w:author="MARCELO PEREIRA" w:date="2009-05-28T13:56:00Z">
        <w:r>
          <w:rPr>
            <w:rFonts w:ascii="Times New Roman" w:hAnsi="Times New Roman"/>
            <w:color w:val="000000"/>
          </w:rPr>
          <w:t>de um tempo disponível</w:t>
        </w:r>
      </w:ins>
      <w:r>
        <w:rPr>
          <w:rFonts w:ascii="Times New Roman" w:hAnsi="Times New Roman"/>
          <w:color w:val="000000"/>
          <w:rPrChange w:id="2262" w:author="MARCELO PEREIRA" w:date="2009-05-28T13:57:00Z">
            <w:rPr>
              <w:rFonts w:ascii="Times New Roman" w:hAnsi="Times New Roman"/>
              <w:color w:val="000000"/>
            </w:rPr>
          </w:rPrChange>
        </w:rPr>
        <w:t xml:space="preserve">. </w:t>
      </w:r>
    </w:p>
    <w:p w:rsidR="00FB039E" w:rsidDel="00D51CAA" w:rsidRDefault="00FB039E" w:rsidP="00EB36D3">
      <w:pPr>
        <w:spacing w:line="360" w:lineRule="auto"/>
        <w:jc w:val="both"/>
        <w:rPr>
          <w:del w:id="2263" w:author="MARCELO" w:date="2009-06-07T15:50:00Z"/>
          <w:rFonts w:ascii="Times New Roman" w:hAnsi="Times New Roman"/>
          <w:color w:val="FF0000"/>
        </w:rPr>
        <w:pPrChange w:id="2264" w:author="MARCELO" w:date="2009-06-07T15:32:00Z">
          <w:pPr>
            <w:pBdr>
              <w:bottom w:val="single" w:sz="4" w:space="1" w:color="000000"/>
            </w:pBdr>
            <w:spacing w:line="360" w:lineRule="auto"/>
            <w:jc w:val="both"/>
          </w:pPr>
        </w:pPrChange>
      </w:pPr>
      <w:r>
        <w:rPr>
          <w:rFonts w:ascii="Times New Roman" w:hAnsi="Times New Roman"/>
          <w:color w:val="FF0000"/>
        </w:rPr>
        <w:tab/>
      </w:r>
      <w:r>
        <w:rPr>
          <w:rFonts w:ascii="Times New Roman" w:hAnsi="Times New Roman"/>
          <w:color w:val="000000"/>
          <w:rPrChange w:id="2265" w:author="MARCELO PEREIRA" w:date="2009-05-28T14:08:00Z">
            <w:rPr>
              <w:rFonts w:ascii="Times New Roman" w:hAnsi="Times New Roman"/>
              <w:color w:val="000000"/>
            </w:rPr>
          </w:rPrChange>
        </w:rPr>
        <w:t>Existem níveis diferentes de testes que servem para testar comportamentos distintos</w:t>
      </w:r>
      <w:ins w:id="2266" w:author="MARCELO PEREIRA" w:date="2009-05-28T13:57:00Z">
        <w:r>
          <w:rPr>
            <w:rFonts w:ascii="Times New Roman" w:hAnsi="Times New Roman"/>
            <w:color w:val="000000"/>
          </w:rPr>
          <w:t xml:space="preserve"> de</w:t>
        </w:r>
      </w:ins>
      <w:r>
        <w:rPr>
          <w:rFonts w:ascii="Times New Roman" w:hAnsi="Times New Roman"/>
          <w:color w:val="000000"/>
          <w:rPrChange w:id="2267" w:author="MARCELO PEREIRA" w:date="2009-05-28T14:08:00Z">
            <w:rPr>
              <w:rFonts w:ascii="Times New Roman" w:hAnsi="Times New Roman"/>
              <w:color w:val="000000"/>
            </w:rPr>
          </w:rPrChange>
        </w:rPr>
        <w:t xml:space="preserve"> software. Podemos citar testes unitários, testes de integração</w:t>
      </w:r>
      <w:ins w:id="2268" w:author="MARCELO PEREIRA" w:date="2009-05-28T14:06:00Z">
        <w:r>
          <w:rPr>
            <w:rFonts w:ascii="Times New Roman" w:hAnsi="Times New Roman"/>
            <w:color w:val="000000"/>
          </w:rPr>
          <w:t xml:space="preserve"> [49]</w:t>
        </w:r>
      </w:ins>
      <w:r>
        <w:rPr>
          <w:rFonts w:ascii="Times New Roman" w:hAnsi="Times New Roman"/>
          <w:color w:val="000000"/>
          <w:rPrChange w:id="2269" w:author="MARCELO PEREIRA" w:date="2009-05-28T14:08:00Z">
            <w:rPr>
              <w:rFonts w:ascii="Times New Roman" w:hAnsi="Times New Roman"/>
              <w:color w:val="000000"/>
            </w:rPr>
          </w:rPrChange>
        </w:rPr>
        <w:t xml:space="preserve"> e testes de sistema</w:t>
      </w:r>
      <w:ins w:id="2270" w:author="MARCELO PEREIRA" w:date="2009-05-28T14:07:00Z">
        <w:r>
          <w:rPr>
            <w:rFonts w:ascii="Times New Roman" w:hAnsi="Times New Roman"/>
            <w:color w:val="000000"/>
          </w:rPr>
          <w:t xml:space="preserve"> [50]</w:t>
        </w:r>
      </w:ins>
      <w:r>
        <w:rPr>
          <w:rFonts w:ascii="Times New Roman" w:hAnsi="Times New Roman"/>
          <w:color w:val="000000"/>
          <w:rPrChange w:id="2271" w:author="MARCELO PEREIRA" w:date="2009-05-28T14:08:00Z">
            <w:rPr>
              <w:rFonts w:ascii="Times New Roman" w:hAnsi="Times New Roman"/>
              <w:color w:val="000000"/>
            </w:rPr>
          </w:rPrChange>
        </w:rPr>
        <w:t xml:space="preserve">. </w:t>
      </w:r>
      <w:del w:id="2272" w:author="MARCELO PEREIRA" w:date="2009-05-28T13:59:00Z">
        <w:r>
          <w:rPr>
            <w:rFonts w:ascii="Times New Roman" w:hAnsi="Times New Roman"/>
            <w:color w:val="FF0000"/>
          </w:rPr>
          <w:delText>Para  este projeto foi definido o uso de Testes Unitários para códigos PL/SQL. Esta escolha foi baseada na pesquisa feita na literatura, pois foram encontradas ferramentas livres (</w:delText>
        </w:r>
        <w:r>
          <w:rPr>
            <w:rFonts w:ascii="Times New Roman" w:hAnsi="Times New Roman"/>
            <w:i/>
            <w:iCs/>
            <w:color w:val="FF0000"/>
          </w:rPr>
          <w:delText>open-source</w:delText>
        </w:r>
        <w:r>
          <w:rPr>
            <w:rFonts w:ascii="Times New Roman" w:hAnsi="Times New Roman"/>
            <w:color w:val="FF0000"/>
          </w:rPr>
          <w:delText>) de testes unitários para PL/SQL que não possuem interface gráfica e são pouco difundidas no mercado.</w:delText>
        </w:r>
      </w:del>
      <w:del w:id="2273" w:author="MARCELO PEREIRA" w:date="2009-05-28T14:08:00Z">
        <w:r>
          <w:rPr>
            <w:rFonts w:ascii="Times New Roman" w:hAnsi="Times New Roman"/>
            <w:color w:val="FF0000"/>
          </w:rPr>
          <w:delText xml:space="preserve"> Além disso testes de unidade são importantes para garantir que mudanças em componentes não afetem outras entidades relacionadas.</w:delText>
        </w:r>
      </w:del>
    </w:p>
    <w:p w:rsidR="00FB039E" w:rsidRDefault="00FB039E" w:rsidP="00EB36D3">
      <w:pPr>
        <w:spacing w:line="360" w:lineRule="auto"/>
        <w:jc w:val="both"/>
        <w:rPr>
          <w:rFonts w:ascii="Times New Roman" w:hAnsi="Times New Roman"/>
          <w:color w:val="FF0000"/>
        </w:rPr>
        <w:pPrChange w:id="2274" w:author="MARCELO" w:date="2009-06-07T15:32:00Z">
          <w:pPr>
            <w:pBdr>
              <w:bottom w:val="single" w:sz="4" w:space="1" w:color="000000"/>
            </w:pBdr>
            <w:spacing w:line="360" w:lineRule="auto"/>
            <w:jc w:val="both"/>
          </w:pPr>
        </w:pPrChange>
      </w:pPr>
      <w:del w:id="2275" w:author="MARCELO" w:date="2009-06-07T15:50:00Z">
        <w:r w:rsidDel="00D51CAA">
          <w:rPr>
            <w:rFonts w:ascii="Times New Roman" w:hAnsi="Times New Roman"/>
            <w:color w:val="FF0000"/>
          </w:rPr>
          <w:tab/>
        </w:r>
      </w:del>
      <w:r>
        <w:rPr>
          <w:rFonts w:ascii="Times New Roman" w:hAnsi="Times New Roman"/>
          <w:color w:val="000000"/>
          <w:rPrChange w:id="2276" w:author="MARCELO PEREIRA" w:date="2009-05-28T14:09:00Z">
            <w:rPr>
              <w:rFonts w:ascii="Times New Roman" w:hAnsi="Times New Roman"/>
              <w:color w:val="000000"/>
            </w:rPr>
          </w:rPrChange>
        </w:rPr>
        <w:t>Testes unitários (ou testes de unidade) são testes que visam encontrar falhas em entidades pontuais do projeto, ou seja, sem levar em consideração seus relacionamentos externos. A idéia principal do teste de unidade é garantir o funcionamento de todas as pequenas partes do sistema de forma independente para que as alterações futuras em seus relacionamentos externos não acarretem em inserções de falhas nos módulos isolados.</w:t>
      </w:r>
      <w:r>
        <w:rPr>
          <w:rFonts w:ascii="Times New Roman" w:hAnsi="Times New Roman"/>
          <w:color w:val="FF0000"/>
        </w:rPr>
        <w:t xml:space="preserve"> </w:t>
      </w:r>
    </w:p>
    <w:p w:rsidR="00FB039E" w:rsidRPr="00D51CAA" w:rsidRDefault="00FB039E" w:rsidP="00EB36D3">
      <w:pPr>
        <w:spacing w:line="360" w:lineRule="auto"/>
        <w:jc w:val="both"/>
        <w:rPr>
          <w:ins w:id="2277" w:author="MARCELO PEREIRA" w:date="2009-05-28T14:13:00Z"/>
          <w:rFonts w:ascii="Times New Roman" w:hAnsi="Times New Roman"/>
          <w:rPrChange w:id="2278" w:author="MARCELO" w:date="2009-06-07T15:50:00Z">
            <w:rPr>
              <w:ins w:id="2279" w:author="MARCELO PEREIRA" w:date="2009-05-28T14:13:00Z"/>
              <w:rFonts w:ascii="Times New Roman" w:hAnsi="Times New Roman"/>
              <w:color w:val="FF0000"/>
            </w:rPr>
          </w:rPrChange>
        </w:rPr>
        <w:pPrChange w:id="2280" w:author="MARCELO" w:date="2009-06-07T15:32:00Z">
          <w:pPr>
            <w:pBdr>
              <w:bottom w:val="single" w:sz="4" w:space="1" w:color="000000"/>
            </w:pBdr>
            <w:spacing w:line="360" w:lineRule="auto"/>
            <w:jc w:val="both"/>
          </w:pPr>
        </w:pPrChange>
      </w:pPr>
      <w:ins w:id="2281" w:author="MARCELO PEREIRA" w:date="2009-05-28T14:09:00Z">
        <w:r>
          <w:rPr>
            <w:rFonts w:ascii="Times New Roman" w:hAnsi="Times New Roman"/>
            <w:color w:val="000000"/>
          </w:rPr>
          <w:tab/>
        </w:r>
        <w:r w:rsidRPr="00D51CAA">
          <w:rPr>
            <w:rFonts w:ascii="Times New Roman" w:hAnsi="Times New Roman"/>
            <w:rPrChange w:id="2282" w:author="MARCELO" w:date="2009-06-07T15:50:00Z">
              <w:rPr>
                <w:rFonts w:ascii="Times New Roman" w:hAnsi="Times New Roman"/>
                <w:color w:val="FF0000"/>
              </w:rPr>
            </w:rPrChange>
          </w:rPr>
          <w:t>O teste de integração</w:t>
        </w:r>
      </w:ins>
      <w:ins w:id="2283" w:author="MARCELO PEREIRA" w:date="2009-05-28T14:10:00Z">
        <w:r w:rsidRPr="00D51CAA">
          <w:rPr>
            <w:rFonts w:ascii="Times New Roman" w:hAnsi="Times New Roman"/>
            <w:rPrChange w:id="2284" w:author="MARCELO" w:date="2009-06-07T15:50:00Z">
              <w:rPr>
                <w:rFonts w:ascii="Times New Roman" w:hAnsi="Times New Roman"/>
                <w:color w:val="FF0000"/>
              </w:rPr>
            </w:rPrChange>
          </w:rPr>
          <w:t xml:space="preserve"> é uma técnica sistemática para a construção da estrutura do programa, realizando testes para descobrir erros associados </w:t>
        </w:r>
        <w:del w:id="2285" w:author="MARCELO" w:date="2009-06-20T14:30:00Z">
          <w:r w:rsidRPr="00D51CAA" w:rsidDel="004B07D2">
            <w:rPr>
              <w:rFonts w:ascii="Times New Roman" w:hAnsi="Times New Roman"/>
              <w:rPrChange w:id="2286" w:author="MARCELO" w:date="2009-06-07T15:50:00Z">
                <w:rPr>
                  <w:rFonts w:ascii="Times New Roman" w:hAnsi="Times New Roman"/>
                  <w:color w:val="FF0000"/>
                </w:rPr>
              </w:rPrChange>
            </w:rPr>
            <w:delText>a</w:delText>
          </w:r>
        </w:del>
      </w:ins>
      <w:ins w:id="2287" w:author="MARCELO" w:date="2009-06-20T14:30:00Z">
        <w:r w:rsidR="004B07D2" w:rsidRPr="00D51CAA">
          <w:rPr>
            <w:rFonts w:ascii="Times New Roman" w:hAnsi="Times New Roman"/>
          </w:rPr>
          <w:t>à</w:t>
        </w:r>
      </w:ins>
      <w:ins w:id="2288" w:author="MARCELO PEREIRA" w:date="2009-05-28T14:10:00Z">
        <w:r w:rsidRPr="00D51CAA">
          <w:rPr>
            <w:rFonts w:ascii="Times New Roman" w:hAnsi="Times New Roman"/>
            <w:rPrChange w:id="2289" w:author="MARCELO" w:date="2009-06-07T15:50:00Z">
              <w:rPr>
                <w:rFonts w:ascii="Times New Roman" w:hAnsi="Times New Roman"/>
                <w:color w:val="FF0000"/>
              </w:rPr>
            </w:rPrChange>
          </w:rPr>
          <w:t xml:space="preserve"> interface.</w:t>
        </w:r>
      </w:ins>
      <w:ins w:id="2290" w:author="MARCELO PEREIRA" w:date="2009-05-28T14:11:00Z">
        <w:r w:rsidRPr="00D51CAA">
          <w:rPr>
            <w:rFonts w:ascii="Times New Roman" w:hAnsi="Times New Roman"/>
            <w:rPrChange w:id="2291" w:author="MARCELO" w:date="2009-06-07T15:50:00Z">
              <w:rPr>
                <w:rFonts w:ascii="Times New Roman" w:hAnsi="Times New Roman"/>
                <w:color w:val="FF0000"/>
              </w:rPr>
            </w:rPrChange>
          </w:rPr>
          <w:t xml:space="preserve"> Este tipo de teste resolve erros da etapa de integração </w:t>
        </w:r>
      </w:ins>
      <w:ins w:id="2292" w:author="MARCELO PEREIRA" w:date="2009-05-28T14:12:00Z">
        <w:r w:rsidRPr="00D51CAA">
          <w:rPr>
            <w:rFonts w:ascii="Times New Roman" w:hAnsi="Times New Roman"/>
            <w:rPrChange w:id="2293" w:author="MARCELO" w:date="2009-06-07T15:50:00Z">
              <w:rPr>
                <w:rFonts w:ascii="Times New Roman" w:hAnsi="Times New Roman"/>
                <w:color w:val="FF0000"/>
              </w:rPr>
            </w:rPrChange>
          </w:rPr>
          <w:t>do software, que são os erros provenientes das relações entre os objetos previamente testados unitar</w:t>
        </w:r>
      </w:ins>
      <w:ins w:id="2294" w:author="MARCELO PEREIRA" w:date="2009-05-28T14:13:00Z">
        <w:r w:rsidRPr="00D51CAA">
          <w:rPr>
            <w:rFonts w:ascii="Times New Roman" w:hAnsi="Times New Roman"/>
            <w:rPrChange w:id="2295" w:author="MARCELO" w:date="2009-06-07T15:50:00Z">
              <w:rPr>
                <w:rFonts w:ascii="Times New Roman" w:hAnsi="Times New Roman"/>
                <w:color w:val="FF0000"/>
              </w:rPr>
            </w:rPrChange>
          </w:rPr>
          <w:t>iamente.</w:t>
        </w:r>
      </w:ins>
    </w:p>
    <w:p w:rsidR="00FB039E" w:rsidRPr="00D51CAA" w:rsidRDefault="00FB039E" w:rsidP="00EB36D3">
      <w:pPr>
        <w:spacing w:line="360" w:lineRule="auto"/>
        <w:jc w:val="both"/>
        <w:rPr>
          <w:rFonts w:ascii="Times New Roman" w:hAnsi="Times New Roman"/>
          <w:b/>
          <w:bCs/>
          <w:rPrChange w:id="2296" w:author="MARCELO" w:date="2009-06-07T15:50:00Z">
            <w:rPr>
              <w:rFonts w:ascii="Times New Roman" w:hAnsi="Times New Roman"/>
              <w:b/>
              <w:bCs/>
              <w:color w:val="FF0000"/>
            </w:rPr>
          </w:rPrChange>
        </w:rPr>
        <w:pPrChange w:id="2297" w:author="MARCELO" w:date="2009-06-07T15:32:00Z">
          <w:pPr>
            <w:pBdr>
              <w:bottom w:val="single" w:sz="4" w:space="1" w:color="000000"/>
            </w:pBdr>
            <w:spacing w:line="360" w:lineRule="auto"/>
            <w:jc w:val="both"/>
          </w:pPr>
        </w:pPrChange>
      </w:pPr>
      <w:ins w:id="2298" w:author="MARCELO PEREIRA" w:date="2009-05-28T14:13:00Z">
        <w:r w:rsidRPr="00D51CAA">
          <w:rPr>
            <w:rFonts w:ascii="Times New Roman" w:hAnsi="Times New Roman"/>
            <w:rPrChange w:id="2299" w:author="MARCELO" w:date="2009-06-07T15:50:00Z">
              <w:rPr>
                <w:rFonts w:ascii="Times New Roman" w:hAnsi="Times New Roman"/>
                <w:color w:val="FF0000"/>
              </w:rPr>
            </w:rPrChange>
          </w:rPr>
          <w:tab/>
          <w:t>Teste de sistema refere-se ao teste da aplicação como um todo</w:t>
        </w:r>
      </w:ins>
      <w:ins w:id="2300" w:author="MARCELO PEREIRA" w:date="2009-05-28T14:14:00Z">
        <w:r w:rsidRPr="00D51CAA">
          <w:rPr>
            <w:rFonts w:ascii="Times New Roman" w:hAnsi="Times New Roman"/>
            <w:rPrChange w:id="2301" w:author="MARCELO" w:date="2009-06-07T15:50:00Z">
              <w:rPr>
                <w:rFonts w:ascii="Times New Roman" w:hAnsi="Times New Roman"/>
                <w:color w:val="FF0000"/>
              </w:rPr>
            </w:rPrChange>
          </w:rPr>
          <w:t>, para averiguar se esta provê o comportamento esperado. Este tipo de teste também é útil para validação das funcionalidades do sistema.</w:t>
        </w:r>
      </w:ins>
    </w:p>
    <w:p w:rsidR="00FB039E" w:rsidRDefault="00FB039E" w:rsidP="00EB36D3">
      <w:pPr>
        <w:spacing w:line="360" w:lineRule="auto"/>
        <w:jc w:val="both"/>
        <w:rPr>
          <w:rFonts w:ascii="Times New Roman" w:hAnsi="Times New Roman"/>
          <w:b/>
          <w:bCs/>
          <w:color w:val="FF0000"/>
        </w:rPr>
        <w:pPrChange w:id="230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color w:val="FF0000"/>
        </w:rPr>
        <w:pPrChange w:id="230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PrChange w:id="2304" w:author="MARCELO PEREIRA" w:date="2009-05-28T14:17:00Z">
            <w:rPr/>
          </w:rPrChange>
        </w:rPr>
        <w:pPrChange w:id="2305" w:author="MARCELO" w:date="2009-06-07T15:32:00Z">
          <w:pPr>
            <w:pBdr>
              <w:bottom w:val="single" w:sz="4" w:space="1" w:color="000000"/>
            </w:pBdr>
            <w:spacing w:line="360" w:lineRule="auto"/>
            <w:jc w:val="both"/>
          </w:pPr>
        </w:pPrChange>
      </w:pPr>
      <w:r>
        <w:rPr>
          <w:rFonts w:ascii="Times New Roman" w:hAnsi="Times New Roman"/>
          <w:b/>
          <w:bCs/>
          <w:color w:val="FF0000"/>
          <w:rPrChange w:id="2306" w:author="MARCELO PEREIRA" w:date="2009-05-28T14:36:00Z">
            <w:rPr>
              <w:rFonts w:ascii="Times New Roman" w:hAnsi="Times New Roman"/>
              <w:b/>
              <w:bCs/>
              <w:color w:val="FF0000"/>
            </w:rPr>
          </w:rPrChange>
        </w:rPr>
        <w:tab/>
      </w:r>
      <w:r>
        <w:rPr>
          <w:rFonts w:ascii="Times New Roman" w:hAnsi="Times New Roman"/>
          <w:b/>
          <w:bCs/>
          <w:color w:val="000000"/>
          <w:rPrChange w:id="2307" w:author="MARCELO PEREIRA" w:date="2009-05-28T14:36:00Z">
            <w:rPr>
              <w:rFonts w:ascii="Times New Roman" w:hAnsi="Times New Roman"/>
              <w:b/>
              <w:bCs/>
              <w:color w:val="000000"/>
            </w:rPr>
          </w:rPrChange>
        </w:rPr>
        <w:t>2.</w:t>
      </w:r>
      <w:del w:id="2308" w:author="MARCELO" w:date="2009-05-10T13:27:00Z">
        <w:r>
          <w:rPr>
            <w:rFonts w:ascii="Times New Roman" w:hAnsi="Times New Roman"/>
            <w:b/>
            <w:bCs/>
            <w:color w:val="FF0000"/>
            <w:sz w:val="32"/>
          </w:rPr>
          <w:delText xml:space="preserve">5 </w:delText>
        </w:r>
      </w:del>
      <w:ins w:id="2309" w:author="MARCELO" w:date="2009-05-10T13:27:00Z">
        <w:del w:id="2310" w:author="MARCELO PEREIRA" w:date="2009-05-28T14:36:00Z">
          <w:r>
            <w:rPr>
              <w:rFonts w:ascii="Times New Roman" w:hAnsi="Times New Roman"/>
              <w:b/>
              <w:bCs/>
              <w:color w:val="000000"/>
              <w:sz w:val="32"/>
              <w:szCs w:val="32"/>
            </w:rPr>
            <w:delText>6</w:delText>
          </w:r>
        </w:del>
      </w:ins>
      <w:ins w:id="2311" w:author="MARCELO PEREIRA" w:date="2009-05-28T14:36:00Z">
        <w:r>
          <w:rPr>
            <w:rFonts w:ascii="Times New Roman" w:hAnsi="Times New Roman"/>
            <w:b/>
            <w:bCs/>
            <w:color w:val="000000"/>
          </w:rPr>
          <w:t>3.4</w:t>
        </w:r>
      </w:ins>
      <w:ins w:id="2312" w:author="MARCELO" w:date="2009-05-10T13:27:00Z">
        <w:r>
          <w:rPr>
            <w:rFonts w:ascii="Times New Roman" w:hAnsi="Times New Roman"/>
            <w:b/>
            <w:bCs/>
            <w:color w:val="000000"/>
          </w:rPr>
          <w:t xml:space="preserve"> </w:t>
        </w:r>
      </w:ins>
      <w:r>
        <w:rPr>
          <w:rFonts w:ascii="Times New Roman" w:hAnsi="Times New Roman"/>
          <w:b/>
          <w:bCs/>
          <w:color w:val="000000"/>
          <w:rPrChange w:id="2313" w:author="MARCELO PEREIRA" w:date="2009-05-28T14:36:00Z">
            <w:rPr>
              <w:rFonts w:ascii="Times New Roman" w:hAnsi="Times New Roman"/>
              <w:b/>
              <w:bCs/>
              <w:color w:val="000000"/>
            </w:rPr>
          </w:rPrChange>
        </w:rPr>
        <w:t>Documentação de Software</w:t>
      </w:r>
    </w:p>
    <w:p w:rsidR="00FB039E" w:rsidRDefault="00FB039E" w:rsidP="00EB36D3">
      <w:pPr>
        <w:spacing w:line="360" w:lineRule="auto"/>
        <w:jc w:val="both"/>
        <w:rPr>
          <w:rFonts w:ascii="Times New Roman" w:hAnsi="Times New Roman"/>
          <w:b/>
          <w:bCs/>
          <w:color w:val="000000"/>
          <w:rPrChange w:id="2314" w:author="MARCELO PEREIRA" w:date="2009-05-28T14:17:00Z">
            <w:rPr>
              <w:rFonts w:ascii="Times New Roman" w:hAnsi="Times New Roman"/>
              <w:b/>
              <w:bCs/>
              <w:color w:val="000000"/>
            </w:rPr>
          </w:rPrChange>
        </w:rPr>
        <w:pPrChange w:id="231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316" w:author="MARCELO" w:date="2009-05-10T13:32:00Z"/>
          <w:rFonts w:ascii="Times New Roman" w:hAnsi="Times New Roman"/>
          <w:color w:val="FF0000"/>
        </w:rPr>
        <w:pPrChange w:id="2317" w:author="MARCELO" w:date="2009-06-07T15:32:00Z">
          <w:pPr>
            <w:pBdr>
              <w:bottom w:val="single" w:sz="4" w:space="1" w:color="000000"/>
            </w:pBdr>
            <w:spacing w:line="360" w:lineRule="auto"/>
            <w:jc w:val="both"/>
          </w:pPr>
        </w:pPrChange>
      </w:pPr>
      <w:ins w:id="2318" w:author="MARCELO" w:date="2009-05-10T13:32:00Z">
        <w:r>
          <w:rPr>
            <w:rFonts w:ascii="Times New Roman" w:hAnsi="Times New Roman"/>
            <w:b/>
            <w:bCs/>
            <w:color w:val="000000"/>
          </w:rPr>
          <w:tab/>
        </w:r>
        <w:r>
          <w:rPr>
            <w:rFonts w:ascii="Times New Roman" w:hAnsi="Times New Roman"/>
            <w:color w:val="000000"/>
          </w:rPr>
          <w:t>Documentação de software é uma atividade da engenharia de software que visa gerar documentos a respeito d</w:t>
        </w:r>
        <w:del w:id="2319" w:author="MARCELO PEREIRA" w:date="2009-05-28T14:15:00Z">
          <w:r>
            <w:rPr>
              <w:rFonts w:ascii="Times New Roman" w:hAnsi="Times New Roman"/>
              <w:color w:val="FF0000"/>
            </w:rPr>
            <w:delText>o projeto</w:delText>
          </w:r>
        </w:del>
      </w:ins>
      <w:ins w:id="2320" w:author="MARCELO PEREIRA" w:date="2009-05-28T14:15:00Z">
        <w:r>
          <w:rPr>
            <w:rFonts w:ascii="Times New Roman" w:hAnsi="Times New Roman"/>
            <w:color w:val="000000"/>
          </w:rPr>
          <w:t>a aplicação</w:t>
        </w:r>
      </w:ins>
      <w:ins w:id="2321" w:author="MARCELO" w:date="2009-05-10T13:32:00Z">
        <w:r>
          <w:rPr>
            <w:rFonts w:ascii="Times New Roman" w:hAnsi="Times New Roman"/>
            <w:color w:val="000000"/>
          </w:rPr>
          <w:t xml:space="preserve"> a ser desenvolvid</w:t>
        </w:r>
        <w:del w:id="2322" w:author="MARCELO PEREIRA" w:date="2009-05-28T14:16:00Z">
          <w:r>
            <w:rPr>
              <w:rFonts w:ascii="Times New Roman" w:hAnsi="Times New Roman"/>
              <w:color w:val="FF0000"/>
            </w:rPr>
            <w:delText>o</w:delText>
          </w:r>
        </w:del>
      </w:ins>
      <w:ins w:id="2323" w:author="MARCELO PEREIRA" w:date="2009-05-28T14:16:00Z">
        <w:r>
          <w:rPr>
            <w:rFonts w:ascii="Times New Roman" w:hAnsi="Times New Roman"/>
            <w:color w:val="000000"/>
          </w:rPr>
          <w:t>a</w:t>
        </w:r>
      </w:ins>
      <w:ins w:id="2324" w:author="MARCELO" w:date="2009-05-10T13:32:00Z">
        <w:r>
          <w:rPr>
            <w:rFonts w:ascii="Times New Roman" w:hAnsi="Times New Roman"/>
            <w:color w:val="000000"/>
          </w:rPr>
          <w:t xml:space="preserve">. Segundo Sommerville [28], os documentos produzidos pela tarefa de documentação de software podem ser tratados como: meios de comunicação entre </w:t>
        </w:r>
      </w:ins>
      <w:ins w:id="2325" w:author="MARCELO" w:date="2009-06-07T15:51:00Z">
        <w:r w:rsidR="00D51CAA">
          <w:rPr>
            <w:rFonts w:ascii="Times New Roman" w:hAnsi="Times New Roman"/>
            <w:color w:val="000000"/>
          </w:rPr>
          <w:t>as diversas etapas</w:t>
        </w:r>
      </w:ins>
      <w:ins w:id="2326" w:author="MARCELO" w:date="2009-05-10T13:32:00Z">
        <w:r>
          <w:rPr>
            <w:rFonts w:ascii="Times New Roman" w:hAnsi="Times New Roman"/>
            <w:color w:val="000000"/>
          </w:rPr>
          <w:t xml:space="preserve"> de desenvolvimento; repositórios de informação que podem ser usados por equipes de manutenção; meios provedores de informações g</w:t>
        </w:r>
        <w:r w:rsidR="00D51CAA">
          <w:rPr>
            <w:rFonts w:ascii="Times New Roman" w:hAnsi="Times New Roman"/>
            <w:color w:val="000000"/>
          </w:rPr>
          <w:t>erenciais que ajud</w:t>
        </w:r>
      </w:ins>
      <w:ins w:id="2327" w:author="MARCELO" w:date="2009-06-07T15:51:00Z">
        <w:r w:rsidR="00D51CAA">
          <w:rPr>
            <w:rFonts w:ascii="Times New Roman" w:hAnsi="Times New Roman"/>
            <w:color w:val="000000"/>
          </w:rPr>
          <w:t>a</w:t>
        </w:r>
      </w:ins>
      <w:ins w:id="2328" w:author="MARCELO" w:date="2009-05-10T13:32:00Z">
        <w:r>
          <w:rPr>
            <w:rFonts w:ascii="Times New Roman" w:hAnsi="Times New Roman"/>
            <w:color w:val="000000"/>
          </w:rPr>
          <w:t>m no planejamento do projeto; manuais de utilização do sistema para usuários finais.  Para satisfazer todas essas finalidades, é necessário criar tipos diferentes de documentos. Não é possível definir um conjunto específico de documentos reque</w:t>
        </w:r>
        <w:r w:rsidR="00D51CAA">
          <w:rPr>
            <w:rFonts w:ascii="Times New Roman" w:hAnsi="Times New Roman"/>
            <w:color w:val="000000"/>
          </w:rPr>
          <w:t>ridos em um projeto de software</w:t>
        </w:r>
      </w:ins>
      <w:ins w:id="2329" w:author="MARCELO" w:date="2009-06-07T15:52:00Z">
        <w:r w:rsidR="00D51CAA">
          <w:rPr>
            <w:rFonts w:ascii="Times New Roman" w:hAnsi="Times New Roman"/>
            <w:color w:val="000000"/>
          </w:rPr>
          <w:t>.</w:t>
        </w:r>
      </w:ins>
      <w:ins w:id="2330" w:author="MARCELO" w:date="2009-05-10T13:32:00Z">
        <w:r>
          <w:rPr>
            <w:rFonts w:ascii="Times New Roman" w:hAnsi="Times New Roman"/>
            <w:color w:val="000000"/>
          </w:rPr>
          <w:t xml:space="preserve"> </w:t>
        </w:r>
      </w:ins>
      <w:ins w:id="2331" w:author="MARCELO" w:date="2009-06-07T15:52:00Z">
        <w:r w:rsidR="00D51CAA">
          <w:rPr>
            <w:rFonts w:ascii="Times New Roman" w:hAnsi="Times New Roman"/>
            <w:color w:val="000000"/>
          </w:rPr>
          <w:t>I</w:t>
        </w:r>
      </w:ins>
      <w:ins w:id="2332" w:author="MARCELO" w:date="2009-05-10T13:32:00Z">
        <w:r>
          <w:rPr>
            <w:rFonts w:ascii="Times New Roman" w:hAnsi="Times New Roman"/>
            <w:color w:val="000000"/>
          </w:rPr>
          <w:t>sto varia de acordo com a equipe de desenvolvimento, o tamanho e a cultura da empresa desenvolvedora. Porém,</w:t>
        </w:r>
      </w:ins>
      <w:ins w:id="2333" w:author="MARCELO" w:date="2009-06-07T15:53:00Z">
        <w:r w:rsidR="00D51CAA">
          <w:rPr>
            <w:rFonts w:ascii="Times New Roman" w:hAnsi="Times New Roman"/>
            <w:color w:val="000000"/>
          </w:rPr>
          <w:t xml:space="preserve"> </w:t>
        </w:r>
      </w:ins>
      <w:ins w:id="2334" w:author="MARCELO" w:date="2009-05-10T13:32:00Z">
        <w:r>
          <w:rPr>
            <w:rFonts w:ascii="Times New Roman" w:hAnsi="Times New Roman"/>
            <w:color w:val="000000"/>
          </w:rPr>
          <w:t>ainda segundo Sommerville</w:t>
        </w:r>
      </w:ins>
      <w:ins w:id="2335" w:author="MARCELO PEREIRA" w:date="2009-05-28T14:16:00Z">
        <w:del w:id="2336" w:author="MARCELO" w:date="2009-06-20T14:30:00Z">
          <w:r w:rsidDel="004B07D2">
            <w:rPr>
              <w:rFonts w:ascii="Times New Roman" w:hAnsi="Times New Roman"/>
              <w:color w:val="000000"/>
            </w:rPr>
            <w:delText xml:space="preserve"> [28]</w:delText>
          </w:r>
        </w:del>
      </w:ins>
      <w:ins w:id="2337" w:author="MARCELO" w:date="2009-05-10T13:32:00Z">
        <w:r>
          <w:rPr>
            <w:rFonts w:ascii="Times New Roman" w:hAnsi="Times New Roman"/>
            <w:color w:val="000000"/>
          </w:rPr>
          <w:t>, é possível verificar a existência de duas classes distintas de documentação: a documentação de processo e a documentação de produto.</w:t>
        </w:r>
        <w:r>
          <w:rPr>
            <w:rFonts w:ascii="Times New Roman" w:hAnsi="Times New Roman"/>
            <w:color w:val="FF0000"/>
          </w:rPr>
          <w:t xml:space="preserve"> </w:t>
        </w:r>
      </w:ins>
    </w:p>
    <w:p w:rsidR="00FB039E" w:rsidRDefault="00FB039E" w:rsidP="00EB36D3">
      <w:pPr>
        <w:spacing w:line="360" w:lineRule="auto"/>
        <w:jc w:val="both"/>
        <w:rPr>
          <w:ins w:id="2338" w:author="MARCELO" w:date="2009-05-10T13:32:00Z"/>
          <w:rFonts w:ascii="Times New Roman" w:hAnsi="Times New Roman"/>
          <w:color w:val="000000"/>
        </w:rPr>
        <w:pPrChange w:id="2339" w:author="MARCELO" w:date="2009-06-07T15:32:00Z">
          <w:pPr>
            <w:pBdr>
              <w:bottom w:val="single" w:sz="4" w:space="1" w:color="000000"/>
            </w:pBdr>
            <w:spacing w:line="360" w:lineRule="auto"/>
            <w:jc w:val="both"/>
          </w:pPr>
        </w:pPrChange>
      </w:pPr>
      <w:ins w:id="2340" w:author="MARCELO" w:date="2009-05-10T13:32:00Z">
        <w:r>
          <w:rPr>
            <w:rFonts w:ascii="Times New Roman" w:hAnsi="Times New Roman"/>
            <w:color w:val="FF0000"/>
          </w:rPr>
          <w:tab/>
        </w:r>
        <w:r>
          <w:rPr>
            <w:rFonts w:ascii="Times New Roman" w:hAnsi="Times New Roman"/>
            <w:color w:val="000000"/>
          </w:rPr>
          <w:t xml:space="preserve">A documentação de processo gera um documento interno, usado pela equipe e pela empresa de desenvolvimento e tem como objetivo registrar o processo de desenvolvimento e </w:t>
        </w:r>
      </w:ins>
      <w:ins w:id="2341" w:author="MARCELO" w:date="2009-06-07T15:53:00Z">
        <w:r w:rsidR="00D51CAA">
          <w:rPr>
            <w:rFonts w:ascii="Times New Roman" w:hAnsi="Times New Roman"/>
            <w:color w:val="000000"/>
          </w:rPr>
          <w:t xml:space="preserve">a </w:t>
        </w:r>
      </w:ins>
      <w:ins w:id="2342" w:author="MARCELO" w:date="2009-05-10T13:32:00Z">
        <w:r>
          <w:rPr>
            <w:rFonts w:ascii="Times New Roman" w:hAnsi="Times New Roman"/>
            <w:color w:val="000000"/>
          </w:rPr>
          <w:t xml:space="preserve">manutenção do software. Essa documentação também guarda os principais planos, estimativas, cronogramas, métricas de qualidade e padrões adotados durante a etapa de desenvolvimento do produto. A principal característica da documentação de processo é que seu documento se torna desatualizado rapidamente. </w:t>
        </w:r>
      </w:ins>
      <w:ins w:id="2343" w:author="MARCELO" w:date="2009-06-07T15:54:00Z">
        <w:r w:rsidR="00D51CAA">
          <w:rPr>
            <w:rFonts w:ascii="Times New Roman" w:hAnsi="Times New Roman"/>
            <w:color w:val="000000"/>
          </w:rPr>
          <w:t>Os p</w:t>
        </w:r>
      </w:ins>
      <w:ins w:id="2344" w:author="MARCELO" w:date="2009-05-10T13:32:00Z">
        <w:r>
          <w:rPr>
            <w:rFonts w:ascii="Times New Roman" w:hAnsi="Times New Roman"/>
            <w:color w:val="000000"/>
          </w:rPr>
          <w:t>lan</w:t>
        </w:r>
      </w:ins>
      <w:ins w:id="2345" w:author="MARCELO" w:date="2009-06-07T15:54:00Z">
        <w:r w:rsidR="00D51CAA">
          <w:rPr>
            <w:rFonts w:ascii="Times New Roman" w:hAnsi="Times New Roman"/>
            <w:color w:val="000000"/>
          </w:rPr>
          <w:t>ejamentos contidos na documentação</w:t>
        </w:r>
      </w:ins>
      <w:ins w:id="2346" w:author="MARCELO" w:date="2009-05-10T13:32:00Z">
        <w:r>
          <w:rPr>
            <w:rFonts w:ascii="Times New Roman" w:hAnsi="Times New Roman"/>
            <w:color w:val="000000"/>
          </w:rPr>
          <w:t xml:space="preserve"> podem ser </w:t>
        </w:r>
      </w:ins>
      <w:ins w:id="2347" w:author="MARCELO" w:date="2009-06-07T15:55:00Z">
        <w:r w:rsidR="00D51CAA">
          <w:rPr>
            <w:rFonts w:ascii="Times New Roman" w:hAnsi="Times New Roman"/>
            <w:color w:val="000000"/>
          </w:rPr>
          <w:t>reformulados</w:t>
        </w:r>
      </w:ins>
      <w:ins w:id="2348" w:author="MARCELO" w:date="2009-05-10T13:32:00Z">
        <w:r>
          <w:rPr>
            <w:rFonts w:ascii="Times New Roman" w:hAnsi="Times New Roman"/>
            <w:color w:val="000000"/>
          </w:rPr>
          <w:t xml:space="preserve"> semanalmente ou mensalmente, por exemplo, e tornam a atualização do documento uma atividade constante. </w:t>
        </w:r>
      </w:ins>
    </w:p>
    <w:p w:rsidR="00FB039E" w:rsidRDefault="00FB039E" w:rsidP="00EB36D3">
      <w:pPr>
        <w:spacing w:line="360" w:lineRule="auto"/>
        <w:jc w:val="both"/>
        <w:rPr>
          <w:rPrChange w:id="2349" w:author="MARCELO PEREIRA" w:date="2009-05-28T14:17:00Z">
            <w:rPr/>
          </w:rPrChange>
        </w:rPr>
        <w:pPrChange w:id="2350" w:author="MARCELO" w:date="2009-06-07T15:32:00Z">
          <w:pPr>
            <w:pBdr>
              <w:bottom w:val="single" w:sz="4" w:space="1" w:color="000000"/>
            </w:pBdr>
            <w:spacing w:line="360" w:lineRule="auto"/>
            <w:jc w:val="both"/>
          </w:pPr>
        </w:pPrChange>
      </w:pPr>
      <w:ins w:id="2351" w:author="MARCELO" w:date="2009-05-10T13:32:00Z">
        <w:r>
          <w:rPr>
            <w:rFonts w:ascii="Times New Roman" w:hAnsi="Times New Roman"/>
            <w:color w:val="000000"/>
          </w:rPr>
          <w:tab/>
          <w:t xml:space="preserve">A documentação de produto está </w:t>
        </w:r>
        <w:del w:id="2352" w:author="MARCELO PEREIRA" w:date="2009-05-28T14:17:00Z">
          <w:r>
            <w:rPr>
              <w:rFonts w:ascii="Times New Roman" w:hAnsi="Times New Roman"/>
              <w:color w:val="FF0000"/>
            </w:rPr>
            <w:delText>preocupada</w:delText>
          </w:r>
        </w:del>
      </w:ins>
      <w:ins w:id="2353" w:author="MARCELO PEREIRA" w:date="2009-05-28T14:17:00Z">
        <w:r>
          <w:rPr>
            <w:rFonts w:ascii="Times New Roman" w:hAnsi="Times New Roman"/>
            <w:color w:val="000000"/>
          </w:rPr>
          <w:t>associada</w:t>
        </w:r>
      </w:ins>
      <w:ins w:id="2354" w:author="MARCELO" w:date="2009-05-10T13:32:00Z">
        <w:r>
          <w:rPr>
            <w:rFonts w:ascii="Times New Roman" w:hAnsi="Times New Roman"/>
            <w:color w:val="000000"/>
          </w:rPr>
          <w:t xml:space="preserve"> com o produto de software</w:t>
        </w:r>
        <w:del w:id="2355" w:author="MARCELO PEREIRA" w:date="2009-05-28T14:17:00Z">
          <w:r>
            <w:rPr>
              <w:rFonts w:ascii="Times New Roman" w:hAnsi="Times New Roman"/>
              <w:color w:val="FF0000"/>
            </w:rPr>
            <w:delText xml:space="preserve"> que vai ser entregue pelo projeto</w:delText>
          </w:r>
        </w:del>
      </w:ins>
      <w:ins w:id="2356" w:author="MARCELO PEREIRA" w:date="2009-05-28T14:17:00Z">
        <w:r>
          <w:rPr>
            <w:rFonts w:ascii="Times New Roman" w:hAnsi="Times New Roman"/>
            <w:color w:val="000000"/>
          </w:rPr>
          <w:t xml:space="preserve"> a ser entregue</w:t>
        </w:r>
      </w:ins>
      <w:ins w:id="2357" w:author="MARCELO" w:date="2009-05-10T13:32:00Z">
        <w:r>
          <w:rPr>
            <w:rFonts w:ascii="Times New Roman" w:hAnsi="Times New Roman"/>
            <w:color w:val="000000"/>
          </w:rPr>
          <w:t>. Diferente dos documentos de processo, os documentos de produto possuem uma vida longa. Essa documentação contém informações que ensinam aos usuários</w:t>
        </w:r>
      </w:ins>
      <w:ins w:id="2358" w:author="MARCELO PEREIRA" w:date="2009-05-28T14:18:00Z">
        <w:r>
          <w:rPr>
            <w:rFonts w:ascii="Times New Roman" w:hAnsi="Times New Roman"/>
            <w:color w:val="000000"/>
          </w:rPr>
          <w:t>,</w:t>
        </w:r>
      </w:ins>
      <w:ins w:id="2359" w:author="MARCELO" w:date="2009-05-10T13:32:00Z">
        <w:r>
          <w:rPr>
            <w:rFonts w:ascii="Times New Roman" w:hAnsi="Times New Roman"/>
            <w:color w:val="000000"/>
          </w:rPr>
          <w:t xml:space="preserve"> como usar o produto final além de servir como documentação para a equipe de manutenção. Por este motivo, Sommerville divide a documentação de produto em documentação de usuário e de sistema. </w:t>
        </w:r>
      </w:ins>
    </w:p>
    <w:p w:rsidR="00FB039E" w:rsidRDefault="00FB039E" w:rsidP="00EB36D3">
      <w:pPr>
        <w:spacing w:line="360" w:lineRule="auto"/>
        <w:jc w:val="both"/>
        <w:rPr>
          <w:rFonts w:ascii="Times New Roman" w:hAnsi="Times New Roman"/>
          <w:color w:val="FF0000"/>
        </w:rPr>
        <w:pPrChange w:id="2360" w:author="MARCELO" w:date="2009-06-07T15:32:00Z">
          <w:pPr>
            <w:pBdr>
              <w:bottom w:val="single" w:sz="4" w:space="1" w:color="000000"/>
            </w:pBdr>
            <w:spacing w:line="360" w:lineRule="auto"/>
            <w:jc w:val="both"/>
          </w:pPr>
        </w:pPrChange>
      </w:pPr>
      <w:ins w:id="2361" w:author="MARCELO" w:date="2009-05-10T13:32:00Z">
        <w:r>
          <w:rPr>
            <w:rFonts w:ascii="Times New Roman" w:hAnsi="Times New Roman"/>
            <w:b/>
            <w:bCs/>
            <w:color w:val="000000"/>
          </w:rPr>
          <w:tab/>
        </w:r>
        <w:r>
          <w:rPr>
            <w:rFonts w:ascii="Times New Roman" w:hAnsi="Times New Roman"/>
            <w:color w:val="000000"/>
          </w:rPr>
          <w:t>Com os documentos produzidos por essa atividade da engenharia de software</w:t>
        </w:r>
      </w:ins>
      <w:ins w:id="2362" w:author="MARCELO PEREIRA" w:date="2009-05-28T14:18:00Z">
        <w:r>
          <w:rPr>
            <w:rFonts w:ascii="Times New Roman" w:hAnsi="Times New Roman"/>
            <w:color w:val="000000"/>
          </w:rPr>
          <w:t>,</w:t>
        </w:r>
      </w:ins>
      <w:ins w:id="2363" w:author="MARCELO" w:date="2009-05-10T13:32:00Z">
        <w:r>
          <w:rPr>
            <w:rFonts w:ascii="Times New Roman" w:hAnsi="Times New Roman"/>
            <w:color w:val="000000"/>
          </w:rPr>
          <w:t xml:space="preserve"> é possível minimizar o tempo de aprendizado da equipe de manutenção do software, isolar falhas de componentes do sistema, </w:t>
        </w:r>
      </w:ins>
      <w:ins w:id="2364" w:author="MARCELO" w:date="2009-06-20T14:30:00Z">
        <w:r w:rsidR="004B07D2">
          <w:rPr>
            <w:rFonts w:ascii="Times New Roman" w:hAnsi="Times New Roman"/>
            <w:color w:val="000000"/>
          </w:rPr>
          <w:t xml:space="preserve">e </w:t>
        </w:r>
      </w:ins>
      <w:ins w:id="2365" w:author="MARCELO" w:date="2009-05-10T13:32:00Z">
        <w:r>
          <w:rPr>
            <w:rFonts w:ascii="Times New Roman" w:hAnsi="Times New Roman"/>
            <w:color w:val="000000"/>
          </w:rPr>
          <w:t>prover ao usuário final</w:t>
        </w:r>
      </w:ins>
      <w:ins w:id="2366" w:author="MARCELO" w:date="2009-06-07T16:05:00Z">
        <w:r w:rsidR="00CD50C3">
          <w:rPr>
            <w:rFonts w:ascii="Times New Roman" w:hAnsi="Times New Roman"/>
            <w:color w:val="000000"/>
          </w:rPr>
          <w:t>,</w:t>
        </w:r>
      </w:ins>
      <w:ins w:id="2367" w:author="MARCELO" w:date="2009-05-10T13:32:00Z">
        <w:r>
          <w:rPr>
            <w:rFonts w:ascii="Times New Roman" w:hAnsi="Times New Roman"/>
            <w:color w:val="000000"/>
          </w:rPr>
          <w:t xml:space="preserve"> um meio seguro e rápido para aprender a melhor maneira de utilizar o produto, além de servir como dados históricos para a equipe e a empresa de desenvolvimento.</w:t>
        </w:r>
      </w:ins>
    </w:p>
    <w:p w:rsidR="00FB039E" w:rsidRDefault="00FB039E" w:rsidP="00EB36D3">
      <w:pPr>
        <w:spacing w:line="360" w:lineRule="auto"/>
        <w:jc w:val="both"/>
        <w:rPr>
          <w:rFonts w:ascii="Times New Roman" w:hAnsi="Times New Roman"/>
          <w:color w:val="FF0000"/>
        </w:rPr>
        <w:pPrChange w:id="2368" w:author="MARCELO" w:date="2009-06-07T15:32:00Z">
          <w:pPr>
            <w:pBdr>
              <w:bottom w:val="single" w:sz="4" w:space="1" w:color="000000"/>
            </w:pBdr>
            <w:spacing w:line="360" w:lineRule="auto"/>
            <w:jc w:val="both"/>
          </w:pPr>
        </w:pPrChange>
      </w:pPr>
    </w:p>
    <w:p w:rsidR="0059679E" w:rsidDel="004501E1" w:rsidRDefault="0059679E" w:rsidP="00EB36D3">
      <w:pPr>
        <w:spacing w:line="360" w:lineRule="auto"/>
        <w:jc w:val="both"/>
        <w:rPr>
          <w:del w:id="2369" w:author="MARCELO" w:date="2009-06-08T23:33:00Z"/>
          <w:rFonts w:ascii="Times New Roman" w:hAnsi="Times New Roman"/>
          <w:b/>
          <w:bCs/>
        </w:rPr>
        <w:pPrChange w:id="237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37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372" w:author="MARCELO" w:date="2009-06-07T15:32:00Z">
          <w:pPr>
            <w:pBdr>
              <w:bottom w:val="single" w:sz="4" w:space="1" w:color="000000"/>
            </w:pBdr>
            <w:spacing w:line="360" w:lineRule="auto"/>
            <w:jc w:val="both"/>
          </w:pPr>
        </w:pPrChange>
      </w:pPr>
      <w:del w:id="2373" w:author="MARCELO PEREIRA" w:date="2009-05-28T15:32:00Z">
        <w:r>
          <w:rPr>
            <w:rFonts w:ascii="Times New Roman" w:hAnsi="Times New Roman"/>
            <w:b/>
            <w:bCs/>
          </w:rPr>
          <w:tab/>
        </w:r>
      </w:del>
      <w:r>
        <w:rPr>
          <w:rFonts w:ascii="Times New Roman" w:hAnsi="Times New Roman"/>
          <w:b/>
          <w:bCs/>
          <w:sz w:val="32"/>
          <w:szCs w:val="32"/>
          <w:rPrChange w:id="2374" w:author="MARCELO PEREIRA" w:date="2009-05-28T14:19:00Z">
            <w:rPr>
              <w:rFonts w:ascii="Times New Roman" w:hAnsi="Times New Roman"/>
              <w:b/>
              <w:bCs/>
              <w:sz w:val="32"/>
              <w:szCs w:val="32"/>
            </w:rPr>
          </w:rPrChange>
        </w:rPr>
        <w:t>2.</w:t>
      </w:r>
      <w:del w:id="2375" w:author="MARCELO" w:date="2009-05-10T13:27:00Z">
        <w:r>
          <w:rPr>
            <w:rFonts w:ascii="Times New Roman" w:hAnsi="Times New Roman"/>
            <w:b/>
            <w:bCs/>
            <w:sz w:val="32"/>
          </w:rPr>
          <w:delText xml:space="preserve">6 </w:delText>
        </w:r>
      </w:del>
      <w:ins w:id="2376" w:author="MARCELO" w:date="2009-05-10T13:27:00Z">
        <w:del w:id="2377" w:author="MARCELO PEREIRA" w:date="2009-05-28T14:37:00Z">
          <w:r>
            <w:rPr>
              <w:rFonts w:ascii="Times New Roman" w:hAnsi="Times New Roman"/>
              <w:b/>
              <w:bCs/>
              <w:sz w:val="32"/>
              <w:szCs w:val="32"/>
            </w:rPr>
            <w:delText>7</w:delText>
          </w:r>
        </w:del>
      </w:ins>
      <w:ins w:id="2378" w:author="MARCELO PEREIRA" w:date="2009-05-28T14:37:00Z">
        <w:r>
          <w:rPr>
            <w:rFonts w:ascii="Times New Roman" w:hAnsi="Times New Roman"/>
            <w:b/>
            <w:bCs/>
            <w:sz w:val="32"/>
            <w:szCs w:val="32"/>
          </w:rPr>
          <w:t>4</w:t>
        </w:r>
      </w:ins>
      <w:ins w:id="2379" w:author="MARCELO" w:date="2009-05-10T13:27:00Z">
        <w:r>
          <w:rPr>
            <w:rFonts w:ascii="Times New Roman" w:hAnsi="Times New Roman"/>
            <w:b/>
            <w:bCs/>
            <w:sz w:val="32"/>
            <w:szCs w:val="32"/>
          </w:rPr>
          <w:t xml:space="preserve"> </w:t>
        </w:r>
      </w:ins>
      <w:r>
        <w:rPr>
          <w:rFonts w:ascii="Times New Roman" w:hAnsi="Times New Roman"/>
          <w:b/>
          <w:bCs/>
          <w:sz w:val="32"/>
          <w:szCs w:val="32"/>
          <w:rPrChange w:id="2380" w:author="MARCELO PEREIRA" w:date="2009-05-28T14:19:00Z">
            <w:rPr>
              <w:rFonts w:ascii="Times New Roman" w:hAnsi="Times New Roman"/>
              <w:b/>
              <w:bCs/>
              <w:sz w:val="32"/>
              <w:szCs w:val="32"/>
            </w:rPr>
          </w:rPrChange>
        </w:rPr>
        <w:t>Ambientes PL/SQL</w:t>
      </w:r>
    </w:p>
    <w:p w:rsidR="00FB039E" w:rsidRDefault="00FB039E" w:rsidP="00EB36D3">
      <w:pPr>
        <w:spacing w:line="360" w:lineRule="auto"/>
        <w:jc w:val="both"/>
        <w:rPr>
          <w:rFonts w:ascii="Times New Roman" w:hAnsi="Times New Roman"/>
          <w:b/>
          <w:bCs/>
        </w:rPr>
        <w:pPrChange w:id="238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382" w:author="MARCELO" w:date="2009-05-10T13:32:00Z"/>
        </w:rPr>
        <w:pPrChange w:id="2383" w:author="MARCELO" w:date="2009-06-07T15:32:00Z">
          <w:pPr>
            <w:pBdr>
              <w:bottom w:val="single" w:sz="4" w:space="1" w:color="000000"/>
            </w:pBdr>
            <w:spacing w:line="360" w:lineRule="auto"/>
            <w:jc w:val="both"/>
          </w:pPr>
        </w:pPrChange>
      </w:pPr>
      <w:ins w:id="2384" w:author="MARCELO" w:date="2009-05-10T13:32:00Z">
        <w:r>
          <w:rPr>
            <w:rFonts w:ascii="Times New Roman" w:hAnsi="Times New Roman"/>
            <w:b/>
            <w:bCs/>
            <w:color w:val="000000"/>
          </w:rPr>
          <w:tab/>
        </w:r>
        <w:del w:id="2385" w:author="MARCELO PEREIRA" w:date="2009-05-28T14:19:00Z">
          <w:r>
            <w:rPr>
              <w:rFonts w:ascii="Times New Roman" w:hAnsi="Times New Roman"/>
              <w:b/>
              <w:bCs/>
              <w:color w:val="FF0000"/>
            </w:rPr>
            <w:delText>Partindo de uma busca na literatura, juntamente com a minha experiência pessoal, selecionei dois ambientes de desenvolvimento PL/SQL para e</w:delText>
          </w:r>
        </w:del>
      </w:ins>
      <w:ins w:id="2386" w:author="MARCELO PEREIRA" w:date="2009-05-28T14:19:00Z">
        <w:r>
          <w:rPr>
            <w:rFonts w:ascii="Times New Roman" w:hAnsi="Times New Roman"/>
            <w:color w:val="000000"/>
          </w:rPr>
          <w:t>E</w:t>
        </w:r>
      </w:ins>
      <w:ins w:id="2387" w:author="MARCELO" w:date="2009-05-10T13:32:00Z">
        <w:r>
          <w:rPr>
            <w:rFonts w:ascii="Times New Roman" w:hAnsi="Times New Roman"/>
            <w:color w:val="000000"/>
          </w:rPr>
          <w:t>sta seção</w:t>
        </w:r>
      </w:ins>
      <w:ins w:id="2388" w:author="MARCELO PEREIRA" w:date="2009-05-28T14:19:00Z">
        <w:r>
          <w:rPr>
            <w:rFonts w:ascii="Times New Roman" w:hAnsi="Times New Roman"/>
            <w:color w:val="000000"/>
          </w:rPr>
          <w:t xml:space="preserve"> descreve</w:t>
        </w:r>
      </w:ins>
      <w:ins w:id="2389" w:author="MARCELO" w:date="2009-05-10T13:32:00Z">
        <w:del w:id="2390" w:author="MARCELO PEREIRA" w:date="2009-05-28T14:19:00Z">
          <w:r>
            <w:rPr>
              <w:rFonts w:ascii="Times New Roman" w:hAnsi="Times New Roman"/>
              <w:color w:val="FF0000"/>
            </w:rPr>
            <w:delText>:</w:delText>
          </w:r>
        </w:del>
        <w:r>
          <w:rPr>
            <w:rFonts w:ascii="Times New Roman" w:hAnsi="Times New Roman"/>
            <w:color w:val="000000"/>
          </w:rPr>
          <w:t xml:space="preserve"> o </w:t>
        </w:r>
        <w:r>
          <w:rPr>
            <w:rFonts w:ascii="Times New Roman" w:hAnsi="Times New Roman"/>
            <w:i/>
            <w:iCs/>
            <w:color w:val="000000"/>
          </w:rPr>
          <w:t xml:space="preserve">SQL </w:t>
        </w:r>
        <w:r>
          <w:rPr>
            <w:rFonts w:ascii="Times New Roman" w:hAnsi="Times New Roman"/>
            <w:color w:val="000000"/>
          </w:rPr>
          <w:t xml:space="preserve">Developer [29] da Oracle e o PL/SQL Developer [30] da Allround Automations. As duas empresas são bem consolidadas no mercado e seus produtos </w:t>
        </w:r>
      </w:ins>
      <w:ins w:id="2391" w:author="MARCELO PEREIRA" w:date="2009-05-28T14:19:00Z">
        <w:r>
          <w:rPr>
            <w:rFonts w:ascii="Times New Roman" w:hAnsi="Times New Roman"/>
            <w:color w:val="000000"/>
          </w:rPr>
          <w:t xml:space="preserve">são </w:t>
        </w:r>
      </w:ins>
      <w:ins w:id="2392" w:author="MARCELO" w:date="2009-05-10T13:32:00Z">
        <w:r>
          <w:rPr>
            <w:rFonts w:ascii="Times New Roman" w:hAnsi="Times New Roman"/>
            <w:color w:val="000000"/>
          </w:rPr>
          <w:t>bastante difundidos</w:t>
        </w:r>
      </w:ins>
      <w:ins w:id="2393" w:author="MARCELO PEREIRA" w:date="2009-05-28T14:19:00Z">
        <w:r>
          <w:rPr>
            <w:rFonts w:ascii="Times New Roman" w:hAnsi="Times New Roman"/>
            <w:color w:val="000000"/>
          </w:rPr>
          <w:t xml:space="preserve">, e por isso, </w:t>
        </w:r>
      </w:ins>
      <w:ins w:id="2394" w:author="MARCELO PEREIRA" w:date="2009-05-28T14:20:00Z">
        <w:r>
          <w:rPr>
            <w:rFonts w:ascii="Times New Roman" w:hAnsi="Times New Roman"/>
            <w:color w:val="000000"/>
          </w:rPr>
          <w:t xml:space="preserve">uma análise destes ambientes compõe o trabalho descrito neste </w:t>
        </w:r>
        <w:del w:id="2395" w:author="MARCELO" w:date="2009-05-31T17:05:00Z">
          <w:r w:rsidDel="00487797">
            <w:rPr>
              <w:rFonts w:ascii="Times New Roman" w:hAnsi="Times New Roman"/>
              <w:color w:val="000000"/>
            </w:rPr>
            <w:delText>documento.</w:delText>
          </w:r>
        </w:del>
      </w:ins>
      <w:ins w:id="2396" w:author="MARCELO" w:date="2009-05-31T17:05:00Z">
        <w:r w:rsidR="00487797">
          <w:rPr>
            <w:rFonts w:ascii="Times New Roman" w:hAnsi="Times New Roman"/>
            <w:color w:val="000000"/>
          </w:rPr>
          <w:t xml:space="preserve">documento. </w:t>
        </w:r>
      </w:ins>
      <w:ins w:id="2397" w:author="MARCELO" w:date="2009-05-10T13:32:00Z">
        <w:del w:id="2398" w:author="MARCELO PEREIRA" w:date="2009-05-28T14:20:00Z">
          <w:r>
            <w:rPr>
              <w:rFonts w:ascii="Times New Roman" w:hAnsi="Times New Roman"/>
              <w:color w:val="FF0000"/>
            </w:rPr>
            <w:delText xml:space="preserve">. </w:delText>
          </w:r>
        </w:del>
      </w:ins>
    </w:p>
    <w:p w:rsidR="00FB039E" w:rsidRDefault="00FB039E" w:rsidP="00EB36D3">
      <w:pPr>
        <w:spacing w:line="360" w:lineRule="auto"/>
        <w:jc w:val="both"/>
        <w:rPr>
          <w:ins w:id="2399" w:author="MARCELO" w:date="2009-05-10T13:32:00Z"/>
          <w:rFonts w:ascii="Times New Roman" w:hAnsi="Times New Roman"/>
          <w:color w:val="000000"/>
        </w:rPr>
        <w:pPrChange w:id="2400" w:author="MARCELO" w:date="2009-06-07T15:32:00Z">
          <w:pPr>
            <w:pBdr>
              <w:bottom w:val="single" w:sz="4" w:space="1" w:color="000000"/>
            </w:pBdr>
            <w:spacing w:line="360" w:lineRule="auto"/>
            <w:jc w:val="both"/>
          </w:pPr>
        </w:pPrChange>
      </w:pPr>
      <w:ins w:id="2401" w:author="MARCELO" w:date="2009-05-10T13:32:00Z">
        <w:r>
          <w:rPr>
            <w:rFonts w:ascii="Times New Roman" w:hAnsi="Times New Roman"/>
            <w:color w:val="FF0000"/>
          </w:rPr>
          <w:tab/>
        </w:r>
        <w:r>
          <w:rPr>
            <w:rFonts w:ascii="Times New Roman" w:hAnsi="Times New Roman"/>
            <w:color w:val="000000"/>
          </w:rPr>
          <w:t>O Oracle SQL Developer [29] é um produto sem custos de uso e multi-plataforma. A ferramenta pode ser utilizada inicialmente por usuários Linux, Windows ou Apple, mas essa lista de sistemas operacionais pode vir a aumentar, visto que o produto é desenvolvido sobre a plataforma Java. Portanto, qualquer sistema operacional com uma máquina virtual Java instalada é capaz de executar o programa de desenvolvimento PL/SQL da Oracle. A ferramenta é capaz de editar códigos PL/SQL e consultas SQL. Além disso</w:t>
        </w:r>
      </w:ins>
      <w:ins w:id="2402" w:author="MARCELO PEREIRA" w:date="2009-05-28T14:21:00Z">
        <w:r>
          <w:rPr>
            <w:rFonts w:ascii="Times New Roman" w:hAnsi="Times New Roman"/>
            <w:color w:val="000000"/>
          </w:rPr>
          <w:t>,</w:t>
        </w:r>
      </w:ins>
      <w:ins w:id="2403" w:author="MARCELO" w:date="2009-05-10T13:32:00Z">
        <w:r>
          <w:rPr>
            <w:rFonts w:ascii="Times New Roman" w:hAnsi="Times New Roman"/>
            <w:color w:val="000000"/>
          </w:rPr>
          <w:t xml:space="preserve"> ela possui um </w:t>
        </w:r>
      </w:ins>
      <w:ins w:id="2404" w:author="MARCELO" w:date="2009-05-31T17:05:00Z">
        <w:r w:rsidR="00A81424">
          <w:rPr>
            <w:rFonts w:ascii="Times New Roman" w:hAnsi="Times New Roman"/>
            <w:color w:val="000000"/>
          </w:rPr>
          <w:t>subsistema</w:t>
        </w:r>
      </w:ins>
      <w:ins w:id="2405" w:author="MARCELO" w:date="2009-05-10T13:32:00Z">
        <w:r>
          <w:rPr>
            <w:rFonts w:ascii="Times New Roman" w:hAnsi="Times New Roman"/>
            <w:color w:val="000000"/>
          </w:rPr>
          <w:t xml:space="preserve"> de depuração, </w:t>
        </w:r>
        <w:del w:id="2406" w:author="MARCELO PEREIRA" w:date="2009-05-28T14:22:00Z">
          <w:r>
            <w:rPr>
              <w:rFonts w:ascii="Times New Roman" w:hAnsi="Times New Roman"/>
              <w:color w:val="FF0000"/>
            </w:rPr>
            <w:delText>onde</w:delText>
          </w:r>
        </w:del>
      </w:ins>
      <w:ins w:id="2407" w:author="MARCELO PEREIRA" w:date="2009-05-28T14:22:00Z">
        <w:r>
          <w:rPr>
            <w:rFonts w:ascii="Times New Roman" w:hAnsi="Times New Roman"/>
            <w:color w:val="000000"/>
          </w:rPr>
          <w:t>a partir do qual</w:t>
        </w:r>
      </w:ins>
      <w:ins w:id="2408" w:author="MARCELO" w:date="2009-05-10T13:32:00Z">
        <w:r>
          <w:rPr>
            <w:rFonts w:ascii="Times New Roman" w:hAnsi="Times New Roman"/>
            <w:color w:val="000000"/>
          </w:rPr>
          <w:t xml:space="preserve"> é possível navegar pela execução de uma rotina para verificar falhas. O programa exporta dados de consultas para formatos conhecidos </w:t>
        </w:r>
        <w:del w:id="2409" w:author="MARCELO PEREIRA" w:date="2009-05-28T14:22:00Z">
          <w:r>
            <w:rPr>
              <w:rFonts w:ascii="Times New Roman" w:hAnsi="Times New Roman"/>
              <w:color w:val="FF0000"/>
            </w:rPr>
            <w:delText xml:space="preserve">de documentos </w:delText>
          </w:r>
        </w:del>
        <w:r>
          <w:rPr>
            <w:rFonts w:ascii="Times New Roman" w:hAnsi="Times New Roman"/>
            <w:color w:val="000000"/>
          </w:rPr>
          <w:t xml:space="preserve">como XLS, HTML, XML  e CSV, além de permitir </w:t>
        </w:r>
      </w:ins>
      <w:ins w:id="2410" w:author="MARCELO PEREIRA" w:date="2009-05-28T14:22:00Z">
        <w:r>
          <w:rPr>
            <w:rFonts w:ascii="Times New Roman" w:hAnsi="Times New Roman"/>
            <w:color w:val="000000"/>
          </w:rPr>
          <w:t xml:space="preserve">o </w:t>
        </w:r>
      </w:ins>
      <w:ins w:id="2411" w:author="MARCELO" w:date="2009-05-10T13:32:00Z">
        <w:r>
          <w:rPr>
            <w:rFonts w:ascii="Times New Roman" w:hAnsi="Times New Roman"/>
            <w:color w:val="000000"/>
          </w:rPr>
          <w:t xml:space="preserve">uso de controle de versões. </w:t>
        </w:r>
      </w:ins>
    </w:p>
    <w:p w:rsidR="00FB039E" w:rsidRDefault="00FB039E" w:rsidP="00EB36D3">
      <w:pPr>
        <w:spacing w:line="360" w:lineRule="auto"/>
        <w:jc w:val="both"/>
        <w:rPr>
          <w:ins w:id="2412" w:author="MARCELO" w:date="2009-05-10T13:32:00Z"/>
          <w:rFonts w:ascii="Times New Roman" w:hAnsi="Times New Roman"/>
          <w:color w:val="000000"/>
        </w:rPr>
        <w:pPrChange w:id="2413" w:author="MARCELO" w:date="2009-06-07T15:32:00Z">
          <w:pPr>
            <w:pBdr>
              <w:bottom w:val="single" w:sz="4" w:space="1" w:color="000000"/>
            </w:pBdr>
            <w:spacing w:line="360" w:lineRule="auto"/>
            <w:jc w:val="both"/>
          </w:pPr>
        </w:pPrChange>
      </w:pPr>
      <w:ins w:id="2414" w:author="MARCELO" w:date="2009-05-10T13:32:00Z">
        <w:r>
          <w:rPr>
            <w:rFonts w:ascii="Times New Roman" w:hAnsi="Times New Roman"/>
            <w:color w:val="000000"/>
          </w:rPr>
          <w:tab/>
          <w:t xml:space="preserve">O PL/SQL </w:t>
        </w:r>
      </w:ins>
      <w:ins w:id="2415" w:author="MARCELO" w:date="2009-05-31T17:05:00Z">
        <w:r w:rsidR="00A81424">
          <w:rPr>
            <w:rFonts w:ascii="Times New Roman" w:hAnsi="Times New Roman"/>
            <w:color w:val="000000"/>
          </w:rPr>
          <w:t>D</w:t>
        </w:r>
      </w:ins>
      <w:ins w:id="2416" w:author="MARCELO" w:date="2009-05-10T13:32:00Z">
        <w:r>
          <w:rPr>
            <w:rFonts w:ascii="Times New Roman" w:hAnsi="Times New Roman"/>
            <w:color w:val="000000"/>
          </w:rPr>
          <w:t xml:space="preserve">eveloper [30] é uma ferramenta paga e desenvolvida especificamente para plataforma Windows. </w:t>
        </w:r>
      </w:ins>
      <w:ins w:id="2417" w:author="MARCELO" w:date="2009-06-07T16:06:00Z">
        <w:r w:rsidR="00021301">
          <w:rPr>
            <w:rFonts w:ascii="Times New Roman" w:hAnsi="Times New Roman"/>
            <w:color w:val="000000"/>
          </w:rPr>
          <w:t>Esta</w:t>
        </w:r>
      </w:ins>
      <w:ins w:id="2418" w:author="MARCELO" w:date="2009-05-10T13:32:00Z">
        <w:r>
          <w:rPr>
            <w:rFonts w:ascii="Times New Roman" w:hAnsi="Times New Roman"/>
            <w:color w:val="000000"/>
          </w:rPr>
          <w:t xml:space="preserve"> ferramenta edita códigos assim como </w:t>
        </w:r>
      </w:ins>
      <w:ins w:id="2419" w:author="MARCELO" w:date="2009-06-07T16:06:00Z">
        <w:r w:rsidR="00021301">
          <w:rPr>
            <w:rFonts w:ascii="Times New Roman" w:hAnsi="Times New Roman"/>
            <w:color w:val="000000"/>
          </w:rPr>
          <w:t>a ferramenta</w:t>
        </w:r>
      </w:ins>
      <w:ins w:id="2420" w:author="MARCELO" w:date="2009-05-10T13:32:00Z">
        <w:r>
          <w:rPr>
            <w:rFonts w:ascii="Times New Roman" w:hAnsi="Times New Roman"/>
            <w:color w:val="000000"/>
          </w:rPr>
          <w:t xml:space="preserve"> da Oracle </w:t>
        </w:r>
      </w:ins>
      <w:ins w:id="2421" w:author="MARCELO" w:date="2009-06-07T16:06:00Z">
        <w:r w:rsidR="00021301">
          <w:rPr>
            <w:rFonts w:ascii="Times New Roman" w:hAnsi="Times New Roman"/>
            <w:color w:val="000000"/>
          </w:rPr>
          <w:t xml:space="preserve">descrita acima </w:t>
        </w:r>
      </w:ins>
      <w:ins w:id="2422" w:author="MARCELO" w:date="2009-05-10T13:32:00Z">
        <w:r>
          <w:rPr>
            <w:rFonts w:ascii="Times New Roman" w:hAnsi="Times New Roman"/>
            <w:color w:val="000000"/>
          </w:rPr>
          <w:t>e também é capaz de realizar depurações em rotinas. Uma vantagem do PL/SQL Developer em relação a</w:t>
        </w:r>
      </w:ins>
      <w:ins w:id="2423" w:author="MARCELO" w:date="2009-06-07T16:07:00Z">
        <w:r w:rsidR="00021301">
          <w:rPr>
            <w:rFonts w:ascii="Times New Roman" w:hAnsi="Times New Roman"/>
            <w:color w:val="000000"/>
          </w:rPr>
          <w:t>o ambiente</w:t>
        </w:r>
      </w:ins>
      <w:ins w:id="2424" w:author="MARCELO" w:date="2009-05-10T13:32:00Z">
        <w:r>
          <w:rPr>
            <w:rFonts w:ascii="Times New Roman" w:hAnsi="Times New Roman"/>
            <w:color w:val="000000"/>
          </w:rPr>
          <w:t xml:space="preserve"> </w:t>
        </w:r>
        <w:del w:id="2425" w:author="MARCELO PEREIRA" w:date="2009-05-28T14:22:00Z">
          <w:r>
            <w:rPr>
              <w:rFonts w:ascii="Times New Roman" w:hAnsi="Times New Roman"/>
              <w:color w:val="FF0000"/>
            </w:rPr>
            <w:delText>seu rival</w:delText>
          </w:r>
        </w:del>
      </w:ins>
      <w:ins w:id="2426" w:author="MARCELO PEREIRA" w:date="2009-05-28T14:22:00Z">
        <w:del w:id="2427" w:author="MARCELO" w:date="2009-06-07T16:07:00Z">
          <w:r w:rsidDel="00021301">
            <w:rPr>
              <w:rFonts w:ascii="Times New Roman" w:hAnsi="Times New Roman"/>
              <w:color w:val="000000"/>
            </w:rPr>
            <w:delText xml:space="preserve">ferramenta </w:delText>
          </w:r>
        </w:del>
        <w:r>
          <w:rPr>
            <w:rFonts w:ascii="Times New Roman" w:hAnsi="Times New Roman"/>
            <w:color w:val="000000"/>
          </w:rPr>
          <w:t>descrit</w:t>
        </w:r>
        <w:del w:id="2428" w:author="MARCELO" w:date="2009-06-07T16:07:00Z">
          <w:r w:rsidDel="00021301">
            <w:rPr>
              <w:rFonts w:ascii="Times New Roman" w:hAnsi="Times New Roman"/>
              <w:color w:val="000000"/>
            </w:rPr>
            <w:delText>a</w:delText>
          </w:r>
        </w:del>
      </w:ins>
      <w:ins w:id="2429" w:author="MARCELO" w:date="2009-06-07T16:07:00Z">
        <w:r w:rsidR="00021301">
          <w:rPr>
            <w:rFonts w:ascii="Times New Roman" w:hAnsi="Times New Roman"/>
            <w:color w:val="000000"/>
          </w:rPr>
          <w:t>o</w:t>
        </w:r>
      </w:ins>
      <w:ins w:id="2430" w:author="MARCELO PEREIRA" w:date="2009-05-28T14:23:00Z">
        <w:r>
          <w:rPr>
            <w:rFonts w:ascii="Times New Roman" w:hAnsi="Times New Roman"/>
            <w:color w:val="000000"/>
          </w:rPr>
          <w:t xml:space="preserve"> anteriormente</w:t>
        </w:r>
      </w:ins>
      <w:ins w:id="2431" w:author="MARCELO" w:date="2009-05-10T13:32:00Z">
        <w:r>
          <w:rPr>
            <w:rFonts w:ascii="Times New Roman" w:hAnsi="Times New Roman"/>
            <w:color w:val="000000"/>
          </w:rPr>
          <w:t xml:space="preserve"> é a disponibilização de uma janela de comandos que simula o ambiente SQL*PLUS do SGBD Oracle, tornando possível a execução e interpretação de </w:t>
        </w:r>
        <w:r>
          <w:rPr>
            <w:rFonts w:ascii="Times New Roman" w:hAnsi="Times New Roman"/>
            <w:i/>
            <w:iCs/>
            <w:color w:val="000000"/>
          </w:rPr>
          <w:t>scripts</w:t>
        </w:r>
        <w:r>
          <w:rPr>
            <w:rFonts w:ascii="Times New Roman" w:hAnsi="Times New Roman"/>
            <w:color w:val="000000"/>
          </w:rPr>
          <w:t xml:space="preserve"> dentro do mesmo ambiente de desenvolvimento. Outra vantagem em relação ao produto </w:t>
        </w:r>
      </w:ins>
      <w:ins w:id="2432" w:author="MARCELO" w:date="2009-06-07T16:08:00Z">
        <w:r w:rsidR="00021301">
          <w:rPr>
            <w:rFonts w:ascii="Times New Roman" w:hAnsi="Times New Roman"/>
            <w:color w:val="000000"/>
          </w:rPr>
          <w:t xml:space="preserve">da </w:t>
        </w:r>
      </w:ins>
      <w:ins w:id="2433" w:author="MARCELO" w:date="2009-05-10T13:32:00Z">
        <w:r>
          <w:rPr>
            <w:rFonts w:ascii="Times New Roman" w:hAnsi="Times New Roman"/>
            <w:color w:val="000000"/>
          </w:rPr>
          <w:t xml:space="preserve">Oracle é a possibilidade de gerar relatórios como consultas, comparações de usuários e relatórios personalizados. Uma funcionalidade </w:t>
        </w:r>
        <w:del w:id="2434" w:author="MARCELO PEREIRA" w:date="2009-05-28T14:23:00Z">
          <w:r>
            <w:rPr>
              <w:rFonts w:ascii="Times New Roman" w:hAnsi="Times New Roman"/>
              <w:color w:val="FF0000"/>
            </w:rPr>
            <w:delText xml:space="preserve">no exercício </w:delText>
          </w:r>
        </w:del>
      </w:ins>
      <w:ins w:id="2435" w:author="MARCELO PEREIRA" w:date="2009-05-28T14:23:00Z">
        <w:r>
          <w:rPr>
            <w:rFonts w:ascii="Times New Roman" w:hAnsi="Times New Roman"/>
            <w:color w:val="000000"/>
          </w:rPr>
          <w:t xml:space="preserve">para a fase de </w:t>
        </w:r>
      </w:ins>
      <w:ins w:id="2436" w:author="MARCELO" w:date="2009-05-10T13:32:00Z">
        <w:r>
          <w:rPr>
            <w:rFonts w:ascii="Times New Roman" w:hAnsi="Times New Roman"/>
            <w:color w:val="000000"/>
          </w:rPr>
          <w:t>pós</w:t>
        </w:r>
        <w:del w:id="2437" w:author="MARCELO PEREIRA" w:date="2009-05-28T14:23:00Z">
          <w:r>
            <w:rPr>
              <w:rFonts w:ascii="Times New Roman" w:hAnsi="Times New Roman"/>
              <w:color w:val="FF0000"/>
            </w:rPr>
            <w:delText xml:space="preserve"> </w:delText>
          </w:r>
        </w:del>
      </w:ins>
      <w:ins w:id="2438" w:author="MARCELO PEREIRA" w:date="2009-05-28T14:23:00Z">
        <w:r>
          <w:rPr>
            <w:rFonts w:ascii="Times New Roman" w:hAnsi="Times New Roman"/>
            <w:color w:val="000000"/>
          </w:rPr>
          <w:t>-</w:t>
        </w:r>
      </w:ins>
      <w:ins w:id="2439" w:author="MARCELO" w:date="2009-05-10T13:32:00Z">
        <w:r>
          <w:rPr>
            <w:rFonts w:ascii="Times New Roman" w:hAnsi="Times New Roman"/>
            <w:color w:val="000000"/>
          </w:rPr>
          <w:t xml:space="preserve">codificação é a janela de diagrama </w:t>
        </w:r>
        <w:del w:id="2440" w:author="MARCELO PEREIRA" w:date="2009-05-28T14:23:00Z">
          <w:r>
            <w:rPr>
              <w:rFonts w:ascii="Times New Roman" w:hAnsi="Times New Roman"/>
              <w:color w:val="FF0000"/>
            </w:rPr>
            <w:delText>onde</w:delText>
          </w:r>
        </w:del>
      </w:ins>
      <w:ins w:id="2441" w:author="MARCELO PEREIRA" w:date="2009-05-28T14:23:00Z">
        <w:r>
          <w:rPr>
            <w:rFonts w:ascii="Times New Roman" w:hAnsi="Times New Roman"/>
            <w:color w:val="000000"/>
          </w:rPr>
          <w:t>na qual</w:t>
        </w:r>
      </w:ins>
      <w:ins w:id="2442" w:author="MARCELO" w:date="2009-05-10T13:32:00Z">
        <w:r>
          <w:rPr>
            <w:rFonts w:ascii="Times New Roman" w:hAnsi="Times New Roman"/>
            <w:color w:val="000000"/>
          </w:rPr>
          <w:t xml:space="preserve"> é possível ver u</w:t>
        </w:r>
        <w:del w:id="2443" w:author="MARCELO PEREIRA" w:date="2009-05-28T14:23:00Z">
          <w:r>
            <w:rPr>
              <w:rFonts w:ascii="Times New Roman" w:hAnsi="Times New Roman"/>
              <w:color w:val="FF0000"/>
            </w:rPr>
            <w:delText>a</w:delText>
          </w:r>
        </w:del>
        <w:r>
          <w:rPr>
            <w:rFonts w:ascii="Times New Roman" w:hAnsi="Times New Roman"/>
            <w:color w:val="000000"/>
          </w:rPr>
          <w:t>m</w:t>
        </w:r>
      </w:ins>
      <w:ins w:id="2444" w:author="MARCELO PEREIRA" w:date="2009-05-28T14:23:00Z">
        <w:r>
          <w:rPr>
            <w:rFonts w:ascii="Times New Roman" w:hAnsi="Times New Roman"/>
            <w:color w:val="000000"/>
          </w:rPr>
          <w:t>a</w:t>
        </w:r>
      </w:ins>
      <w:ins w:id="2445" w:author="MARCELO" w:date="2009-05-10T13:32:00Z">
        <w:r>
          <w:rPr>
            <w:rFonts w:ascii="Times New Roman" w:hAnsi="Times New Roman"/>
            <w:color w:val="000000"/>
          </w:rPr>
          <w:t xml:space="preserve"> representação visual das tabelas do sistema e seus relacionamentos.</w:t>
        </w:r>
      </w:ins>
    </w:p>
    <w:p w:rsidR="00FB039E" w:rsidDel="0075101C" w:rsidRDefault="00FB039E" w:rsidP="00EB36D3">
      <w:pPr>
        <w:spacing w:line="360" w:lineRule="auto"/>
        <w:jc w:val="both"/>
        <w:rPr>
          <w:del w:id="2446" w:author="MARCELO" w:date="2009-06-07T16:17:00Z"/>
          <w:rFonts w:ascii="Times New Roman" w:hAnsi="Times New Roman"/>
          <w:b/>
          <w:bCs/>
        </w:rPr>
        <w:pPrChange w:id="2447" w:author="MARCELO" w:date="2009-06-07T15:32:00Z">
          <w:pPr>
            <w:pBdr>
              <w:bottom w:val="single" w:sz="4" w:space="1" w:color="000000"/>
            </w:pBdr>
            <w:spacing w:line="360" w:lineRule="auto"/>
            <w:jc w:val="both"/>
          </w:pPr>
        </w:pPrChange>
      </w:pPr>
      <w:ins w:id="2448" w:author="MARCELO" w:date="2009-05-10T13:32:00Z">
        <w:r>
          <w:rPr>
            <w:rFonts w:ascii="Times New Roman" w:hAnsi="Times New Roman"/>
            <w:color w:val="000000"/>
          </w:rPr>
          <w:tab/>
          <w:t xml:space="preserve">Como foi observado, </w:t>
        </w:r>
      </w:ins>
      <w:ins w:id="2449" w:author="MARCELO" w:date="2009-06-07T16:14:00Z">
        <w:r w:rsidR="00021301">
          <w:rPr>
            <w:rFonts w:ascii="Times New Roman" w:hAnsi="Times New Roman"/>
            <w:color w:val="000000"/>
          </w:rPr>
          <w:t>estes ambientes</w:t>
        </w:r>
      </w:ins>
      <w:ins w:id="2450" w:author="MARCELO" w:date="2009-05-10T13:32:00Z">
        <w:r>
          <w:rPr>
            <w:rFonts w:ascii="Times New Roman" w:hAnsi="Times New Roman"/>
            <w:color w:val="000000"/>
          </w:rPr>
          <w:t xml:space="preserve"> PL/SQL mais difundid</w:t>
        </w:r>
      </w:ins>
      <w:ins w:id="2451" w:author="MARCELO" w:date="2009-06-07T16:14:00Z">
        <w:r w:rsidR="00021301">
          <w:rPr>
            <w:rFonts w:ascii="Times New Roman" w:hAnsi="Times New Roman"/>
            <w:color w:val="000000"/>
          </w:rPr>
          <w:t>o</w:t>
        </w:r>
      </w:ins>
      <w:ins w:id="2452" w:author="MARCELO" w:date="2009-05-10T13:32:00Z">
        <w:r>
          <w:rPr>
            <w:rFonts w:ascii="Times New Roman" w:hAnsi="Times New Roman"/>
            <w:color w:val="000000"/>
          </w:rPr>
          <w:t>s no mercado satisfazem as necessidades de codificação dos desenvolvedores PL/SQL</w:t>
        </w:r>
      </w:ins>
      <w:ins w:id="2453" w:author="MARCELO" w:date="2009-06-07T16:15:00Z">
        <w:r w:rsidR="00021301">
          <w:rPr>
            <w:rFonts w:ascii="Times New Roman" w:hAnsi="Times New Roman"/>
            <w:color w:val="000000"/>
          </w:rPr>
          <w:t>.</w:t>
        </w:r>
      </w:ins>
      <w:ins w:id="2454" w:author="MARCELO" w:date="2009-05-10T13:32:00Z">
        <w:r>
          <w:rPr>
            <w:rFonts w:ascii="Times New Roman" w:hAnsi="Times New Roman"/>
            <w:color w:val="000000"/>
          </w:rPr>
          <w:t xml:space="preserve"> </w:t>
        </w:r>
      </w:ins>
      <w:ins w:id="2455" w:author="MARCELO" w:date="2009-06-07T16:15:00Z">
        <w:r w:rsidR="00021301">
          <w:rPr>
            <w:rFonts w:ascii="Times New Roman" w:hAnsi="Times New Roman"/>
            <w:color w:val="000000"/>
          </w:rPr>
          <w:t xml:space="preserve">Estes ambientes, </w:t>
        </w:r>
      </w:ins>
      <w:ins w:id="2456" w:author="MARCELO" w:date="2009-05-10T13:32:00Z">
        <w:r>
          <w:rPr>
            <w:rFonts w:ascii="Times New Roman" w:hAnsi="Times New Roman"/>
            <w:color w:val="000000"/>
          </w:rPr>
          <w:t>porém</w:t>
        </w:r>
      </w:ins>
      <w:ins w:id="2457" w:author="MARCELO" w:date="2009-06-07T16:15:00Z">
        <w:r w:rsidR="00021301">
          <w:rPr>
            <w:rFonts w:ascii="Times New Roman" w:hAnsi="Times New Roman"/>
            <w:color w:val="000000"/>
          </w:rPr>
          <w:t>,</w:t>
        </w:r>
      </w:ins>
      <w:ins w:id="2458" w:author="MARCELO" w:date="2009-05-10T13:32:00Z">
        <w:r>
          <w:rPr>
            <w:rFonts w:ascii="Times New Roman" w:hAnsi="Times New Roman"/>
            <w:color w:val="000000"/>
          </w:rPr>
          <w:t xml:space="preserve"> não atendem às demandas </w:t>
        </w:r>
      </w:ins>
      <w:ins w:id="2459" w:author="MARCELO PEREIRA" w:date="2009-05-28T14:24:00Z">
        <w:r>
          <w:rPr>
            <w:rFonts w:ascii="Times New Roman" w:hAnsi="Times New Roman"/>
            <w:color w:val="000000"/>
          </w:rPr>
          <w:t xml:space="preserve">associadas </w:t>
        </w:r>
        <w:del w:id="2460" w:author="MARCELO" w:date="2009-06-07T16:16:00Z">
          <w:r w:rsidDel="00BA2B7A">
            <w:rPr>
              <w:rFonts w:ascii="Times New Roman" w:hAnsi="Times New Roman"/>
              <w:color w:val="000000"/>
            </w:rPr>
            <w:delText>a</w:delText>
          </w:r>
        </w:del>
      </w:ins>
      <w:ins w:id="2461" w:author="MARCELO" w:date="2009-06-07T16:16:00Z">
        <w:r w:rsidR="00BA2B7A">
          <w:rPr>
            <w:rFonts w:ascii="Times New Roman" w:hAnsi="Times New Roman"/>
            <w:color w:val="000000"/>
          </w:rPr>
          <w:t>à</w:t>
        </w:r>
      </w:ins>
      <w:ins w:id="2462" w:author="MARCELO" w:date="2009-06-07T16:14:00Z">
        <w:r w:rsidR="00021301">
          <w:rPr>
            <w:rFonts w:ascii="Times New Roman" w:hAnsi="Times New Roman"/>
            <w:color w:val="000000"/>
          </w:rPr>
          <w:t>s</w:t>
        </w:r>
      </w:ins>
      <w:ins w:id="2463" w:author="MARCELO PEREIRA" w:date="2009-05-28T14:24:00Z">
        <w:r>
          <w:rPr>
            <w:rFonts w:ascii="Times New Roman" w:hAnsi="Times New Roman"/>
            <w:color w:val="000000"/>
          </w:rPr>
          <w:t xml:space="preserve"> etapa</w:t>
        </w:r>
      </w:ins>
      <w:ins w:id="2464" w:author="MARCELO" w:date="2009-06-07T16:14:00Z">
        <w:r w:rsidR="00021301">
          <w:rPr>
            <w:rFonts w:ascii="Times New Roman" w:hAnsi="Times New Roman"/>
            <w:color w:val="000000"/>
          </w:rPr>
          <w:t>s</w:t>
        </w:r>
      </w:ins>
      <w:ins w:id="2465" w:author="MARCELO PEREIRA" w:date="2009-05-28T14:24:00Z">
        <w:r>
          <w:rPr>
            <w:rFonts w:ascii="Times New Roman" w:hAnsi="Times New Roman"/>
            <w:color w:val="000000"/>
          </w:rPr>
          <w:t xml:space="preserve"> de </w:t>
        </w:r>
      </w:ins>
      <w:ins w:id="2466" w:author="MARCELO" w:date="2009-05-10T13:32:00Z">
        <w:r>
          <w:rPr>
            <w:rFonts w:ascii="Times New Roman" w:hAnsi="Times New Roman"/>
            <w:color w:val="000000"/>
          </w:rPr>
          <w:t>pós</w:t>
        </w:r>
        <w:del w:id="2467" w:author="MARCELO PEREIRA" w:date="2009-05-28T14:24:00Z">
          <w:r>
            <w:rPr>
              <w:rFonts w:ascii="Times New Roman" w:hAnsi="Times New Roman"/>
              <w:color w:val="FF0000"/>
            </w:rPr>
            <w:delText xml:space="preserve"> </w:delText>
          </w:r>
        </w:del>
      </w:ins>
      <w:ins w:id="2468" w:author="MARCELO PEREIRA" w:date="2009-05-28T14:24:00Z">
        <w:r>
          <w:rPr>
            <w:rFonts w:ascii="Times New Roman" w:hAnsi="Times New Roman"/>
            <w:color w:val="000000"/>
          </w:rPr>
          <w:t>-</w:t>
        </w:r>
      </w:ins>
      <w:ins w:id="2469" w:author="MARCELO" w:date="2009-05-10T13:32:00Z">
        <w:r>
          <w:rPr>
            <w:rFonts w:ascii="Times New Roman" w:hAnsi="Times New Roman"/>
            <w:color w:val="000000"/>
          </w:rPr>
          <w:t>codificação</w:t>
        </w:r>
      </w:ins>
      <w:ins w:id="2470" w:author="MARCELO PEREIRA" w:date="2009-05-28T14:24:00Z">
        <w:r>
          <w:rPr>
            <w:rFonts w:ascii="Times New Roman" w:hAnsi="Times New Roman"/>
            <w:color w:val="000000"/>
          </w:rPr>
          <w:t>,</w:t>
        </w:r>
      </w:ins>
      <w:ins w:id="2471" w:author="MARCELO" w:date="2009-05-10T13:32:00Z">
        <w:r>
          <w:rPr>
            <w:rFonts w:ascii="Times New Roman" w:hAnsi="Times New Roman"/>
            <w:color w:val="000000"/>
          </w:rPr>
          <w:t xml:space="preserve"> como análise, documentação, métricas, refatoramento e testes</w:t>
        </w:r>
      </w:ins>
      <w:ins w:id="2472" w:author="MARCELO" w:date="2009-06-07T16:15:00Z">
        <w:r w:rsidR="00021301">
          <w:rPr>
            <w:rFonts w:ascii="Times New Roman" w:hAnsi="Times New Roman"/>
            <w:color w:val="000000"/>
          </w:rPr>
          <w:t xml:space="preserve">, tendo </w:t>
        </w:r>
      </w:ins>
      <w:ins w:id="2473" w:author="MARCELO" w:date="2009-06-07T16:16:00Z">
        <w:r w:rsidR="00021301">
          <w:rPr>
            <w:rFonts w:ascii="Times New Roman" w:hAnsi="Times New Roman"/>
            <w:color w:val="000000"/>
          </w:rPr>
          <w:t>o PL/SQL Developer uma única funcionalidade para este grupo de atividades</w:t>
        </w:r>
      </w:ins>
      <w:ins w:id="2474" w:author="MARCELO" w:date="2009-05-10T13:32:00Z">
        <w:r>
          <w:rPr>
            <w:rFonts w:ascii="Times New Roman" w:hAnsi="Times New Roman"/>
            <w:color w:val="000000"/>
          </w:rPr>
          <w:t xml:space="preserve">. </w:t>
        </w:r>
      </w:ins>
    </w:p>
    <w:p w:rsidR="00FB039E" w:rsidDel="0075101C" w:rsidRDefault="00FB039E" w:rsidP="00EB36D3">
      <w:pPr>
        <w:spacing w:line="360" w:lineRule="auto"/>
        <w:jc w:val="both"/>
        <w:rPr>
          <w:del w:id="2475" w:author="MARCELO" w:date="2009-06-07T16:17:00Z"/>
          <w:rFonts w:ascii="Times New Roman" w:hAnsi="Times New Roman"/>
          <w:b/>
          <w:bCs/>
        </w:rPr>
        <w:pPrChange w:id="2476" w:author="MARCELO" w:date="2009-06-07T15:32:00Z">
          <w:pPr>
            <w:pBdr>
              <w:bottom w:val="single" w:sz="4" w:space="1" w:color="000000"/>
            </w:pBdr>
            <w:spacing w:line="360" w:lineRule="auto"/>
            <w:jc w:val="both"/>
          </w:pPr>
        </w:pPrChange>
      </w:pPr>
    </w:p>
    <w:p w:rsidR="0059679E" w:rsidRDefault="0059679E" w:rsidP="00EB36D3">
      <w:pPr>
        <w:spacing w:line="360" w:lineRule="auto"/>
        <w:jc w:val="both"/>
        <w:rPr>
          <w:ins w:id="2477" w:author="MARCELO" w:date="2009-05-31T17:33:00Z"/>
          <w:rFonts w:ascii="Times New Roman" w:hAnsi="Times New Roman"/>
          <w:b/>
          <w:bCs/>
        </w:rPr>
        <w:pPrChange w:id="2478" w:author="MARCELO" w:date="2009-06-07T15:32:00Z">
          <w:pPr>
            <w:pBdr>
              <w:bottom w:val="single" w:sz="4" w:space="1" w:color="000000"/>
            </w:pBdr>
            <w:spacing w:line="360" w:lineRule="auto"/>
            <w:jc w:val="both"/>
          </w:pPr>
        </w:pPrChange>
      </w:pPr>
    </w:p>
    <w:p w:rsidR="0059679E" w:rsidRDefault="0059679E" w:rsidP="00EB36D3">
      <w:pPr>
        <w:spacing w:line="360" w:lineRule="auto"/>
        <w:jc w:val="both"/>
        <w:rPr>
          <w:ins w:id="2479" w:author="MARCELO" w:date="2009-05-31T17:33:00Z"/>
          <w:rFonts w:ascii="Times New Roman" w:hAnsi="Times New Roman"/>
          <w:b/>
          <w:bCs/>
        </w:rPr>
        <w:pPrChange w:id="2480" w:author="MARCELO" w:date="2009-06-07T15:32:00Z">
          <w:pPr>
            <w:pBdr>
              <w:bottom w:val="single" w:sz="4" w:space="1" w:color="000000"/>
            </w:pBdr>
            <w:spacing w:line="360" w:lineRule="auto"/>
            <w:jc w:val="both"/>
          </w:pPr>
        </w:pPrChange>
      </w:pPr>
    </w:p>
    <w:p w:rsidR="0059679E" w:rsidRDefault="0059679E" w:rsidP="00EB36D3">
      <w:pPr>
        <w:spacing w:line="360" w:lineRule="auto"/>
        <w:jc w:val="both"/>
        <w:rPr>
          <w:rFonts w:ascii="Times New Roman" w:hAnsi="Times New Roman"/>
          <w:b/>
          <w:bCs/>
        </w:rPr>
        <w:pPrChange w:id="248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48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483" w:author="MARCELO" w:date="2009-06-07T15:32:00Z">
          <w:pPr>
            <w:pBdr>
              <w:bottom w:val="single" w:sz="4" w:space="1" w:color="000000"/>
            </w:pBdr>
            <w:spacing w:line="360" w:lineRule="auto"/>
            <w:jc w:val="both"/>
          </w:pPr>
        </w:pPrChange>
      </w:pPr>
      <w:del w:id="2484" w:author="MARCELO PEREIRA" w:date="2009-05-28T15:32:00Z">
        <w:r>
          <w:rPr>
            <w:rFonts w:ascii="Times New Roman" w:hAnsi="Times New Roman"/>
            <w:b/>
            <w:bCs/>
          </w:rPr>
          <w:tab/>
        </w:r>
      </w:del>
      <w:r>
        <w:rPr>
          <w:rFonts w:ascii="Times New Roman" w:hAnsi="Times New Roman"/>
          <w:b/>
          <w:bCs/>
          <w:sz w:val="32"/>
          <w:szCs w:val="32"/>
          <w:rPrChange w:id="2485" w:author="MARCELO PEREIRA" w:date="2009-05-28T14:24:00Z">
            <w:rPr>
              <w:rFonts w:ascii="Times New Roman" w:hAnsi="Times New Roman"/>
              <w:b/>
              <w:bCs/>
              <w:sz w:val="32"/>
              <w:szCs w:val="32"/>
            </w:rPr>
          </w:rPrChange>
        </w:rPr>
        <w:t>2.</w:t>
      </w:r>
      <w:del w:id="2486" w:author="MARCELO" w:date="2009-05-10T13:27:00Z">
        <w:r>
          <w:rPr>
            <w:rFonts w:ascii="Times New Roman" w:hAnsi="Times New Roman"/>
            <w:b/>
            <w:bCs/>
            <w:sz w:val="32"/>
          </w:rPr>
          <w:delText xml:space="preserve">7 </w:delText>
        </w:r>
      </w:del>
      <w:ins w:id="2487" w:author="MARCELO" w:date="2009-06-08T23:33:00Z">
        <w:r w:rsidR="004501E1">
          <w:rPr>
            <w:rFonts w:ascii="Times New Roman" w:hAnsi="Times New Roman"/>
            <w:b/>
            <w:bCs/>
            <w:sz w:val="32"/>
          </w:rPr>
          <w:t>5</w:t>
        </w:r>
      </w:ins>
      <w:ins w:id="2488" w:author="MARCELO" w:date="2009-05-10T13:27:00Z">
        <w:r>
          <w:rPr>
            <w:rFonts w:ascii="Times New Roman" w:hAnsi="Times New Roman"/>
            <w:b/>
            <w:bCs/>
            <w:sz w:val="32"/>
            <w:szCs w:val="32"/>
          </w:rPr>
          <w:t xml:space="preserve"> </w:t>
        </w:r>
      </w:ins>
      <w:del w:id="2489" w:author="MARCELO PEREIRA" w:date="2009-05-28T14:24:00Z">
        <w:r>
          <w:rPr>
            <w:rFonts w:ascii="Times New Roman" w:hAnsi="Times New Roman"/>
            <w:b/>
            <w:bCs/>
            <w:sz w:val="32"/>
            <w:szCs w:val="32"/>
          </w:rPr>
          <w:delText>Concorrentes</w:delText>
        </w:r>
      </w:del>
      <w:ins w:id="2490" w:author="MARCELO PEREIRA" w:date="2009-05-28T14:24:00Z">
        <w:r>
          <w:rPr>
            <w:rFonts w:ascii="Times New Roman" w:hAnsi="Times New Roman"/>
            <w:b/>
            <w:bCs/>
            <w:sz w:val="32"/>
            <w:szCs w:val="32"/>
          </w:rPr>
          <w:t>Trabalhos C</w:t>
        </w:r>
      </w:ins>
      <w:ins w:id="2491" w:author="MARCELO PEREIRA" w:date="2009-05-28T14:25:00Z">
        <w:r>
          <w:rPr>
            <w:rFonts w:ascii="Times New Roman" w:hAnsi="Times New Roman"/>
            <w:b/>
            <w:bCs/>
            <w:sz w:val="32"/>
            <w:szCs w:val="32"/>
          </w:rPr>
          <w:t>orrelatos</w:t>
        </w:r>
      </w:ins>
      <w:r>
        <w:rPr>
          <w:rFonts w:ascii="Times New Roman" w:hAnsi="Times New Roman"/>
          <w:b/>
          <w:bCs/>
        </w:rPr>
        <w:t xml:space="preserve"> </w:t>
      </w:r>
    </w:p>
    <w:p w:rsidR="00FB039E" w:rsidRDefault="00FB039E" w:rsidP="00EB36D3">
      <w:pPr>
        <w:spacing w:line="360" w:lineRule="auto"/>
        <w:jc w:val="both"/>
        <w:rPr>
          <w:rFonts w:ascii="Times New Roman" w:hAnsi="Times New Roman"/>
          <w:b/>
          <w:bCs/>
        </w:rPr>
        <w:pPrChange w:id="249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493" w:author="MARCELO" w:date="2009-05-10T13:33:00Z"/>
          <w:rFonts w:ascii="Times New Roman" w:hAnsi="Times New Roman"/>
          <w:color w:val="FF0000"/>
        </w:rPr>
      </w:pPr>
      <w:ins w:id="2494" w:author="MARCELO" w:date="2009-05-10T13:33:00Z">
        <w:r>
          <w:rPr>
            <w:rFonts w:ascii="Times New Roman" w:hAnsi="Times New Roman"/>
            <w:b/>
            <w:bCs/>
          </w:rPr>
          <w:tab/>
        </w:r>
        <w:r>
          <w:rPr>
            <w:rFonts w:ascii="Times New Roman" w:hAnsi="Times New Roman"/>
            <w:color w:val="000000"/>
          </w:rPr>
          <w:t xml:space="preserve">Como a ferramenta </w:t>
        </w:r>
      </w:ins>
      <w:ins w:id="2495" w:author="MARCELO" w:date="2009-06-07T19:04:00Z">
        <w:r w:rsidR="00A42491">
          <w:rPr>
            <w:rFonts w:ascii="Times New Roman" w:hAnsi="Times New Roman"/>
            <w:color w:val="000000"/>
          </w:rPr>
          <w:t xml:space="preserve">proposta </w:t>
        </w:r>
      </w:ins>
      <w:ins w:id="2496" w:author="MARCELO" w:date="2009-05-10T13:33:00Z">
        <w:r>
          <w:rPr>
            <w:rFonts w:ascii="Times New Roman" w:hAnsi="Times New Roman"/>
            <w:color w:val="000000"/>
          </w:rPr>
          <w:t xml:space="preserve">por este trabalho se trata de uma ferramenta para </w:t>
        </w:r>
      </w:ins>
      <w:ins w:id="2497" w:author="MARCELO" w:date="2009-06-07T19:04:00Z">
        <w:r w:rsidR="00A42491">
          <w:rPr>
            <w:rFonts w:ascii="Times New Roman" w:hAnsi="Times New Roman"/>
            <w:color w:val="000000"/>
          </w:rPr>
          <w:t xml:space="preserve">auxiliar </w:t>
        </w:r>
      </w:ins>
      <w:ins w:id="2498" w:author="MARCELO" w:date="2009-05-10T13:33:00Z">
        <w:r>
          <w:rPr>
            <w:rFonts w:ascii="Times New Roman" w:hAnsi="Times New Roman"/>
            <w:color w:val="000000"/>
          </w:rPr>
          <w:t xml:space="preserve">projetos PL/SQL já desenvolvidos (ferramenta </w:t>
        </w:r>
      </w:ins>
      <w:ins w:id="2499" w:author="MARCELO" w:date="2009-06-07T19:04:00Z">
        <w:r w:rsidR="00A42491">
          <w:rPr>
            <w:rFonts w:ascii="Times New Roman" w:hAnsi="Times New Roman"/>
            <w:color w:val="000000"/>
          </w:rPr>
          <w:t xml:space="preserve">de </w:t>
        </w:r>
      </w:ins>
      <w:ins w:id="2500" w:author="MARCELO" w:date="2009-05-10T13:33:00Z">
        <w:r>
          <w:rPr>
            <w:rFonts w:ascii="Times New Roman" w:hAnsi="Times New Roman"/>
            <w:color w:val="000000"/>
          </w:rPr>
          <w:t>pós-codificação), não foram considerados como trabalhos correlatos,</w:t>
        </w:r>
      </w:ins>
      <w:ins w:id="2501" w:author="MARCELO" w:date="2009-05-31T17:05:00Z">
        <w:r w:rsidR="00487797">
          <w:rPr>
            <w:rFonts w:ascii="Times New Roman" w:hAnsi="Times New Roman"/>
            <w:color w:val="000000"/>
          </w:rPr>
          <w:t xml:space="preserve"> </w:t>
        </w:r>
      </w:ins>
      <w:ins w:id="2502" w:author="MARCELO" w:date="2009-05-10T13:33:00Z">
        <w:r>
          <w:rPr>
            <w:rFonts w:ascii="Times New Roman" w:hAnsi="Times New Roman"/>
            <w:color w:val="000000"/>
          </w:rPr>
          <w:t xml:space="preserve">os editores de PL/SQL Developer e SQL Developer, pois como visto anteriormente, </w:t>
        </w:r>
      </w:ins>
      <w:ins w:id="2503" w:author="MARCELO PEREIRA" w:date="2009-05-28T14:26:00Z">
        <w:r>
          <w:rPr>
            <w:rFonts w:ascii="Times New Roman" w:hAnsi="Times New Roman"/>
            <w:color w:val="000000"/>
          </w:rPr>
          <w:t xml:space="preserve">eles </w:t>
        </w:r>
      </w:ins>
      <w:ins w:id="2504" w:author="MARCELO" w:date="2009-05-10T13:33:00Z">
        <w:r>
          <w:rPr>
            <w:rFonts w:ascii="Times New Roman" w:hAnsi="Times New Roman"/>
            <w:color w:val="000000"/>
          </w:rPr>
          <w:t xml:space="preserve">não possuem funcionalidades para estas atividades. Análise, manutenção, documentação de código, refatoramento e testes não fazem parte de suas principais funcionalidades, pois suas maiores contribuições são para o nível de codificação como: iluminação de sintaxe, complementação de  código (nome de variáveis e procedimentos), depuração, salientação de erros de compilação, entre outras. </w:t>
        </w:r>
        <w:del w:id="2505" w:author="MARCELO PEREIRA" w:date="2009-05-28T15:38:00Z">
          <w:r w:rsidRPr="00697015">
            <w:rPr>
              <w:rFonts w:ascii="Times New Roman" w:hAnsi="Times New Roman"/>
              <w:rPrChange w:id="2506" w:author="MARCELO" w:date="2009-06-07T20:30:00Z">
                <w:rPr>
                  <w:rFonts w:ascii="Times New Roman" w:hAnsi="Times New Roman"/>
                  <w:color w:val="000000"/>
                </w:rPr>
              </w:rPrChange>
            </w:rPr>
            <w:delText xml:space="preserve">Mesmo os principais trabalhos correlatos encontrados até o momento não </w:delText>
          </w:r>
        </w:del>
        <w:del w:id="2507" w:author="MARCELO PEREIRA" w:date="2009-05-28T14:27:00Z">
          <w:r w:rsidRPr="00697015">
            <w:rPr>
              <w:rFonts w:ascii="Times New Roman" w:hAnsi="Times New Roman"/>
              <w:rPrChange w:id="2508" w:author="MARCELO" w:date="2009-06-07T20:30:00Z">
                <w:rPr>
                  <w:rFonts w:ascii="Times New Roman" w:hAnsi="Times New Roman"/>
                  <w:color w:val="FF0000"/>
                </w:rPr>
              </w:rPrChange>
            </w:rPr>
            <w:delText>atendem</w:delText>
          </w:r>
        </w:del>
        <w:del w:id="2509" w:author="MARCELO PEREIRA" w:date="2009-05-28T15:38:00Z">
          <w:r w:rsidRPr="00697015">
            <w:rPr>
              <w:rFonts w:ascii="Times New Roman" w:hAnsi="Times New Roman"/>
              <w:rPrChange w:id="2510" w:author="MARCELO" w:date="2009-06-07T20:30:00Z">
                <w:rPr>
                  <w:rFonts w:ascii="Times New Roman" w:hAnsi="Times New Roman"/>
                  <w:color w:val="000000"/>
                </w:rPr>
              </w:rPrChange>
            </w:rPr>
            <w:delText xml:space="preserve"> os mesmos objetivos deste trabalho. Alguns deles oferecem funcionalidades semelhantes, como a janela de diagrama do PL/SQL Developer, mas são limitados a um único sistema operacional, não estando disponível para os desenvolvedores de PL/SQL de um modo geral. </w:delText>
          </w:r>
        </w:del>
        <w:r w:rsidRPr="00697015">
          <w:rPr>
            <w:rFonts w:ascii="Times New Roman" w:hAnsi="Times New Roman"/>
            <w:rPrChange w:id="2511" w:author="MARCELO" w:date="2009-06-07T20:30:00Z">
              <w:rPr>
                <w:rFonts w:ascii="Times New Roman" w:hAnsi="Times New Roman"/>
                <w:color w:val="FF0000"/>
              </w:rPr>
            </w:rPrChange>
          </w:rPr>
          <w:t>Foram pesquisados</w:t>
        </w:r>
      </w:ins>
      <w:ins w:id="2512" w:author="MARCELO" w:date="2009-06-07T19:05:00Z">
        <w:r w:rsidR="00A42491" w:rsidRPr="00697015">
          <w:rPr>
            <w:rFonts w:ascii="Times New Roman" w:hAnsi="Times New Roman"/>
            <w:rPrChange w:id="2513" w:author="MARCELO" w:date="2009-06-07T20:30:00Z">
              <w:rPr>
                <w:rFonts w:ascii="Times New Roman" w:hAnsi="Times New Roman"/>
                <w:color w:val="FF0000"/>
              </w:rPr>
            </w:rPrChange>
          </w:rPr>
          <w:t>, no mercado e na academia,</w:t>
        </w:r>
      </w:ins>
      <w:ins w:id="2514" w:author="MARCELO" w:date="2009-05-10T13:33:00Z">
        <w:r w:rsidRPr="00697015">
          <w:rPr>
            <w:rFonts w:ascii="Times New Roman" w:hAnsi="Times New Roman"/>
            <w:rPrChange w:id="2515" w:author="MARCELO" w:date="2009-06-07T20:30:00Z">
              <w:rPr>
                <w:rFonts w:ascii="Times New Roman" w:hAnsi="Times New Roman"/>
                <w:color w:val="FF0000"/>
              </w:rPr>
            </w:rPrChange>
          </w:rPr>
          <w:t xml:space="preserve"> </w:t>
        </w:r>
        <w:del w:id="2516" w:author="MARCELO PEREIRA" w:date="2009-05-28T15:38:00Z">
          <w:r w:rsidRPr="00697015">
            <w:rPr>
              <w:rFonts w:ascii="Times New Roman" w:hAnsi="Times New Roman"/>
              <w:rPrChange w:id="2517" w:author="MARCELO" w:date="2009-06-07T20:30:00Z">
                <w:rPr>
                  <w:rFonts w:ascii="Times New Roman" w:hAnsi="Times New Roman"/>
                  <w:color w:val="000000"/>
                </w:rPr>
              </w:rPrChange>
            </w:rPr>
            <w:delText>dois</w:delText>
          </w:r>
        </w:del>
      </w:ins>
      <w:ins w:id="2518" w:author="MARCELO PEREIRA" w:date="2009-05-28T16:45:00Z">
        <w:r w:rsidRPr="00697015">
          <w:rPr>
            <w:rFonts w:ascii="Times New Roman" w:hAnsi="Times New Roman"/>
            <w:rPrChange w:id="2519" w:author="MARCELO" w:date="2009-06-07T20:30:00Z">
              <w:rPr>
                <w:rFonts w:ascii="Times New Roman" w:hAnsi="Times New Roman"/>
                <w:color w:val="FF0000"/>
              </w:rPr>
            </w:rPrChange>
          </w:rPr>
          <w:t>quatro</w:t>
        </w:r>
      </w:ins>
      <w:ins w:id="2520" w:author="MARCELO" w:date="2009-05-10T13:33:00Z">
        <w:r w:rsidRPr="00697015">
          <w:rPr>
            <w:rFonts w:ascii="Times New Roman" w:hAnsi="Times New Roman"/>
            <w:rPrChange w:id="2521" w:author="MARCELO" w:date="2009-06-07T20:30:00Z">
              <w:rPr>
                <w:rFonts w:ascii="Times New Roman" w:hAnsi="Times New Roman"/>
                <w:color w:val="FF0000"/>
              </w:rPr>
            </w:rPrChange>
          </w:rPr>
          <w:t xml:space="preserve"> </w:t>
        </w:r>
        <w:del w:id="2522" w:author="MARCELO PEREIRA" w:date="2009-05-28T15:38:00Z">
          <w:r w:rsidRPr="00697015">
            <w:rPr>
              <w:rFonts w:ascii="Times New Roman" w:hAnsi="Times New Roman"/>
              <w:rPrChange w:id="2523" w:author="MARCELO" w:date="2009-06-07T20:30:00Z">
                <w:rPr>
                  <w:rFonts w:ascii="Times New Roman" w:hAnsi="Times New Roman"/>
                  <w:color w:val="000000"/>
                </w:rPr>
              </w:rPrChange>
            </w:rPr>
            <w:delText xml:space="preserve">grandes </w:delText>
          </w:r>
        </w:del>
        <w:r w:rsidRPr="00697015">
          <w:rPr>
            <w:rFonts w:ascii="Times New Roman" w:hAnsi="Times New Roman"/>
            <w:rPrChange w:id="2524" w:author="MARCELO" w:date="2009-06-07T20:30:00Z">
              <w:rPr>
                <w:rFonts w:ascii="Times New Roman" w:hAnsi="Times New Roman"/>
                <w:color w:val="FF0000"/>
              </w:rPr>
            </w:rPrChange>
          </w:rPr>
          <w:t xml:space="preserve">programas de atividades </w:t>
        </w:r>
      </w:ins>
      <w:ins w:id="2525" w:author="MARCELO PEREIRA" w:date="2009-05-28T14:28:00Z">
        <w:r w:rsidRPr="00697015">
          <w:rPr>
            <w:rFonts w:ascii="Times New Roman" w:hAnsi="Times New Roman"/>
            <w:rPrChange w:id="2526" w:author="MARCELO" w:date="2009-06-07T20:30:00Z">
              <w:rPr>
                <w:rFonts w:ascii="Times New Roman" w:hAnsi="Times New Roman"/>
                <w:color w:val="FF0000"/>
              </w:rPr>
            </w:rPrChange>
          </w:rPr>
          <w:t xml:space="preserve">de </w:t>
        </w:r>
      </w:ins>
      <w:ins w:id="2527" w:author="MARCELO" w:date="2009-05-10T13:33:00Z">
        <w:r w:rsidRPr="00697015">
          <w:rPr>
            <w:rFonts w:ascii="Times New Roman" w:hAnsi="Times New Roman"/>
            <w:rPrChange w:id="2528" w:author="MARCELO" w:date="2009-06-07T20:30:00Z">
              <w:rPr>
                <w:rFonts w:ascii="Times New Roman" w:hAnsi="Times New Roman"/>
                <w:color w:val="FF0000"/>
              </w:rPr>
            </w:rPrChange>
          </w:rPr>
          <w:t>pós</w:t>
        </w:r>
        <w:del w:id="2529" w:author="MARCELO PEREIRA" w:date="2009-05-28T14:28:00Z">
          <w:r w:rsidRPr="00697015">
            <w:rPr>
              <w:rFonts w:ascii="Times New Roman" w:hAnsi="Times New Roman"/>
              <w:rPrChange w:id="2530" w:author="MARCELO" w:date="2009-06-07T20:30:00Z">
                <w:rPr>
                  <w:rFonts w:ascii="Times New Roman" w:hAnsi="Times New Roman"/>
                  <w:color w:val="FF0000"/>
                </w:rPr>
              </w:rPrChange>
            </w:rPr>
            <w:delText xml:space="preserve"> </w:delText>
          </w:r>
        </w:del>
      </w:ins>
      <w:ins w:id="2531" w:author="MARCELO PEREIRA" w:date="2009-05-28T14:28:00Z">
        <w:r w:rsidRPr="00697015">
          <w:rPr>
            <w:rFonts w:ascii="Times New Roman" w:hAnsi="Times New Roman"/>
            <w:rPrChange w:id="2532" w:author="MARCELO" w:date="2009-06-07T20:30:00Z">
              <w:rPr>
                <w:rFonts w:ascii="Times New Roman" w:hAnsi="Times New Roman"/>
                <w:color w:val="FF0000"/>
              </w:rPr>
            </w:rPrChange>
          </w:rPr>
          <w:t>-</w:t>
        </w:r>
      </w:ins>
      <w:ins w:id="2533" w:author="MARCELO" w:date="2009-05-10T13:33:00Z">
        <w:r w:rsidRPr="00697015">
          <w:rPr>
            <w:rFonts w:ascii="Times New Roman" w:hAnsi="Times New Roman"/>
            <w:rPrChange w:id="2534" w:author="MARCELO" w:date="2009-06-07T20:30:00Z">
              <w:rPr>
                <w:rFonts w:ascii="Times New Roman" w:hAnsi="Times New Roman"/>
                <w:color w:val="FF0000"/>
              </w:rPr>
            </w:rPrChange>
          </w:rPr>
          <w:t>codificação</w:t>
        </w:r>
        <w:del w:id="2535" w:author="MARCELO PEREIRA" w:date="2009-05-28T14:28:00Z">
          <w:r w:rsidRPr="00697015">
            <w:rPr>
              <w:rFonts w:ascii="Times New Roman" w:hAnsi="Times New Roman"/>
              <w:rPrChange w:id="2536" w:author="MARCELO" w:date="2009-06-07T20:30:00Z">
                <w:rPr>
                  <w:rFonts w:ascii="Times New Roman" w:hAnsi="Times New Roman"/>
                  <w:color w:val="FF0000"/>
                </w:rPr>
              </w:rPrChange>
            </w:rPr>
            <w:delText>.</w:delText>
          </w:r>
        </w:del>
      </w:ins>
      <w:ins w:id="2537" w:author="MARCELO PEREIRA" w:date="2009-05-28T16:45:00Z">
        <w:r w:rsidRPr="00697015">
          <w:rPr>
            <w:rFonts w:ascii="Times New Roman" w:hAnsi="Times New Roman"/>
            <w:rPrChange w:id="2538" w:author="MARCELO" w:date="2009-06-07T20:30:00Z">
              <w:rPr>
                <w:rFonts w:ascii="Times New Roman" w:hAnsi="Times New Roman"/>
                <w:color w:val="FF0000"/>
              </w:rPr>
            </w:rPrChange>
          </w:rPr>
          <w:t>, levando em consideração os módulos de documentação, análise, teste e refatoramento</w:t>
        </w:r>
      </w:ins>
      <w:ins w:id="2539" w:author="MARCELO PEREIRA" w:date="2009-05-28T14:28:00Z">
        <w:r w:rsidRPr="00697015">
          <w:rPr>
            <w:rFonts w:ascii="Times New Roman" w:hAnsi="Times New Roman"/>
            <w:rPrChange w:id="2540" w:author="MARCELO" w:date="2009-06-07T20:30:00Z">
              <w:rPr>
                <w:rFonts w:ascii="Times New Roman" w:hAnsi="Times New Roman"/>
                <w:color w:val="FF0000"/>
              </w:rPr>
            </w:rPrChange>
          </w:rPr>
          <w:t>:</w:t>
        </w:r>
      </w:ins>
      <w:ins w:id="2541" w:author="MARCELO" w:date="2009-05-10T13:33:00Z">
        <w:r w:rsidRPr="00697015">
          <w:rPr>
            <w:rFonts w:ascii="Times New Roman" w:hAnsi="Times New Roman"/>
            <w:rPrChange w:id="2542" w:author="MARCELO" w:date="2009-06-07T20:30:00Z">
              <w:rPr>
                <w:rFonts w:ascii="Times New Roman" w:hAnsi="Times New Roman"/>
                <w:color w:val="FF0000"/>
              </w:rPr>
            </w:rPrChange>
          </w:rPr>
          <w:t xml:space="preserve"> </w:t>
        </w:r>
        <w:del w:id="2543" w:author="MARCELO PEREIRA" w:date="2009-05-28T14:28:00Z">
          <w:r w:rsidRPr="00697015">
            <w:rPr>
              <w:rFonts w:ascii="Times New Roman" w:hAnsi="Times New Roman"/>
              <w:rPrChange w:id="2544" w:author="MARCELO" w:date="2009-06-07T20:30:00Z">
                <w:rPr>
                  <w:rFonts w:ascii="Times New Roman" w:hAnsi="Times New Roman"/>
                  <w:color w:val="FF0000"/>
                </w:rPr>
              </w:rPrChange>
            </w:rPr>
            <w:delText xml:space="preserve">O </w:delText>
          </w:r>
        </w:del>
        <w:r w:rsidRPr="00697015">
          <w:rPr>
            <w:rFonts w:ascii="Times New Roman" w:hAnsi="Times New Roman"/>
            <w:rPrChange w:id="2545" w:author="MARCELO" w:date="2009-06-07T20:30:00Z">
              <w:rPr>
                <w:rFonts w:ascii="Times New Roman" w:hAnsi="Times New Roman"/>
                <w:color w:val="FF0000"/>
              </w:rPr>
            </w:rPrChange>
          </w:rPr>
          <w:t>ClearSQL [31]</w:t>
        </w:r>
        <w:del w:id="2546" w:author="MARCELO PEREIRA" w:date="2009-05-28T15:38:00Z">
          <w:r w:rsidRPr="00697015">
            <w:rPr>
              <w:rFonts w:ascii="Times New Roman" w:hAnsi="Times New Roman"/>
              <w:rPrChange w:id="2547" w:author="MARCELO" w:date="2009-06-07T20:30:00Z">
                <w:rPr>
                  <w:rFonts w:ascii="Times New Roman" w:hAnsi="Times New Roman"/>
                  <w:color w:val="000000"/>
                </w:rPr>
              </w:rPrChange>
            </w:rPr>
            <w:delText xml:space="preserve"> e</w:delText>
          </w:r>
        </w:del>
      </w:ins>
      <w:ins w:id="2548" w:author="MARCELO PEREIRA" w:date="2009-05-28T15:38:00Z">
        <w:r w:rsidRPr="00697015">
          <w:rPr>
            <w:rFonts w:ascii="Times New Roman" w:hAnsi="Times New Roman"/>
            <w:rPrChange w:id="2549" w:author="MARCELO" w:date="2009-06-07T20:30:00Z">
              <w:rPr>
                <w:rFonts w:ascii="Times New Roman" w:hAnsi="Times New Roman"/>
                <w:color w:val="FF0000"/>
              </w:rPr>
            </w:rPrChange>
          </w:rPr>
          <w:t>,</w:t>
        </w:r>
      </w:ins>
      <w:ins w:id="2550" w:author="MARCELO" w:date="2009-05-10T13:33:00Z">
        <w:r w:rsidRPr="00697015">
          <w:rPr>
            <w:rFonts w:ascii="Times New Roman" w:hAnsi="Times New Roman"/>
            <w:rPrChange w:id="2551" w:author="MARCELO" w:date="2009-06-07T20:30:00Z">
              <w:rPr>
                <w:rFonts w:ascii="Times New Roman" w:hAnsi="Times New Roman"/>
                <w:color w:val="FF0000"/>
              </w:rPr>
            </w:rPrChange>
          </w:rPr>
          <w:t xml:space="preserve"> </w:t>
        </w:r>
        <w:del w:id="2552" w:author="MARCELO PEREIRA" w:date="2009-05-28T14:28:00Z">
          <w:r w:rsidRPr="00697015">
            <w:rPr>
              <w:rFonts w:ascii="Times New Roman" w:hAnsi="Times New Roman"/>
              <w:rPrChange w:id="2553" w:author="MARCELO" w:date="2009-06-07T20:30:00Z">
                <w:rPr>
                  <w:rFonts w:ascii="Times New Roman" w:hAnsi="Times New Roman"/>
                  <w:color w:val="FF0000"/>
                </w:rPr>
              </w:rPrChange>
            </w:rPr>
            <w:delText xml:space="preserve">o </w:delText>
          </w:r>
        </w:del>
        <w:r w:rsidRPr="00697015">
          <w:rPr>
            <w:rFonts w:ascii="Times New Roman" w:hAnsi="Times New Roman"/>
            <w:rPrChange w:id="2554" w:author="MARCELO" w:date="2009-06-07T20:30:00Z">
              <w:rPr>
                <w:rFonts w:ascii="Times New Roman" w:hAnsi="Times New Roman"/>
                <w:color w:val="FF0000"/>
              </w:rPr>
            </w:rPrChange>
          </w:rPr>
          <w:t>TOAD Soft [32]</w:t>
        </w:r>
      </w:ins>
      <w:ins w:id="2555" w:author="MARCELO PEREIRA" w:date="2009-05-28T16:45:00Z">
        <w:r w:rsidRPr="00697015">
          <w:rPr>
            <w:rFonts w:ascii="Times New Roman" w:hAnsi="Times New Roman"/>
            <w:rPrChange w:id="2556" w:author="MARCELO" w:date="2009-06-07T20:30:00Z">
              <w:rPr>
                <w:rFonts w:ascii="Times New Roman" w:hAnsi="Times New Roman"/>
                <w:color w:val="FF0000"/>
              </w:rPr>
            </w:rPrChange>
          </w:rPr>
          <w:t>,</w:t>
        </w:r>
      </w:ins>
      <w:ins w:id="2557" w:author="MARCELO PEREIRA" w:date="2009-05-28T15:38:00Z">
        <w:r w:rsidRPr="00697015">
          <w:rPr>
            <w:rFonts w:ascii="Times New Roman" w:hAnsi="Times New Roman"/>
            <w:rPrChange w:id="2558" w:author="MARCELO" w:date="2009-06-07T20:30:00Z">
              <w:rPr>
                <w:rFonts w:ascii="Times New Roman" w:hAnsi="Times New Roman"/>
                <w:color w:val="FF0000"/>
              </w:rPr>
            </w:rPrChange>
          </w:rPr>
          <w:t xml:space="preserve"> PLDOC [35]</w:t>
        </w:r>
      </w:ins>
      <w:ins w:id="2559" w:author="MARCELO PEREIRA" w:date="2009-05-28T16:45:00Z">
        <w:r w:rsidRPr="00697015">
          <w:rPr>
            <w:rFonts w:ascii="Times New Roman" w:hAnsi="Times New Roman"/>
            <w:rPrChange w:id="2560" w:author="MARCELO" w:date="2009-06-07T20:30:00Z">
              <w:rPr>
                <w:rFonts w:ascii="Times New Roman" w:hAnsi="Times New Roman"/>
                <w:color w:val="FF0000"/>
              </w:rPr>
            </w:rPrChange>
          </w:rPr>
          <w:t xml:space="preserve"> e utPLSQL [2]</w:t>
        </w:r>
      </w:ins>
      <w:ins w:id="2561" w:author="MARCELO" w:date="2009-05-10T13:33:00Z">
        <w:r w:rsidRPr="00697015">
          <w:rPr>
            <w:rFonts w:ascii="Times New Roman" w:hAnsi="Times New Roman"/>
            <w:rPrChange w:id="2562" w:author="MARCELO" w:date="2009-06-07T20:30:00Z">
              <w:rPr>
                <w:rFonts w:ascii="Times New Roman" w:hAnsi="Times New Roman"/>
                <w:color w:val="FF0000"/>
              </w:rPr>
            </w:rPrChange>
          </w:rPr>
          <w:t>.</w:t>
        </w:r>
      </w:ins>
      <w:ins w:id="2563" w:author="MARCELO" w:date="2009-06-07T20:30:00Z">
        <w:r w:rsidR="00697015">
          <w:rPr>
            <w:rFonts w:ascii="Times New Roman" w:hAnsi="Times New Roman"/>
            <w:color w:val="000000"/>
          </w:rPr>
          <w:t xml:space="preserve"> Os programas ClearSQL e TOAD Soft foram escolhidos por sua difus</w:t>
        </w:r>
        <w:r w:rsidR="004607F7">
          <w:rPr>
            <w:rFonts w:ascii="Times New Roman" w:hAnsi="Times New Roman"/>
            <w:color w:val="000000"/>
          </w:rPr>
          <w:t xml:space="preserve">ão no mercado e por </w:t>
        </w:r>
      </w:ins>
      <w:ins w:id="2564" w:author="MARCELO" w:date="2009-06-07T20:56:00Z">
        <w:r w:rsidR="004607F7">
          <w:rPr>
            <w:rFonts w:ascii="Times New Roman" w:hAnsi="Times New Roman"/>
            <w:color w:val="000000"/>
          </w:rPr>
          <w:t>possuírem</w:t>
        </w:r>
      </w:ins>
      <w:ins w:id="2565" w:author="MARCELO" w:date="2009-06-07T20:30:00Z">
        <w:r w:rsidR="004607F7">
          <w:rPr>
            <w:rFonts w:ascii="Times New Roman" w:hAnsi="Times New Roman"/>
            <w:color w:val="000000"/>
          </w:rPr>
          <w:t xml:space="preserve"> </w:t>
        </w:r>
      </w:ins>
      <w:ins w:id="2566" w:author="MARCELO" w:date="2009-06-07T20:56:00Z">
        <w:r w:rsidR="004607F7">
          <w:rPr>
            <w:rFonts w:ascii="Times New Roman" w:hAnsi="Times New Roman"/>
            <w:color w:val="000000"/>
          </w:rPr>
          <w:t>diversas funcionalidades,</w:t>
        </w:r>
      </w:ins>
      <w:ins w:id="2567" w:author="MARCELO" w:date="2009-06-07T20:30:00Z">
        <w:r w:rsidR="00697015">
          <w:rPr>
            <w:rFonts w:ascii="Times New Roman" w:hAnsi="Times New Roman"/>
            <w:color w:val="000000"/>
          </w:rPr>
          <w:t xml:space="preserve"> </w:t>
        </w:r>
      </w:ins>
      <w:ins w:id="2568" w:author="MARCELO" w:date="2009-06-07T20:55:00Z">
        <w:r w:rsidR="004607F7">
          <w:rPr>
            <w:rFonts w:ascii="Times New Roman" w:hAnsi="Times New Roman"/>
            <w:color w:val="000000"/>
          </w:rPr>
          <w:t>enquanto</w:t>
        </w:r>
      </w:ins>
      <w:ins w:id="2569" w:author="MARCELO" w:date="2009-06-07T20:30:00Z">
        <w:r w:rsidR="00697015">
          <w:rPr>
            <w:rFonts w:ascii="Times New Roman" w:hAnsi="Times New Roman"/>
            <w:color w:val="000000"/>
          </w:rPr>
          <w:t xml:space="preserve"> </w:t>
        </w:r>
      </w:ins>
      <w:ins w:id="2570" w:author="MARCELO" w:date="2009-05-10T13:33:00Z">
        <w:r w:rsidR="004607F7">
          <w:rPr>
            <w:rFonts w:ascii="Times New Roman" w:hAnsi="Times New Roman"/>
            <w:color w:val="000000"/>
          </w:rPr>
          <w:t xml:space="preserve">o PLDOC e o utPLSQL foram escolhidos por contemplarem recursos </w:t>
        </w:r>
      </w:ins>
      <w:ins w:id="2571" w:author="MARCELO" w:date="2009-06-20T14:32:00Z">
        <w:r w:rsidR="00C96998">
          <w:rPr>
            <w:rFonts w:ascii="Times New Roman" w:hAnsi="Times New Roman"/>
            <w:color w:val="000000"/>
          </w:rPr>
          <w:t>de geração de documentação e testes, respectivamente, que pertencem à etapa de pós-codificação.</w:t>
        </w:r>
      </w:ins>
    </w:p>
    <w:p w:rsidR="00FB039E" w:rsidRDefault="00FB039E" w:rsidP="00EB36D3">
      <w:pPr>
        <w:spacing w:line="360" w:lineRule="auto"/>
        <w:jc w:val="both"/>
        <w:rPr>
          <w:ins w:id="2572" w:author="MARCELO" w:date="2009-05-10T13:33:00Z"/>
          <w:rFonts w:ascii="Times New Roman" w:hAnsi="Times New Roman"/>
          <w:color w:val="FF0000"/>
        </w:rPr>
        <w:pPrChange w:id="2573" w:author="MARCELO" w:date="2009-06-07T15:32:00Z">
          <w:pPr>
            <w:pBdr>
              <w:bottom w:val="single" w:sz="4" w:space="1" w:color="000000"/>
            </w:pBdr>
            <w:spacing w:line="360" w:lineRule="auto"/>
            <w:jc w:val="both"/>
          </w:pPr>
        </w:pPrChange>
      </w:pPr>
      <w:ins w:id="2574" w:author="MARCELO" w:date="2009-05-10T13:33:00Z">
        <w:r>
          <w:rPr>
            <w:rFonts w:ascii="Times New Roman" w:hAnsi="Times New Roman"/>
            <w:color w:val="FF0000"/>
          </w:rPr>
          <w:tab/>
        </w:r>
        <w:r>
          <w:rPr>
            <w:rFonts w:ascii="Times New Roman" w:hAnsi="Times New Roman"/>
            <w:i/>
            <w:iCs/>
            <w:color w:val="000000"/>
          </w:rPr>
          <w:t>ClearSQL</w:t>
        </w:r>
        <w:r>
          <w:rPr>
            <w:rFonts w:ascii="Times New Roman" w:hAnsi="Times New Roman"/>
            <w:color w:val="000000"/>
          </w:rPr>
          <w:t xml:space="preserve"> </w:t>
        </w:r>
        <w:r>
          <w:rPr>
            <w:rFonts w:ascii="Times New Roman" w:hAnsi="Times New Roman"/>
            <w:iCs/>
            <w:color w:val="000000"/>
          </w:rPr>
          <w:t xml:space="preserve">[31] se entitula como </w:t>
        </w:r>
        <w:r>
          <w:rPr>
            <w:rFonts w:ascii="Times New Roman" w:hAnsi="Times New Roman"/>
            <w:color w:val="000000"/>
          </w:rPr>
          <w:t xml:space="preserve">um revisor de código e uma ferramenta de controle de qualidade </w:t>
        </w:r>
      </w:ins>
      <w:ins w:id="2575" w:author="MARCELO" w:date="2009-06-20T14:32:00Z">
        <w:r w:rsidR="00C96998">
          <w:rPr>
            <w:rFonts w:ascii="Times New Roman" w:hAnsi="Times New Roman"/>
            <w:color w:val="000000"/>
          </w:rPr>
          <w:t xml:space="preserve">de código PL/SQL </w:t>
        </w:r>
      </w:ins>
      <w:ins w:id="2576" w:author="MARCELO" w:date="2009-05-10T13:33:00Z">
        <w:r>
          <w:rPr>
            <w:rFonts w:ascii="Times New Roman" w:hAnsi="Times New Roman"/>
            <w:color w:val="000000"/>
          </w:rPr>
          <w:t xml:space="preserve">para Oracle, dando recomendações para que o desenvolvedor siga padrões de escrita de código como nomeação de variáveis, indentação e comentários. Dentre suas principais funcionalidades estão: (1) a formatação de código: que visa controlar indentação, linhas de espaço em branco, aplicação de palavras-chave à identificadores; (2) o gráfico de fluxo do código: que exibe uma representação visual do código da função; e (3) o uso de métricas: que informam </w:t>
        </w:r>
      </w:ins>
      <w:ins w:id="2577" w:author="MARCELO" w:date="2009-06-20T14:33:00Z">
        <w:r w:rsidR="00C96998">
          <w:rPr>
            <w:rFonts w:ascii="Times New Roman" w:hAnsi="Times New Roman"/>
            <w:color w:val="000000"/>
          </w:rPr>
          <w:t xml:space="preserve">o </w:t>
        </w:r>
      </w:ins>
      <w:ins w:id="2578" w:author="MARCELO" w:date="2009-05-10T13:33:00Z">
        <w:r w:rsidR="00C96998">
          <w:rPr>
            <w:rFonts w:ascii="Times New Roman" w:hAnsi="Times New Roman"/>
            <w:color w:val="000000"/>
          </w:rPr>
          <w:t>número</w:t>
        </w:r>
      </w:ins>
      <w:ins w:id="2579" w:author="MARCELO" w:date="2009-06-20T14:33:00Z">
        <w:r w:rsidR="00C96998">
          <w:rPr>
            <w:rFonts w:ascii="Times New Roman" w:hAnsi="Times New Roman"/>
            <w:color w:val="000000"/>
          </w:rPr>
          <w:t xml:space="preserve"> </w:t>
        </w:r>
      </w:ins>
      <w:ins w:id="2580" w:author="MARCELO" w:date="2009-05-10T13:33:00Z">
        <w:r>
          <w:rPr>
            <w:rFonts w:ascii="Times New Roman" w:hAnsi="Times New Roman"/>
            <w:color w:val="000000"/>
          </w:rPr>
          <w:t>de linhas de código, linhas de comentário</w:t>
        </w:r>
        <w:r w:rsidR="00C96998">
          <w:rPr>
            <w:rFonts w:ascii="Times New Roman" w:hAnsi="Times New Roman"/>
            <w:color w:val="000000"/>
          </w:rPr>
          <w:t>s, linhas em branco, entre outr</w:t>
        </w:r>
      </w:ins>
      <w:ins w:id="2581" w:author="MARCELO" w:date="2009-06-20T14:33:00Z">
        <w:r w:rsidR="00C96998">
          <w:rPr>
            <w:rFonts w:ascii="Times New Roman" w:hAnsi="Times New Roman"/>
            <w:color w:val="000000"/>
          </w:rPr>
          <w:t>o</w:t>
        </w:r>
      </w:ins>
      <w:ins w:id="2582" w:author="MARCELO" w:date="2009-05-10T13:33:00Z">
        <w:r>
          <w:rPr>
            <w:rFonts w:ascii="Times New Roman" w:hAnsi="Times New Roman"/>
            <w:color w:val="000000"/>
          </w:rPr>
          <w:t xml:space="preserve">s. Os principais problemas encontrados no sistema são: (1) </w:t>
        </w:r>
      </w:ins>
      <w:ins w:id="2583" w:author="MARCELO" w:date="2009-06-07T19:05:00Z">
        <w:r w:rsidR="007C1A00">
          <w:rPr>
            <w:rFonts w:ascii="Times New Roman" w:hAnsi="Times New Roman"/>
            <w:color w:val="000000"/>
          </w:rPr>
          <w:t>E</w:t>
        </w:r>
      </w:ins>
      <w:ins w:id="2584" w:author="MARCELO" w:date="2009-05-10T13:33:00Z">
        <w:r>
          <w:rPr>
            <w:rFonts w:ascii="Times New Roman" w:hAnsi="Times New Roman"/>
            <w:color w:val="000000"/>
          </w:rPr>
          <w:t xml:space="preserve">le </w:t>
        </w:r>
      </w:ins>
      <w:ins w:id="2585" w:author="MARCELO" w:date="2009-06-07T19:05:00Z">
        <w:r w:rsidR="007C1A00">
          <w:rPr>
            <w:rFonts w:ascii="Times New Roman" w:hAnsi="Times New Roman"/>
            <w:color w:val="000000"/>
          </w:rPr>
          <w:t>foi</w:t>
        </w:r>
      </w:ins>
      <w:ins w:id="2586" w:author="MARCELO" w:date="2009-05-10T13:33:00Z">
        <w:r>
          <w:rPr>
            <w:rFonts w:ascii="Times New Roman" w:hAnsi="Times New Roman"/>
            <w:color w:val="000000"/>
          </w:rPr>
          <w:t xml:space="preserve"> unicamente desenvolvido para ambiente Windows; (2) </w:t>
        </w:r>
      </w:ins>
      <w:ins w:id="2587" w:author="MARCELO" w:date="2009-06-07T19:05:00Z">
        <w:r w:rsidR="007C1A00">
          <w:rPr>
            <w:rFonts w:ascii="Times New Roman" w:hAnsi="Times New Roman"/>
            <w:color w:val="000000"/>
          </w:rPr>
          <w:t>S</w:t>
        </w:r>
      </w:ins>
      <w:ins w:id="2588" w:author="MARCELO" w:date="2009-05-10T13:33:00Z">
        <w:r>
          <w:rPr>
            <w:rFonts w:ascii="Times New Roman" w:hAnsi="Times New Roman"/>
            <w:color w:val="000000"/>
          </w:rPr>
          <w:t>oftware é pago, sendo</w:t>
        </w:r>
      </w:ins>
      <w:ins w:id="2589" w:author="MARCELO" w:date="2009-06-07T19:06:00Z">
        <w:r w:rsidR="007C1A00">
          <w:rPr>
            <w:rFonts w:ascii="Times New Roman" w:hAnsi="Times New Roman"/>
            <w:color w:val="000000"/>
          </w:rPr>
          <w:t xml:space="preserve"> </w:t>
        </w:r>
      </w:ins>
      <w:ins w:id="2590" w:author="MARCELO" w:date="2009-05-10T13:33:00Z">
        <w:r>
          <w:rPr>
            <w:rFonts w:ascii="Times New Roman" w:hAnsi="Times New Roman"/>
            <w:color w:val="000000"/>
          </w:rPr>
          <w:t>necessário portanto, a realização de um investimento inicial para fazer uso de suas funcionalidades</w:t>
        </w:r>
      </w:ins>
      <w:ins w:id="2591" w:author="MARCELO" w:date="2009-06-07T19:06:00Z">
        <w:r w:rsidR="007C1A00">
          <w:rPr>
            <w:rFonts w:ascii="Times New Roman" w:hAnsi="Times New Roman"/>
            <w:color w:val="000000"/>
          </w:rPr>
          <w:t xml:space="preserve"> e</w:t>
        </w:r>
      </w:ins>
      <w:ins w:id="2592" w:author="MARCELO" w:date="2009-05-10T13:33:00Z">
        <w:r>
          <w:rPr>
            <w:rFonts w:ascii="Times New Roman" w:hAnsi="Times New Roman"/>
            <w:color w:val="000000"/>
          </w:rPr>
          <w:t xml:space="preserve"> (3) Não possui funcionalidade para execução de testes unitários, documentação ou refatoramentos.</w:t>
        </w:r>
        <w:r>
          <w:rPr>
            <w:rFonts w:ascii="Times New Roman" w:hAnsi="Times New Roman"/>
            <w:color w:val="FF0000"/>
          </w:rPr>
          <w:tab/>
        </w:r>
      </w:ins>
    </w:p>
    <w:p w:rsidR="00FB039E" w:rsidRDefault="00FB039E" w:rsidP="00EB36D3">
      <w:pPr>
        <w:spacing w:line="360" w:lineRule="auto"/>
        <w:jc w:val="both"/>
        <w:rPr>
          <w:ins w:id="2593" w:author="MARCELO" w:date="2009-05-10T13:33:00Z"/>
        </w:rPr>
        <w:pPrChange w:id="2594" w:author="MARCELO" w:date="2009-06-07T15:32:00Z">
          <w:pPr>
            <w:pBdr>
              <w:bottom w:val="single" w:sz="4" w:space="1" w:color="000000"/>
            </w:pBdr>
            <w:spacing w:line="360" w:lineRule="auto"/>
            <w:jc w:val="both"/>
          </w:pPr>
        </w:pPrChange>
      </w:pPr>
      <w:ins w:id="2595" w:author="MARCELO" w:date="2009-05-10T13:33:00Z">
        <w:r>
          <w:rPr>
            <w:rFonts w:ascii="Times New Roman" w:hAnsi="Times New Roman"/>
            <w:color w:val="FF0000"/>
          </w:rPr>
          <w:tab/>
        </w:r>
        <w:r>
          <w:rPr>
            <w:rFonts w:ascii="Times New Roman" w:hAnsi="Times New Roman"/>
            <w:i/>
            <w:iCs/>
            <w:color w:val="000000"/>
          </w:rPr>
          <w:t>TOAD</w:t>
        </w:r>
        <w:r>
          <w:rPr>
            <w:rFonts w:ascii="Times New Roman" w:hAnsi="Times New Roman"/>
            <w:color w:val="000000"/>
          </w:rPr>
          <w:t xml:space="preserve"> Soft (</w:t>
        </w:r>
        <w:r>
          <w:rPr>
            <w:rFonts w:ascii="Times New Roman" w:hAnsi="Times New Roman"/>
            <w:i/>
            <w:iCs/>
            <w:color w:val="000000"/>
          </w:rPr>
          <w:t>Tool for Application Developers</w:t>
        </w:r>
        <w:r>
          <w:rPr>
            <w:rFonts w:ascii="Times New Roman" w:hAnsi="Times New Roman"/>
            <w:color w:val="000000"/>
          </w:rPr>
          <w:t xml:space="preserve">) [32] é um software desenvolvido pela empresa Quest Soft e é bastante difundido na área de bancos de dados para fins de </w:t>
        </w:r>
      </w:ins>
      <w:ins w:id="2596" w:author="MARCELO" w:date="2009-06-07T19:19:00Z">
        <w:r w:rsidR="003C4A47">
          <w:rPr>
            <w:rFonts w:ascii="Times New Roman" w:hAnsi="Times New Roman"/>
            <w:color w:val="000000"/>
          </w:rPr>
          <w:t>gerenciamento de banco de dados</w:t>
        </w:r>
      </w:ins>
      <w:ins w:id="2597" w:author="MARCELO" w:date="2009-05-10T13:33:00Z">
        <w:r>
          <w:rPr>
            <w:rFonts w:ascii="Times New Roman" w:hAnsi="Times New Roman"/>
            <w:color w:val="000000"/>
          </w:rPr>
          <w:t xml:space="preserve">. A ferramenta consiste numa grande aplicação que abrange </w:t>
        </w:r>
      </w:ins>
      <w:ins w:id="2598" w:author="MARCELO PEREIRA" w:date="2009-05-28T14:30:00Z">
        <w:r>
          <w:rPr>
            <w:rFonts w:ascii="Times New Roman" w:hAnsi="Times New Roman"/>
            <w:color w:val="000000"/>
          </w:rPr>
          <w:t xml:space="preserve">funcionalidades </w:t>
        </w:r>
      </w:ins>
      <w:ins w:id="2599" w:author="MARCELO" w:date="2009-05-10T13:33:00Z">
        <w:r>
          <w:rPr>
            <w:rFonts w:ascii="Times New Roman" w:hAnsi="Times New Roman"/>
            <w:color w:val="000000"/>
          </w:rPr>
          <w:t xml:space="preserve">desde edição de código (como PL/SQL Developer) até </w:t>
        </w:r>
      </w:ins>
      <w:ins w:id="2600" w:author="MARCELO" w:date="2009-06-07T19:20:00Z">
        <w:r w:rsidR="003C4A47">
          <w:rPr>
            <w:rFonts w:ascii="Times New Roman" w:hAnsi="Times New Roman"/>
            <w:color w:val="000000"/>
          </w:rPr>
          <w:t xml:space="preserve">alguns </w:t>
        </w:r>
      </w:ins>
      <w:ins w:id="2601" w:author="MARCELO" w:date="2009-05-10T13:33:00Z">
        <w:r>
          <w:rPr>
            <w:rFonts w:ascii="Times New Roman" w:hAnsi="Times New Roman"/>
            <w:color w:val="000000"/>
          </w:rPr>
          <w:t xml:space="preserve">exercícios </w:t>
        </w:r>
      </w:ins>
      <w:ins w:id="2602" w:author="MARCELO PEREIRA" w:date="2009-05-28T14:30:00Z">
        <w:r>
          <w:rPr>
            <w:rFonts w:ascii="Times New Roman" w:hAnsi="Times New Roman"/>
            <w:color w:val="000000"/>
          </w:rPr>
          <w:t xml:space="preserve">de </w:t>
        </w:r>
      </w:ins>
      <w:ins w:id="2603" w:author="MARCELO" w:date="2009-05-10T13:33:00Z">
        <w:r>
          <w:rPr>
            <w:rFonts w:ascii="Times New Roman" w:hAnsi="Times New Roman"/>
            <w:color w:val="000000"/>
          </w:rPr>
          <w:t>pós-codificação. Essa segunda parte do sistema é o alvo de nossa análise</w:t>
        </w:r>
        <w:del w:id="2604" w:author="MARCELO PEREIRA" w:date="2009-05-28T14:31:00Z">
          <w:r>
            <w:rPr>
              <w:rFonts w:ascii="Times New Roman" w:hAnsi="Times New Roman"/>
              <w:color w:val="FF0000"/>
            </w:rPr>
            <w:delText>.</w:delText>
          </w:r>
        </w:del>
        <w:del w:id="2605" w:author="MARCELO PEREIRA" w:date="2009-05-28T14:30:00Z">
          <w:r>
            <w:rPr>
              <w:rFonts w:ascii="Times New Roman" w:hAnsi="Times New Roman"/>
              <w:color w:val="FF0000"/>
            </w:rPr>
            <w:delText xml:space="preserve"> </w:delText>
          </w:r>
        </w:del>
      </w:ins>
      <w:ins w:id="2606" w:author="MARCELO PEREIRA" w:date="2009-05-28T14:31:00Z">
        <w:r>
          <w:rPr>
            <w:rFonts w:ascii="Times New Roman" w:hAnsi="Times New Roman"/>
            <w:color w:val="000000"/>
          </w:rPr>
          <w:t>, e é detalhad</w:t>
        </w:r>
        <w:del w:id="2607" w:author="MARCELO" w:date="2009-06-07T19:06:00Z">
          <w:r w:rsidDel="007C1A00">
            <w:rPr>
              <w:rFonts w:ascii="Times New Roman" w:hAnsi="Times New Roman"/>
              <w:color w:val="000000"/>
            </w:rPr>
            <w:delText>o</w:delText>
          </w:r>
          <w:r w:rsidDel="002647D5">
            <w:rPr>
              <w:rFonts w:ascii="Times New Roman" w:hAnsi="Times New Roman"/>
              <w:color w:val="000000"/>
            </w:rPr>
            <w:delText xml:space="preserve"> a</w:delText>
          </w:r>
        </w:del>
      </w:ins>
      <w:ins w:id="2608" w:author="MARCELO" w:date="2009-06-07T19:06:00Z">
        <w:r w:rsidR="002647D5">
          <w:rPr>
            <w:rFonts w:ascii="Times New Roman" w:hAnsi="Times New Roman"/>
            <w:color w:val="000000"/>
          </w:rPr>
          <w:t>a a</w:t>
        </w:r>
      </w:ins>
      <w:ins w:id="2609" w:author="MARCELO PEREIRA" w:date="2009-05-28T14:31:00Z">
        <w:r>
          <w:rPr>
            <w:rFonts w:ascii="Times New Roman" w:hAnsi="Times New Roman"/>
            <w:color w:val="000000"/>
          </w:rPr>
          <w:t xml:space="preserve"> seguir.</w:t>
        </w:r>
      </w:ins>
    </w:p>
    <w:p w:rsidR="00FB039E" w:rsidRDefault="00FB039E" w:rsidP="00EB36D3">
      <w:pPr>
        <w:spacing w:line="360" w:lineRule="auto"/>
        <w:jc w:val="both"/>
        <w:rPr>
          <w:ins w:id="2610" w:author="MARCELO PEREIRA" w:date="2009-05-28T15:39:00Z"/>
        </w:rPr>
        <w:pPrChange w:id="2611" w:author="MARCELO" w:date="2009-06-07T15:32:00Z">
          <w:pPr>
            <w:pBdr>
              <w:bottom w:val="single" w:sz="4" w:space="1" w:color="000000"/>
            </w:pBdr>
            <w:spacing w:line="360" w:lineRule="auto"/>
            <w:jc w:val="both"/>
          </w:pPr>
        </w:pPrChange>
      </w:pPr>
      <w:ins w:id="2612" w:author="MARCELO" w:date="2009-05-10T13:33:00Z">
        <w:r>
          <w:rPr>
            <w:rFonts w:ascii="Times New Roman" w:hAnsi="Times New Roman"/>
            <w:color w:val="FF0000"/>
          </w:rPr>
          <w:tab/>
        </w:r>
      </w:ins>
      <w:ins w:id="2613" w:author="MARCELO" w:date="2009-06-07T19:07:00Z">
        <w:r w:rsidR="002647D5">
          <w:rPr>
            <w:rFonts w:ascii="Times New Roman" w:hAnsi="Times New Roman"/>
            <w:color w:val="000000"/>
          </w:rPr>
          <w:t>TOAD Soft</w:t>
        </w:r>
      </w:ins>
      <w:ins w:id="2614" w:author="MARCELO" w:date="2009-06-07T19:19:00Z">
        <w:r w:rsidR="002647D5">
          <w:rPr>
            <w:rFonts w:ascii="Times New Roman" w:hAnsi="Times New Roman"/>
            <w:color w:val="000000"/>
          </w:rPr>
          <w:t xml:space="preserve"> </w:t>
        </w:r>
      </w:ins>
      <w:ins w:id="2615" w:author="MARCELO" w:date="2009-05-10T13:33:00Z">
        <w:r>
          <w:rPr>
            <w:rFonts w:ascii="Times New Roman" w:hAnsi="Times New Roman"/>
            <w:color w:val="000000"/>
          </w:rPr>
          <w:t xml:space="preserve">é capaz de formatar códigos PL/SQL e exibir métricas de maneira semelhante ao ClearSQL, mas ao contrário do seu concorrente, ele possui a funcionalidade de planejar e realizar testes unitários em funções e procedimentos definidos pelo usuário, </w:t>
        </w:r>
      </w:ins>
      <w:ins w:id="2616" w:author="MARCELO" w:date="2009-06-07T19:07:00Z">
        <w:r w:rsidR="002647D5">
          <w:rPr>
            <w:rFonts w:ascii="Times New Roman" w:hAnsi="Times New Roman"/>
            <w:color w:val="000000"/>
          </w:rPr>
          <w:t>e</w:t>
        </w:r>
      </w:ins>
      <w:ins w:id="2617" w:author="MARCELO" w:date="2009-05-10T13:33:00Z">
        <w:r>
          <w:rPr>
            <w:rFonts w:ascii="Times New Roman" w:hAnsi="Times New Roman"/>
            <w:color w:val="000000"/>
          </w:rPr>
          <w:t xml:space="preserve"> também exibe o diagrama visual das tabelas (semelhante ao PL/SQL Developer), além de possuir um otimizador de código.  Porém, a principal desvantagem do TOAD é que ele é um software espec</w:t>
        </w:r>
      </w:ins>
      <w:ins w:id="2618" w:author="MARCELO" w:date="2009-06-07T19:07:00Z">
        <w:r w:rsidR="002647D5">
          <w:rPr>
            <w:rFonts w:ascii="Times New Roman" w:hAnsi="Times New Roman"/>
            <w:color w:val="000000"/>
          </w:rPr>
          <w:t>í</w:t>
        </w:r>
      </w:ins>
      <w:ins w:id="2619" w:author="MARCELO" w:date="2009-05-10T13:33:00Z">
        <w:r>
          <w:rPr>
            <w:rFonts w:ascii="Times New Roman" w:hAnsi="Times New Roman"/>
            <w:color w:val="000000"/>
          </w:rPr>
          <w:t>fico para plataforma Windows. Apesar de possuir versões para Oracle, MySQL e Sql Server, cada uma destas versões possu</w:t>
        </w:r>
        <w:del w:id="2620" w:author="MARCELO PEREIRA" w:date="2009-05-28T14:31:00Z">
          <w:r>
            <w:rPr>
              <w:rFonts w:ascii="Times New Roman" w:hAnsi="Times New Roman"/>
              <w:color w:val="FF0000"/>
            </w:rPr>
            <w:delText>em</w:delText>
          </w:r>
        </w:del>
      </w:ins>
      <w:ins w:id="2621" w:author="MARCELO PEREIRA" w:date="2009-05-28T14:31:00Z">
        <w:r>
          <w:rPr>
            <w:rFonts w:ascii="Times New Roman" w:hAnsi="Times New Roman"/>
            <w:color w:val="000000"/>
          </w:rPr>
          <w:t>i</w:t>
        </w:r>
      </w:ins>
      <w:ins w:id="2622" w:author="MARCELO" w:date="2009-05-10T13:33:00Z">
        <w:r>
          <w:rPr>
            <w:rFonts w:ascii="Times New Roman" w:hAnsi="Times New Roman"/>
            <w:color w:val="000000"/>
          </w:rPr>
          <w:t xml:space="preserve"> uma compilação diferente, possuindo diferentes características e funcionalidades. Até o momento de escrita deste documento, </w:t>
        </w:r>
      </w:ins>
      <w:ins w:id="2623" w:author="MARCELO" w:date="2009-06-07T19:08:00Z">
        <w:r w:rsidR="002647D5">
          <w:rPr>
            <w:rFonts w:ascii="Times New Roman" w:hAnsi="Times New Roman"/>
            <w:color w:val="000000"/>
          </w:rPr>
          <w:t>as versões do</w:t>
        </w:r>
      </w:ins>
      <w:ins w:id="2624" w:author="MARCELO" w:date="2009-05-10T13:33:00Z">
        <w:r>
          <w:rPr>
            <w:rFonts w:ascii="Times New Roman" w:hAnsi="Times New Roman"/>
            <w:color w:val="000000"/>
          </w:rPr>
          <w:t xml:space="preserve"> TOAD para os sistemas MySQL e Sql Server ainda estavam em fase </w:t>
        </w:r>
        <w:r>
          <w:rPr>
            <w:rFonts w:ascii="Times New Roman" w:hAnsi="Times New Roman"/>
            <w:i/>
            <w:color w:val="000000"/>
          </w:rPr>
          <w:t>Beta</w:t>
        </w:r>
        <w:r>
          <w:rPr>
            <w:rFonts w:ascii="Times New Roman" w:hAnsi="Times New Roman"/>
            <w:color w:val="000000"/>
          </w:rPr>
          <w:t xml:space="preserve"> sem as principais funcionalidades de otimização de desempenho e análise, enquanto </w:t>
        </w:r>
      </w:ins>
      <w:ins w:id="2625" w:author="MARCELO" w:date="2009-06-07T19:08:00Z">
        <w:r w:rsidR="002647D5">
          <w:rPr>
            <w:rFonts w:ascii="Times New Roman" w:hAnsi="Times New Roman"/>
            <w:color w:val="000000"/>
          </w:rPr>
          <w:t xml:space="preserve">que </w:t>
        </w:r>
      </w:ins>
      <w:ins w:id="2626" w:author="MARCELO" w:date="2009-05-10T13:33:00Z">
        <w:r>
          <w:rPr>
            <w:rFonts w:ascii="Times New Roman" w:hAnsi="Times New Roman"/>
            <w:color w:val="000000"/>
          </w:rPr>
          <w:t xml:space="preserve">a compilação Oracle </w:t>
        </w:r>
      </w:ins>
      <w:ins w:id="2627" w:author="MARCELO" w:date="2009-06-07T19:08:00Z">
        <w:r w:rsidR="002647D5">
          <w:rPr>
            <w:rFonts w:ascii="Times New Roman" w:hAnsi="Times New Roman"/>
            <w:color w:val="000000"/>
          </w:rPr>
          <w:t xml:space="preserve">já </w:t>
        </w:r>
      </w:ins>
      <w:ins w:id="2628" w:author="MARCELO" w:date="2009-05-10T13:33:00Z">
        <w:r>
          <w:rPr>
            <w:rFonts w:ascii="Times New Roman" w:hAnsi="Times New Roman"/>
            <w:color w:val="000000"/>
          </w:rPr>
          <w:t>est</w:t>
        </w:r>
      </w:ins>
      <w:ins w:id="2629" w:author="MARCELO" w:date="2009-06-07T19:08:00Z">
        <w:r w:rsidR="002647D5">
          <w:rPr>
            <w:rFonts w:ascii="Times New Roman" w:hAnsi="Times New Roman"/>
            <w:color w:val="000000"/>
          </w:rPr>
          <w:t>á</w:t>
        </w:r>
      </w:ins>
      <w:ins w:id="2630" w:author="MARCELO" w:date="2009-05-10T13:33:00Z">
        <w:r>
          <w:rPr>
            <w:rFonts w:ascii="Times New Roman" w:hAnsi="Times New Roman"/>
            <w:color w:val="000000"/>
          </w:rPr>
          <w:t xml:space="preserve"> na versão 9.7. </w:t>
        </w:r>
      </w:ins>
      <w:ins w:id="2631" w:author="MARCELO PEREIRA" w:date="2009-05-28T14:31:00Z">
        <w:r>
          <w:rPr>
            <w:rFonts w:ascii="Times New Roman" w:hAnsi="Times New Roman"/>
            <w:color w:val="000000"/>
          </w:rPr>
          <w:t xml:space="preserve">Além disso, </w:t>
        </w:r>
      </w:ins>
      <w:ins w:id="2632" w:author="MARCELO" w:date="2009-05-10T13:33:00Z">
        <w:del w:id="2633" w:author="MARCELO PEREIRA" w:date="2009-05-28T14:31:00Z">
          <w:r>
            <w:rPr>
              <w:rFonts w:ascii="Times New Roman" w:hAnsi="Times New Roman"/>
              <w:color w:val="FF0000"/>
            </w:rPr>
            <w:delText>O</w:delText>
          </w:r>
        </w:del>
      </w:ins>
      <w:ins w:id="2634" w:author="MARCELO PEREIRA" w:date="2009-05-28T14:31:00Z">
        <w:r>
          <w:rPr>
            <w:rFonts w:ascii="Times New Roman" w:hAnsi="Times New Roman"/>
            <w:color w:val="000000"/>
          </w:rPr>
          <w:t>o</w:t>
        </w:r>
      </w:ins>
      <w:ins w:id="2635" w:author="MARCELO" w:date="2009-05-10T13:33:00Z">
        <w:r>
          <w:rPr>
            <w:rFonts w:ascii="Times New Roman" w:hAnsi="Times New Roman"/>
            <w:color w:val="000000"/>
          </w:rPr>
          <w:t xml:space="preserve"> produto da empresa Quest Software não oferece recursos para geração de documentação Web nem ferramentas de refatoramento.</w:t>
        </w:r>
      </w:ins>
    </w:p>
    <w:p w:rsidR="00FB039E" w:rsidRPr="003C4A47" w:rsidRDefault="00FB039E" w:rsidP="00EB36D3">
      <w:pPr>
        <w:spacing w:line="360" w:lineRule="auto"/>
        <w:jc w:val="both"/>
        <w:rPr>
          <w:ins w:id="2636" w:author="MARCELO PEREIRA" w:date="2009-05-28T15:40:00Z"/>
          <w:rFonts w:ascii="Times New Roman" w:hAnsi="Times New Roman"/>
          <w:bCs/>
          <w:rPrChange w:id="2637" w:author="MARCELO" w:date="2009-06-07T19:21:00Z">
            <w:rPr>
              <w:ins w:id="2638" w:author="MARCELO PEREIRA" w:date="2009-05-28T15:40:00Z"/>
              <w:rFonts w:ascii="Times New Roman" w:hAnsi="Times New Roman"/>
              <w:bCs/>
              <w:color w:val="FF0000"/>
            </w:rPr>
          </w:rPrChange>
        </w:rPr>
        <w:pPrChange w:id="2639" w:author="MARCELO" w:date="2009-06-07T15:32:00Z">
          <w:pPr>
            <w:pBdr>
              <w:bottom w:val="single" w:sz="4" w:space="1" w:color="000000"/>
            </w:pBdr>
            <w:spacing w:line="360" w:lineRule="auto"/>
            <w:jc w:val="both"/>
          </w:pPr>
        </w:pPrChange>
      </w:pPr>
      <w:ins w:id="2640" w:author="MARCELO PEREIRA" w:date="2009-05-28T15:39:00Z">
        <w:r>
          <w:rPr>
            <w:rFonts w:ascii="Times New Roman" w:hAnsi="Times New Roman"/>
            <w:color w:val="000000"/>
          </w:rPr>
          <w:tab/>
        </w:r>
        <w:del w:id="2641" w:author="MARCELO" w:date="2009-06-07T19:08:00Z">
          <w:r w:rsidRPr="003C4A47" w:rsidDel="002647D5">
            <w:rPr>
              <w:rFonts w:ascii="Times New Roman" w:hAnsi="Times New Roman"/>
              <w:rPrChange w:id="2642" w:author="MARCELO" w:date="2009-06-07T19:21:00Z">
                <w:rPr>
                  <w:rFonts w:ascii="Times New Roman" w:hAnsi="Times New Roman"/>
                  <w:color w:val="FF0000"/>
                </w:rPr>
              </w:rPrChange>
            </w:rPr>
            <w:delText xml:space="preserve">O </w:delText>
          </w:r>
        </w:del>
        <w:r w:rsidRPr="003C4A47">
          <w:rPr>
            <w:rFonts w:ascii="Times New Roman" w:hAnsi="Times New Roman"/>
            <w:rPrChange w:id="2643" w:author="MARCELO" w:date="2009-06-07T19:21:00Z">
              <w:rPr>
                <w:rFonts w:ascii="Times New Roman" w:hAnsi="Times New Roman"/>
                <w:color w:val="FF0000"/>
              </w:rPr>
            </w:rPrChange>
          </w:rPr>
          <w:t>PLDOC [35]</w:t>
        </w:r>
        <w:del w:id="2644" w:author="MARCELO" w:date="2009-05-31T17:41:00Z">
          <w:r w:rsidRPr="003C4A47" w:rsidDel="00E651CE">
            <w:rPr>
              <w:rFonts w:ascii="Times New Roman" w:hAnsi="Times New Roman"/>
              <w:rPrChange w:id="2645" w:author="MARCELO" w:date="2009-06-07T19:21:00Z">
                <w:rPr>
                  <w:rFonts w:ascii="Times New Roman" w:hAnsi="Times New Roman"/>
                  <w:color w:val="FF0000"/>
                </w:rPr>
              </w:rPrChange>
            </w:rPr>
            <w:delText>,</w:delText>
          </w:r>
        </w:del>
      </w:ins>
      <w:ins w:id="2646" w:author="MARCELO PEREIRA" w:date="2009-05-28T15:40:00Z">
        <w:del w:id="2647" w:author="MARCELO" w:date="2009-05-31T17:41:00Z">
          <w:r w:rsidRPr="003C4A47" w:rsidDel="00E651CE">
            <w:rPr>
              <w:rFonts w:ascii="Times New Roman" w:hAnsi="Times New Roman"/>
              <w:rPrChange w:id="2648" w:author="MARCELO" w:date="2009-06-07T19:21:00Z">
                <w:rPr>
                  <w:rFonts w:ascii="Times New Roman" w:hAnsi="Times New Roman"/>
                  <w:color w:val="000000"/>
                </w:rPr>
              </w:rPrChange>
            </w:rPr>
            <w:delText xml:space="preserve"> </w:delText>
          </w:r>
          <w:r w:rsidRPr="003C4A47" w:rsidDel="00E651CE">
            <w:rPr>
              <w:rFonts w:ascii="Times New Roman" w:hAnsi="Times New Roman"/>
              <w:bCs/>
              <w:rPrChange w:id="2649" w:author="MARCELO" w:date="2009-06-07T19:21:00Z">
                <w:rPr>
                  <w:rFonts w:ascii="Times New Roman" w:hAnsi="Times New Roman"/>
                  <w:bCs/>
                  <w:color w:val="FF0000"/>
                </w:rPr>
              </w:rPrChange>
            </w:rPr>
            <w:delText>é</w:delText>
          </w:r>
        </w:del>
      </w:ins>
      <w:ins w:id="2650" w:author="MARCELO" w:date="2009-05-31T17:41:00Z">
        <w:r w:rsidR="00E651CE" w:rsidRPr="003C4A47">
          <w:rPr>
            <w:rFonts w:ascii="Times New Roman" w:hAnsi="Times New Roman"/>
            <w:rPrChange w:id="2651" w:author="MARCELO" w:date="2009-06-07T19:21:00Z">
              <w:rPr>
                <w:rFonts w:ascii="Times New Roman" w:hAnsi="Times New Roman"/>
                <w:color w:val="FF0000"/>
              </w:rPr>
            </w:rPrChange>
          </w:rPr>
          <w:t xml:space="preserve"> é</w:t>
        </w:r>
      </w:ins>
      <w:ins w:id="2652" w:author="MARCELO PEREIRA" w:date="2009-05-28T15:40:00Z">
        <w:r w:rsidRPr="003C4A47">
          <w:rPr>
            <w:rFonts w:ascii="Times New Roman" w:hAnsi="Times New Roman"/>
            <w:bCs/>
            <w:rPrChange w:id="2653" w:author="MARCELO" w:date="2009-06-07T19:21:00Z">
              <w:rPr>
                <w:rFonts w:ascii="Times New Roman" w:hAnsi="Times New Roman"/>
                <w:bCs/>
                <w:color w:val="FF0000"/>
              </w:rPr>
            </w:rPrChange>
          </w:rPr>
          <w:t xml:space="preserve"> um</w:t>
        </w:r>
      </w:ins>
      <w:ins w:id="2654" w:author="MARCELO" w:date="2009-05-31T17:41:00Z">
        <w:r w:rsidR="00E651CE" w:rsidRPr="003C4A47">
          <w:rPr>
            <w:rFonts w:ascii="Times New Roman" w:hAnsi="Times New Roman"/>
            <w:bCs/>
            <w:rPrChange w:id="2655" w:author="MARCELO" w:date="2009-06-07T19:21:00Z">
              <w:rPr>
                <w:rFonts w:ascii="Times New Roman" w:hAnsi="Times New Roman"/>
                <w:bCs/>
                <w:color w:val="FF0000"/>
              </w:rPr>
            </w:rPrChange>
          </w:rPr>
          <w:t xml:space="preserve">a ferramenta </w:t>
        </w:r>
      </w:ins>
      <w:ins w:id="2656" w:author="MARCELO PEREIRA" w:date="2009-05-28T15:40:00Z">
        <w:del w:id="2657" w:author="MARCELO" w:date="2009-05-31T17:41:00Z">
          <w:r w:rsidRPr="003C4A47" w:rsidDel="00E651CE">
            <w:rPr>
              <w:rFonts w:ascii="Times New Roman" w:hAnsi="Times New Roman"/>
              <w:bCs/>
              <w:rPrChange w:id="2658" w:author="MARCELO" w:date="2009-06-07T19:21:00Z">
                <w:rPr>
                  <w:rFonts w:ascii="Times New Roman" w:hAnsi="Times New Roman"/>
                  <w:bCs/>
                  <w:color w:val="FF0000"/>
                </w:rPr>
              </w:rPrChange>
            </w:rPr>
            <w:delText xml:space="preserve"> projeto </w:delText>
          </w:r>
        </w:del>
        <w:r w:rsidRPr="003C4A47">
          <w:rPr>
            <w:rFonts w:ascii="Times New Roman" w:hAnsi="Times New Roman"/>
            <w:bCs/>
            <w:rPrChange w:id="2659" w:author="MARCELO" w:date="2009-06-07T19:21:00Z">
              <w:rPr>
                <w:rFonts w:ascii="Times New Roman" w:hAnsi="Times New Roman"/>
                <w:bCs/>
                <w:color w:val="FF0000"/>
              </w:rPr>
            </w:rPrChange>
          </w:rPr>
          <w:t>de código aberto e em fase de construção, que provê a geração automática de documentação para código PL/SQL no padrão Javadoc [34]. A ferramenta não possui um aplicativo de interface gráfica, consequentemente suas funcionalidades são acessadas via linha de comando, e todas as tarefas de documentação são configuradas manualmente pelo usuário todas as vezes que a ferramenta é invocada. O PLDOC, até o momento de escrita deste documento, possu</w:t>
        </w:r>
        <w:del w:id="2660" w:author="MARCELO" w:date="2009-06-07T19:09:00Z">
          <w:r w:rsidRPr="003C4A47" w:rsidDel="002647D5">
            <w:rPr>
              <w:rFonts w:ascii="Times New Roman" w:hAnsi="Times New Roman"/>
              <w:bCs/>
              <w:rPrChange w:id="2661" w:author="MARCELO" w:date="2009-06-07T19:21:00Z">
                <w:rPr>
                  <w:rFonts w:ascii="Times New Roman" w:hAnsi="Times New Roman"/>
                  <w:bCs/>
                  <w:color w:val="FF0000"/>
                </w:rPr>
              </w:rPrChange>
            </w:rPr>
            <w:delText>ía</w:delText>
          </w:r>
        </w:del>
      </w:ins>
      <w:ins w:id="2662" w:author="MARCELO" w:date="2009-06-07T19:09:00Z">
        <w:r w:rsidR="002647D5" w:rsidRPr="003C4A47">
          <w:rPr>
            <w:rFonts w:ascii="Times New Roman" w:hAnsi="Times New Roman"/>
            <w:bCs/>
            <w:rPrChange w:id="2663" w:author="MARCELO" w:date="2009-06-07T19:21:00Z">
              <w:rPr>
                <w:rFonts w:ascii="Times New Roman" w:hAnsi="Times New Roman"/>
                <w:bCs/>
                <w:color w:val="FF0000"/>
              </w:rPr>
            </w:rPrChange>
          </w:rPr>
          <w:t>i</w:t>
        </w:r>
      </w:ins>
      <w:ins w:id="2664" w:author="MARCELO PEREIRA" w:date="2009-05-28T15:40:00Z">
        <w:r w:rsidRPr="003C4A47">
          <w:rPr>
            <w:rFonts w:ascii="Times New Roman" w:hAnsi="Times New Roman"/>
            <w:bCs/>
            <w:rPrChange w:id="2665" w:author="MARCELO" w:date="2009-06-07T19:21:00Z">
              <w:rPr>
                <w:rFonts w:ascii="Times New Roman" w:hAnsi="Times New Roman"/>
                <w:bCs/>
                <w:color w:val="FF0000"/>
              </w:rPr>
            </w:rPrChange>
          </w:rPr>
          <w:t xml:space="preserve"> apenas a funcionalidade de documentação para pacotes, enquanto suas demais funcionalidades est</w:t>
        </w:r>
        <w:del w:id="2666" w:author="MARCELO" w:date="2009-06-07T19:09:00Z">
          <w:r w:rsidRPr="003C4A47" w:rsidDel="002647D5">
            <w:rPr>
              <w:rFonts w:ascii="Times New Roman" w:hAnsi="Times New Roman"/>
              <w:bCs/>
              <w:rPrChange w:id="2667" w:author="MARCELO" w:date="2009-06-07T19:21:00Z">
                <w:rPr>
                  <w:rFonts w:ascii="Times New Roman" w:hAnsi="Times New Roman"/>
                  <w:bCs/>
                  <w:color w:val="FF0000"/>
                </w:rPr>
              </w:rPrChange>
            </w:rPr>
            <w:delText>avam</w:delText>
          </w:r>
        </w:del>
      </w:ins>
      <w:ins w:id="2668" w:author="MARCELO" w:date="2009-06-07T19:09:00Z">
        <w:r w:rsidR="002647D5" w:rsidRPr="003C4A47">
          <w:rPr>
            <w:rFonts w:ascii="Times New Roman" w:hAnsi="Times New Roman"/>
            <w:bCs/>
            <w:rPrChange w:id="2669" w:author="MARCELO" w:date="2009-06-07T19:21:00Z">
              <w:rPr>
                <w:rFonts w:ascii="Times New Roman" w:hAnsi="Times New Roman"/>
                <w:bCs/>
                <w:color w:val="FF0000"/>
              </w:rPr>
            </w:rPrChange>
          </w:rPr>
          <w:t>ão</w:t>
        </w:r>
      </w:ins>
      <w:ins w:id="2670" w:author="MARCELO PEREIRA" w:date="2009-05-28T15:40:00Z">
        <w:r w:rsidRPr="003C4A47">
          <w:rPr>
            <w:rFonts w:ascii="Times New Roman" w:hAnsi="Times New Roman"/>
            <w:bCs/>
            <w:rPrChange w:id="2671" w:author="MARCELO" w:date="2009-06-07T19:21:00Z">
              <w:rPr>
                <w:rFonts w:ascii="Times New Roman" w:hAnsi="Times New Roman"/>
                <w:bCs/>
                <w:color w:val="FF0000"/>
              </w:rPr>
            </w:rPrChange>
          </w:rPr>
          <w:t xml:space="preserve"> </w:t>
        </w:r>
      </w:ins>
      <w:ins w:id="2672" w:author="MARCELO" w:date="2009-06-07T19:09:00Z">
        <w:r w:rsidR="002647D5" w:rsidRPr="003C4A47">
          <w:rPr>
            <w:rFonts w:ascii="Times New Roman" w:hAnsi="Times New Roman"/>
            <w:bCs/>
            <w:rPrChange w:id="2673" w:author="MARCELO" w:date="2009-06-07T19:21:00Z">
              <w:rPr>
                <w:rFonts w:ascii="Times New Roman" w:hAnsi="Times New Roman"/>
                <w:bCs/>
                <w:color w:val="FF0000"/>
              </w:rPr>
            </w:rPrChange>
          </w:rPr>
          <w:t xml:space="preserve">ainda </w:t>
        </w:r>
      </w:ins>
      <w:ins w:id="2674" w:author="MARCELO PEREIRA" w:date="2009-05-28T15:40:00Z">
        <w:r w:rsidRPr="003C4A47">
          <w:rPr>
            <w:rFonts w:ascii="Times New Roman" w:hAnsi="Times New Roman"/>
            <w:bCs/>
            <w:rPrChange w:id="2675" w:author="MARCELO" w:date="2009-06-07T19:21:00Z">
              <w:rPr>
                <w:rFonts w:ascii="Times New Roman" w:hAnsi="Times New Roman"/>
                <w:bCs/>
                <w:color w:val="FF0000"/>
              </w:rPr>
            </w:rPrChange>
          </w:rPr>
          <w:t xml:space="preserve">em fase desenvolvimento. Uma vantagem desta ferramenta é a portabilidade. O PLDOC foi desenvolvido em Java, portanto pode ser executado em qualquer plataforma que possua uma máquina virtual Java instalada. Sua principal desvantagem é </w:t>
        </w:r>
        <w:del w:id="2676" w:author="MARCELO" w:date="2009-06-07T19:11:00Z">
          <w:r w:rsidRPr="003C4A47" w:rsidDel="002647D5">
            <w:rPr>
              <w:rFonts w:ascii="Times New Roman" w:hAnsi="Times New Roman"/>
              <w:bCs/>
              <w:rPrChange w:id="2677" w:author="MARCELO" w:date="2009-06-07T19:21:00Z">
                <w:rPr>
                  <w:rFonts w:ascii="Times New Roman" w:hAnsi="Times New Roman"/>
                  <w:bCs/>
                  <w:color w:val="FF0000"/>
                </w:rPr>
              </w:rPrChange>
            </w:rPr>
            <w:delText>sua limitação</w:delText>
          </w:r>
        </w:del>
      </w:ins>
      <w:ins w:id="2678" w:author="MARCELO" w:date="2009-06-07T19:11:00Z">
        <w:r w:rsidR="002647D5" w:rsidRPr="003C4A47">
          <w:rPr>
            <w:rFonts w:ascii="Times New Roman" w:hAnsi="Times New Roman"/>
            <w:bCs/>
            <w:rPrChange w:id="2679" w:author="MARCELO" w:date="2009-06-07T19:21:00Z">
              <w:rPr>
                <w:rFonts w:ascii="Times New Roman" w:hAnsi="Times New Roman"/>
                <w:bCs/>
                <w:color w:val="FF0000"/>
              </w:rPr>
            </w:rPrChange>
          </w:rPr>
          <w:t>não prover funcionalidades</w:t>
        </w:r>
      </w:ins>
      <w:ins w:id="2680" w:author="MARCELO" w:date="2009-06-07T19:12:00Z">
        <w:r w:rsidR="002647D5" w:rsidRPr="003C4A47">
          <w:rPr>
            <w:rFonts w:ascii="Times New Roman" w:hAnsi="Times New Roman"/>
            <w:bCs/>
            <w:rPrChange w:id="2681" w:author="MARCELO" w:date="2009-06-07T19:21:00Z">
              <w:rPr>
                <w:rFonts w:ascii="Times New Roman" w:hAnsi="Times New Roman"/>
                <w:bCs/>
                <w:color w:val="FF0000"/>
              </w:rPr>
            </w:rPrChange>
          </w:rPr>
          <w:t xml:space="preserve"> para os outros módulos da etapa de pós-codificação, como</w:t>
        </w:r>
      </w:ins>
      <w:ins w:id="2682" w:author="MARCELO PEREIRA" w:date="2009-05-28T15:40:00Z">
        <w:del w:id="2683" w:author="MARCELO" w:date="2009-06-07T19:12:00Z">
          <w:r w:rsidRPr="003C4A47" w:rsidDel="002647D5">
            <w:rPr>
              <w:rFonts w:ascii="Times New Roman" w:hAnsi="Times New Roman"/>
              <w:bCs/>
              <w:rPrChange w:id="2684" w:author="MARCELO" w:date="2009-06-07T19:21:00Z">
                <w:rPr>
                  <w:rFonts w:ascii="Times New Roman" w:hAnsi="Times New Roman"/>
                  <w:bCs/>
                  <w:color w:val="FF0000"/>
                </w:rPr>
              </w:rPrChange>
            </w:rPr>
            <w:delText xml:space="preserve"> à atividade de documentação, não provendo funcionalidades para os módulos de</w:delText>
          </w:r>
        </w:del>
        <w:r w:rsidRPr="003C4A47">
          <w:rPr>
            <w:rFonts w:ascii="Times New Roman" w:hAnsi="Times New Roman"/>
            <w:bCs/>
            <w:rPrChange w:id="2685" w:author="MARCELO" w:date="2009-06-07T19:21:00Z">
              <w:rPr>
                <w:rFonts w:ascii="Times New Roman" w:hAnsi="Times New Roman"/>
                <w:bCs/>
                <w:color w:val="FF0000"/>
              </w:rPr>
            </w:rPrChange>
          </w:rPr>
          <w:t xml:space="preserve"> análise, teste e refatoramento.</w:t>
        </w:r>
      </w:ins>
    </w:p>
    <w:p w:rsidR="00FB039E" w:rsidRPr="003C4A47" w:rsidRDefault="00FB039E" w:rsidP="00EB36D3">
      <w:pPr>
        <w:spacing w:line="360" w:lineRule="auto"/>
        <w:jc w:val="both"/>
        <w:rPr>
          <w:ins w:id="2686" w:author="MARCELO PEREIRA" w:date="2009-05-28T16:51:00Z"/>
          <w:rFonts w:ascii="Times New Roman" w:hAnsi="Times New Roman"/>
          <w:rPrChange w:id="2687" w:author="MARCELO" w:date="2009-06-07T19:21:00Z">
            <w:rPr>
              <w:ins w:id="2688" w:author="MARCELO PEREIRA" w:date="2009-05-28T16:51:00Z"/>
              <w:rFonts w:ascii="Times New Roman" w:hAnsi="Times New Roman"/>
              <w:color w:val="FF0000"/>
            </w:rPr>
          </w:rPrChange>
        </w:rPr>
        <w:pPrChange w:id="2689" w:author="MARCELO" w:date="2009-06-07T15:32:00Z">
          <w:pPr>
            <w:pBdr>
              <w:bottom w:val="single" w:sz="4" w:space="1" w:color="000000"/>
            </w:pBdr>
            <w:spacing w:line="360" w:lineRule="auto"/>
            <w:jc w:val="both"/>
          </w:pPr>
        </w:pPrChange>
      </w:pPr>
      <w:ins w:id="2690" w:author="MARCELO PEREIRA" w:date="2009-05-28T15:40:00Z">
        <w:r w:rsidRPr="003C4A47">
          <w:rPr>
            <w:rFonts w:ascii="Times New Roman" w:hAnsi="Times New Roman"/>
            <w:bCs/>
            <w:rPrChange w:id="2691" w:author="MARCELO" w:date="2009-06-07T19:21:00Z">
              <w:rPr>
                <w:rFonts w:ascii="Times New Roman" w:hAnsi="Times New Roman"/>
                <w:bCs/>
                <w:color w:val="FF0000"/>
              </w:rPr>
            </w:rPrChange>
          </w:rPr>
          <w:tab/>
        </w:r>
        <w:del w:id="2692" w:author="MARCELO" w:date="2009-06-07T19:12:00Z">
          <w:r w:rsidRPr="003C4A47" w:rsidDel="002647D5">
            <w:rPr>
              <w:rFonts w:ascii="Times New Roman" w:hAnsi="Times New Roman"/>
              <w:bCs/>
              <w:rPrChange w:id="2693" w:author="MARCELO" w:date="2009-06-07T19:21:00Z">
                <w:rPr>
                  <w:rFonts w:ascii="Times New Roman" w:hAnsi="Times New Roman"/>
                  <w:bCs/>
                  <w:color w:val="FF0000"/>
                </w:rPr>
              </w:rPrChange>
            </w:rPr>
            <w:delText>O u</w:delText>
          </w:r>
        </w:del>
      </w:ins>
      <w:ins w:id="2694" w:author="MARCELO" w:date="2009-06-07T19:12:00Z">
        <w:r w:rsidR="002647D5" w:rsidRPr="003C4A47">
          <w:rPr>
            <w:rFonts w:ascii="Times New Roman" w:hAnsi="Times New Roman"/>
            <w:bCs/>
            <w:rPrChange w:id="2695" w:author="MARCELO" w:date="2009-06-07T19:21:00Z">
              <w:rPr>
                <w:rFonts w:ascii="Times New Roman" w:hAnsi="Times New Roman"/>
                <w:bCs/>
                <w:color w:val="FF0000"/>
              </w:rPr>
            </w:rPrChange>
          </w:rPr>
          <w:t>U</w:t>
        </w:r>
      </w:ins>
      <w:ins w:id="2696" w:author="MARCELO PEREIRA" w:date="2009-05-28T15:40:00Z">
        <w:r w:rsidRPr="003C4A47">
          <w:rPr>
            <w:rFonts w:ascii="Times New Roman" w:hAnsi="Times New Roman"/>
            <w:bCs/>
            <w:rPrChange w:id="2697" w:author="MARCELO" w:date="2009-06-07T19:21:00Z">
              <w:rPr>
                <w:rFonts w:ascii="Times New Roman" w:hAnsi="Times New Roman"/>
                <w:bCs/>
                <w:color w:val="FF0000"/>
              </w:rPr>
            </w:rPrChange>
          </w:rPr>
          <w:t xml:space="preserve">tPLSQL [2] é um </w:t>
        </w:r>
        <w:r w:rsidRPr="003C4A47">
          <w:rPr>
            <w:rFonts w:ascii="Times New Roman" w:hAnsi="Times New Roman"/>
            <w:bCs/>
            <w:i/>
            <w:iCs/>
            <w:rPrChange w:id="2698" w:author="MARCELO" w:date="2009-06-07T19:21:00Z">
              <w:rPr>
                <w:rFonts w:ascii="Times New Roman" w:hAnsi="Times New Roman"/>
                <w:bCs/>
                <w:i/>
                <w:iCs/>
                <w:color w:val="FF0000"/>
              </w:rPr>
            </w:rPrChange>
          </w:rPr>
          <w:t>framework</w:t>
        </w:r>
        <w:r w:rsidRPr="003C4A47">
          <w:rPr>
            <w:rFonts w:ascii="Times New Roman" w:hAnsi="Times New Roman"/>
            <w:bCs/>
            <w:rPrChange w:id="2699" w:author="MARCELO" w:date="2009-06-07T19:21:00Z">
              <w:rPr>
                <w:rFonts w:ascii="Times New Roman" w:hAnsi="Times New Roman"/>
                <w:bCs/>
                <w:color w:val="FF0000"/>
              </w:rPr>
            </w:rPrChange>
          </w:rPr>
          <w:t xml:space="preserve"> de testes unitários para desenvolvedores da linguagem PL/SQL. Desenvolvida por </w:t>
        </w:r>
      </w:ins>
      <w:ins w:id="2700" w:author="MARCELO PEREIRA" w:date="2009-05-28T16:47:00Z">
        <w:r w:rsidRPr="003C4A47">
          <w:rPr>
            <w:rFonts w:ascii="Times New Roman" w:hAnsi="Times New Roman"/>
            <w:bCs/>
            <w:rPrChange w:id="2701" w:author="MARCELO" w:date="2009-06-07T19:21:00Z">
              <w:rPr>
                <w:rFonts w:ascii="Times New Roman" w:hAnsi="Times New Roman"/>
                <w:bCs/>
                <w:color w:val="FF0000"/>
              </w:rPr>
            </w:rPrChange>
          </w:rPr>
          <w:t xml:space="preserve">Steven Feuerstein, a ferramenta é </w:t>
        </w:r>
      </w:ins>
      <w:ins w:id="2702" w:author="MARCELO PEREIRA" w:date="2009-05-28T16:48:00Z">
        <w:r w:rsidRPr="003C4A47">
          <w:rPr>
            <w:rFonts w:ascii="Times New Roman" w:hAnsi="Times New Roman"/>
            <w:bCs/>
            <w:rPrChange w:id="2703" w:author="MARCELO" w:date="2009-06-07T19:21:00Z">
              <w:rPr>
                <w:rFonts w:ascii="Times New Roman" w:hAnsi="Times New Roman"/>
                <w:bCs/>
                <w:color w:val="FF0000"/>
              </w:rPr>
            </w:rPrChange>
          </w:rPr>
          <w:t xml:space="preserve">capaz de realizar testes automáticos de pacotes, funções e procedimentos de uma aplicação de banco de dados. </w:t>
        </w:r>
      </w:ins>
      <w:ins w:id="2704" w:author="MARCELO PEREIRA" w:date="2009-05-28T16:50:00Z">
        <w:r w:rsidRPr="003C4A47">
          <w:rPr>
            <w:rFonts w:ascii="Times New Roman" w:hAnsi="Times New Roman"/>
            <w:bCs/>
            <w:rPrChange w:id="2705" w:author="MARCELO" w:date="2009-06-07T19:21:00Z">
              <w:rPr>
                <w:rFonts w:ascii="Times New Roman" w:hAnsi="Times New Roman"/>
                <w:bCs/>
                <w:color w:val="FF0000"/>
              </w:rPr>
            </w:rPrChange>
          </w:rPr>
          <w:t>O</w:t>
        </w:r>
      </w:ins>
      <w:ins w:id="2706" w:author="MARCELO PEREIRA" w:date="2009-05-28T16:49:00Z">
        <w:r w:rsidRPr="003C4A47">
          <w:rPr>
            <w:rFonts w:ascii="Times New Roman" w:hAnsi="Times New Roman"/>
            <w:bCs/>
            <w:rPrChange w:id="2707" w:author="MARCELO" w:date="2009-06-07T19:21:00Z">
              <w:rPr>
                <w:rFonts w:ascii="Times New Roman" w:hAnsi="Times New Roman"/>
                <w:bCs/>
                <w:color w:val="FF0000"/>
              </w:rPr>
            </w:rPrChange>
          </w:rPr>
          <w:t xml:space="preserve"> utPLSQL [2] é </w:t>
        </w:r>
      </w:ins>
      <w:ins w:id="2708" w:author="MARCELO PEREIRA" w:date="2009-05-28T16:50:00Z">
        <w:r w:rsidRPr="003C4A47">
          <w:rPr>
            <w:rFonts w:ascii="Times New Roman" w:hAnsi="Times New Roman"/>
            <w:bCs/>
            <w:rPrChange w:id="2709" w:author="MARCELO" w:date="2009-06-07T19:21:00Z">
              <w:rPr>
                <w:rFonts w:ascii="Times New Roman" w:hAnsi="Times New Roman"/>
                <w:bCs/>
                <w:color w:val="FF0000"/>
              </w:rPr>
            </w:rPrChange>
          </w:rPr>
          <w:t xml:space="preserve">independente de plataforma </w:t>
        </w:r>
      </w:ins>
      <w:ins w:id="2710" w:author="MARCELO PEREIRA" w:date="2009-05-28T16:51:00Z">
        <w:r w:rsidRPr="003C4A47">
          <w:rPr>
            <w:rFonts w:ascii="Times New Roman" w:hAnsi="Times New Roman"/>
            <w:bCs/>
            <w:rPrChange w:id="2711" w:author="MARCELO" w:date="2009-06-07T19:21:00Z">
              <w:rPr>
                <w:rFonts w:ascii="Times New Roman" w:hAnsi="Times New Roman"/>
                <w:bCs/>
                <w:color w:val="FF0000"/>
              </w:rPr>
            </w:rPrChange>
          </w:rPr>
          <w:t xml:space="preserve">e é instalado através de </w:t>
        </w:r>
        <w:r w:rsidRPr="003C4A47">
          <w:rPr>
            <w:rFonts w:ascii="Times New Roman" w:hAnsi="Times New Roman"/>
            <w:bCs/>
            <w:i/>
            <w:iCs/>
            <w:rPrChange w:id="2712" w:author="MARCELO" w:date="2009-06-07T19:21:00Z">
              <w:rPr>
                <w:rFonts w:ascii="Times New Roman" w:hAnsi="Times New Roman"/>
                <w:bCs/>
                <w:i/>
                <w:iCs/>
                <w:color w:val="FF0000"/>
              </w:rPr>
            </w:rPrChange>
          </w:rPr>
          <w:t>scripts</w:t>
        </w:r>
        <w:r w:rsidRPr="003C4A47">
          <w:rPr>
            <w:rFonts w:ascii="Times New Roman" w:hAnsi="Times New Roman"/>
            <w:bCs/>
            <w:rPrChange w:id="2713" w:author="MARCELO" w:date="2009-06-07T19:21:00Z">
              <w:rPr>
                <w:rFonts w:ascii="Times New Roman" w:hAnsi="Times New Roman"/>
                <w:bCs/>
                <w:color w:val="FF0000"/>
              </w:rPr>
            </w:rPrChange>
          </w:rPr>
          <w:t xml:space="preserve"> SQL que precisam ser configurados manualmente pelo usuário. </w:t>
        </w:r>
        <w:r w:rsidRPr="003C4A47">
          <w:rPr>
            <w:rFonts w:ascii="Times New Roman" w:hAnsi="Times New Roman"/>
            <w:rPrChange w:id="2714" w:author="MARCELO" w:date="2009-06-07T19:21:00Z">
              <w:rPr>
                <w:rFonts w:ascii="Times New Roman" w:hAnsi="Times New Roman"/>
                <w:color w:val="FF0000"/>
              </w:rPr>
            </w:rPrChange>
          </w:rPr>
          <w:t>Os casos de teste são criados definindo-se pacotes especiais para testes e então, codificando as verificações de teste nas funções deste pacote.</w:t>
        </w:r>
      </w:ins>
    </w:p>
    <w:p w:rsidR="00FB039E" w:rsidRPr="003C4A47" w:rsidDel="002647D5" w:rsidRDefault="00FB039E" w:rsidP="00EB36D3">
      <w:pPr>
        <w:spacing w:line="360" w:lineRule="auto"/>
        <w:jc w:val="both"/>
        <w:rPr>
          <w:ins w:id="2715" w:author="MARCELO PEREIRA" w:date="2009-05-28T15:40:00Z"/>
          <w:del w:id="2716" w:author="MARCELO" w:date="2009-06-07T19:13:00Z"/>
        </w:rPr>
        <w:pPrChange w:id="2717" w:author="MARCELO" w:date="2009-06-07T15:32:00Z">
          <w:pPr>
            <w:pBdr>
              <w:bottom w:val="single" w:sz="4" w:space="1" w:color="000000"/>
            </w:pBdr>
            <w:spacing w:line="360" w:lineRule="auto"/>
            <w:jc w:val="both"/>
          </w:pPr>
        </w:pPrChange>
      </w:pPr>
      <w:ins w:id="2718" w:author="MARCELO PEREIRA" w:date="2009-05-28T16:51:00Z">
        <w:r w:rsidRPr="003C4A47">
          <w:rPr>
            <w:rFonts w:ascii="Times New Roman" w:hAnsi="Times New Roman"/>
            <w:bCs/>
            <w:rPrChange w:id="2719" w:author="MARCELO" w:date="2009-06-07T19:21:00Z">
              <w:rPr>
                <w:rFonts w:ascii="Times New Roman" w:hAnsi="Times New Roman"/>
                <w:bCs/>
                <w:color w:val="FF0000"/>
              </w:rPr>
            </w:rPrChange>
          </w:rPr>
          <w:tab/>
          <w:t xml:space="preserve">As principais dificuldades do utPLSQL </w:t>
        </w:r>
      </w:ins>
      <w:ins w:id="2720" w:author="MARCELO PEREIRA" w:date="2009-05-28T16:57:00Z">
        <w:r w:rsidRPr="003C4A47">
          <w:rPr>
            <w:rFonts w:ascii="Times New Roman" w:hAnsi="Times New Roman"/>
            <w:bCs/>
            <w:rPrChange w:id="2721" w:author="MARCELO" w:date="2009-06-07T19:21:00Z">
              <w:rPr>
                <w:rFonts w:ascii="Times New Roman" w:hAnsi="Times New Roman"/>
                <w:bCs/>
                <w:color w:val="FF0000"/>
              </w:rPr>
            </w:rPrChange>
          </w:rPr>
          <w:t>são:</w:t>
        </w:r>
      </w:ins>
      <w:ins w:id="2722" w:author="MARCELO PEREIRA" w:date="2009-05-28T16:52:00Z">
        <w:r w:rsidRPr="003C4A47">
          <w:rPr>
            <w:rFonts w:ascii="Times New Roman" w:hAnsi="Times New Roman"/>
            <w:bCs/>
            <w:rPrChange w:id="2723" w:author="MARCELO" w:date="2009-06-07T19:21:00Z">
              <w:rPr>
                <w:rFonts w:ascii="Times New Roman" w:hAnsi="Times New Roman"/>
                <w:bCs/>
                <w:color w:val="FF0000"/>
              </w:rPr>
            </w:rPrChange>
          </w:rPr>
          <w:t xml:space="preserve"> sua instalação, pois são necessários privilégios de acesso ao banco de dados, juntamente com a definição de uma conta de usuário e</w:t>
        </w:r>
      </w:ins>
      <w:ins w:id="2724" w:author="MARCELO PEREIRA" w:date="2009-05-28T16:53:00Z">
        <w:r w:rsidRPr="003C4A47">
          <w:rPr>
            <w:rFonts w:ascii="Times New Roman" w:hAnsi="Times New Roman"/>
            <w:bCs/>
            <w:rPrChange w:id="2725" w:author="MARCELO" w:date="2009-06-07T19:21:00Z">
              <w:rPr>
                <w:rFonts w:ascii="Times New Roman" w:hAnsi="Times New Roman"/>
                <w:bCs/>
                <w:color w:val="FF0000"/>
              </w:rPr>
            </w:rPrChange>
          </w:rPr>
          <w:t xml:space="preserve">xclusiva para a execução do </w:t>
        </w:r>
        <w:r w:rsidRPr="003C4A47">
          <w:rPr>
            <w:rFonts w:ascii="Times New Roman" w:hAnsi="Times New Roman"/>
            <w:bCs/>
            <w:i/>
            <w:iCs/>
            <w:rPrChange w:id="2726" w:author="MARCELO" w:date="2009-06-07T19:21:00Z">
              <w:rPr>
                <w:rFonts w:ascii="Times New Roman" w:hAnsi="Times New Roman"/>
                <w:bCs/>
                <w:i/>
                <w:iCs/>
                <w:color w:val="FF0000"/>
              </w:rPr>
            </w:rPrChange>
          </w:rPr>
          <w:t>framework</w:t>
        </w:r>
      </w:ins>
      <w:ins w:id="2727" w:author="MARCELO PEREIRA" w:date="2009-05-28T16:57:00Z">
        <w:r w:rsidRPr="003C4A47">
          <w:rPr>
            <w:rFonts w:ascii="Times New Roman" w:hAnsi="Times New Roman"/>
            <w:bCs/>
            <w:rPrChange w:id="2728" w:author="MARCELO" w:date="2009-06-07T19:21:00Z">
              <w:rPr>
                <w:rFonts w:ascii="Times New Roman" w:hAnsi="Times New Roman"/>
                <w:bCs/>
                <w:color w:val="FF0000"/>
              </w:rPr>
            </w:rPrChange>
          </w:rPr>
          <w:t xml:space="preserve">; e a falta de interface gráfica para utilização da </w:t>
        </w:r>
      </w:ins>
      <w:ins w:id="2729" w:author="MARCELO PEREIRA" w:date="2009-05-28T16:58:00Z">
        <w:r w:rsidRPr="003C4A47">
          <w:rPr>
            <w:rFonts w:ascii="Times New Roman" w:hAnsi="Times New Roman"/>
            <w:bCs/>
            <w:rPrChange w:id="2730" w:author="MARCELO" w:date="2009-06-07T19:21:00Z">
              <w:rPr>
                <w:rFonts w:ascii="Times New Roman" w:hAnsi="Times New Roman"/>
                <w:bCs/>
                <w:color w:val="FF0000"/>
              </w:rPr>
            </w:rPrChange>
          </w:rPr>
          <w:t>ferramenta.</w:t>
        </w:r>
      </w:ins>
    </w:p>
    <w:p w:rsidR="0059679E" w:rsidRDefault="0059679E" w:rsidP="00EB36D3">
      <w:pPr>
        <w:spacing w:line="360" w:lineRule="auto"/>
        <w:jc w:val="both"/>
        <w:rPr>
          <w:ins w:id="2731" w:author="MARCELO" w:date="2009-05-31T17:33:00Z"/>
          <w:rFonts w:ascii="Times New Roman" w:hAnsi="Times New Roman"/>
          <w:b/>
          <w:bCs/>
          <w:color w:val="FF0000"/>
        </w:rPr>
        <w:pPrChange w:id="2732" w:author="MARCELO" w:date="2009-06-07T15:32:00Z">
          <w:pPr>
            <w:pBdr>
              <w:bottom w:val="single" w:sz="4" w:space="1" w:color="000000"/>
            </w:pBdr>
            <w:spacing w:line="360" w:lineRule="auto"/>
            <w:jc w:val="both"/>
          </w:pPr>
        </w:pPrChange>
      </w:pPr>
    </w:p>
    <w:p w:rsidR="0059679E" w:rsidRDefault="0059679E" w:rsidP="00EB36D3">
      <w:pPr>
        <w:spacing w:line="360" w:lineRule="auto"/>
        <w:jc w:val="both"/>
        <w:rPr>
          <w:ins w:id="2733" w:author="MARCELO" w:date="2009-05-31T17:33:00Z"/>
          <w:rFonts w:ascii="Times New Roman" w:hAnsi="Times New Roman"/>
          <w:b/>
          <w:bCs/>
          <w:color w:val="FF0000"/>
        </w:rPr>
        <w:pPrChange w:id="273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735" w:author="MARCELO PEREIRA" w:date="2009-05-28T15:40:00Z"/>
          <w:del w:id="2736" w:author="MARCELO PEREIRA" w:date="2009-05-28T15:49:00Z"/>
          <w:rFonts w:ascii="Times New Roman" w:hAnsi="Times New Roman"/>
          <w:b/>
          <w:bCs/>
          <w:color w:val="FF0000"/>
        </w:rPr>
        <w:pPrChange w:id="2737" w:author="MARCELO" w:date="2009-06-07T15:32:00Z">
          <w:pPr>
            <w:pBdr>
              <w:bottom w:val="single" w:sz="4" w:space="1" w:color="000000"/>
            </w:pBdr>
            <w:spacing w:line="360" w:lineRule="auto"/>
            <w:jc w:val="both"/>
          </w:pPr>
        </w:pPrChange>
      </w:pPr>
      <w:ins w:id="2738" w:author="MARCELO PEREIRA" w:date="2009-05-28T15:40:00Z">
        <w:del w:id="2739" w:author="MARCELO PEREIRA" w:date="2009-05-28T15:49:00Z">
          <w:r>
            <w:rPr>
              <w:rFonts w:ascii="Times New Roman" w:hAnsi="Times New Roman"/>
              <w:b/>
              <w:bCs/>
              <w:color w:val="FF0000"/>
            </w:rPr>
            <w:tab/>
          </w:r>
        </w:del>
      </w:ins>
    </w:p>
    <w:p w:rsidR="00FB039E" w:rsidRDefault="00FB039E" w:rsidP="00EB36D3">
      <w:pPr>
        <w:spacing w:line="360" w:lineRule="auto"/>
        <w:jc w:val="both"/>
        <w:rPr>
          <w:del w:id="2740" w:author="MARCELO PEREIRA" w:date="2009-05-28T15:49:00Z"/>
        </w:rPr>
        <w:pPrChange w:id="274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74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74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2744" w:author="MARCELO" w:date="2009-06-07T15:32:00Z">
          <w:pPr>
            <w:pBdr>
              <w:bottom w:val="single" w:sz="4" w:space="1" w:color="000000"/>
            </w:pBdr>
            <w:spacing w:line="360" w:lineRule="auto"/>
            <w:jc w:val="both"/>
          </w:pPr>
        </w:pPrChange>
      </w:pPr>
      <w:del w:id="2745" w:author="MARCELO PEREIRA" w:date="2009-05-28T15:32:00Z">
        <w:r>
          <w:rPr>
            <w:rFonts w:ascii="Times New Roman" w:hAnsi="Times New Roman"/>
            <w:b/>
            <w:bCs/>
          </w:rPr>
          <w:tab/>
        </w:r>
      </w:del>
      <w:r>
        <w:rPr>
          <w:rFonts w:ascii="Times New Roman" w:hAnsi="Times New Roman"/>
          <w:b/>
          <w:bCs/>
          <w:sz w:val="32"/>
          <w:szCs w:val="32"/>
          <w:rPrChange w:id="2746" w:author="MARCELO PEREIRA" w:date="2009-05-28T14:32:00Z">
            <w:rPr>
              <w:rFonts w:ascii="Times New Roman" w:hAnsi="Times New Roman"/>
              <w:b/>
              <w:bCs/>
              <w:sz w:val="32"/>
              <w:szCs w:val="32"/>
            </w:rPr>
          </w:rPrChange>
        </w:rPr>
        <w:t>2.</w:t>
      </w:r>
      <w:del w:id="2747" w:author="MARCELO" w:date="2009-05-10T13:27:00Z">
        <w:r>
          <w:rPr>
            <w:rFonts w:ascii="Times New Roman" w:hAnsi="Times New Roman"/>
            <w:b/>
            <w:bCs/>
            <w:sz w:val="32"/>
          </w:rPr>
          <w:delText xml:space="preserve">8 </w:delText>
        </w:r>
      </w:del>
      <w:ins w:id="2748" w:author="MARCELO" w:date="2009-06-08T23:33:00Z">
        <w:r w:rsidR="004501E1">
          <w:rPr>
            <w:rFonts w:ascii="Times New Roman" w:hAnsi="Times New Roman"/>
            <w:b/>
            <w:bCs/>
            <w:sz w:val="32"/>
          </w:rPr>
          <w:t>6</w:t>
        </w:r>
      </w:ins>
      <w:ins w:id="2749" w:author="MARCELO" w:date="2009-05-10T13:27:00Z">
        <w:r>
          <w:rPr>
            <w:rFonts w:ascii="Times New Roman" w:hAnsi="Times New Roman"/>
            <w:b/>
            <w:bCs/>
            <w:sz w:val="32"/>
            <w:szCs w:val="32"/>
          </w:rPr>
          <w:t xml:space="preserve"> </w:t>
        </w:r>
      </w:ins>
      <w:r>
        <w:rPr>
          <w:rFonts w:ascii="Times New Roman" w:hAnsi="Times New Roman"/>
          <w:b/>
          <w:bCs/>
          <w:sz w:val="32"/>
          <w:szCs w:val="32"/>
          <w:rPrChange w:id="2750" w:author="MARCELO PEREIRA" w:date="2009-05-28T14:32:00Z">
            <w:rPr>
              <w:rFonts w:ascii="Times New Roman" w:hAnsi="Times New Roman"/>
              <w:b/>
              <w:bCs/>
              <w:sz w:val="32"/>
              <w:szCs w:val="32"/>
            </w:rPr>
          </w:rPrChange>
        </w:rPr>
        <w:t>Conclusão</w:t>
      </w:r>
    </w:p>
    <w:p w:rsidR="00FB039E" w:rsidRDefault="00FB039E" w:rsidP="00EB36D3">
      <w:pPr>
        <w:spacing w:line="360" w:lineRule="auto"/>
        <w:jc w:val="both"/>
        <w:rPr>
          <w:rFonts w:ascii="Times New Roman" w:hAnsi="Times New Roman"/>
          <w:b/>
          <w:bCs/>
        </w:rPr>
        <w:pPrChange w:id="2751" w:author="MARCELO" w:date="2009-06-07T15:32:00Z">
          <w:pPr>
            <w:pBdr>
              <w:bottom w:val="single" w:sz="4" w:space="1" w:color="000000"/>
            </w:pBdr>
            <w:spacing w:line="360" w:lineRule="auto"/>
            <w:jc w:val="both"/>
          </w:pPr>
        </w:pPrChange>
      </w:pPr>
    </w:p>
    <w:p w:rsidR="00326531" w:rsidRDefault="00FB039E" w:rsidP="00EB36D3">
      <w:pPr>
        <w:spacing w:line="360" w:lineRule="auto"/>
        <w:jc w:val="both"/>
        <w:rPr>
          <w:ins w:id="2752" w:author="MARCELO" w:date="2009-05-31T17:05:00Z"/>
          <w:rFonts w:ascii="Times New Roman" w:hAnsi="Times New Roman"/>
          <w:color w:val="000000"/>
        </w:rPr>
        <w:pPrChange w:id="2753" w:author="MARCELO" w:date="2009-06-07T15:32:00Z">
          <w:pPr>
            <w:pBdr>
              <w:bottom w:val="single" w:sz="4" w:space="1" w:color="000000"/>
            </w:pBdr>
            <w:spacing w:line="360" w:lineRule="auto"/>
            <w:jc w:val="both"/>
          </w:pPr>
        </w:pPrChange>
      </w:pPr>
      <w:ins w:id="2754" w:author="MARCELO" w:date="2009-05-10T13:33:00Z">
        <w:r>
          <w:rPr>
            <w:rFonts w:ascii="Times New Roman" w:hAnsi="Times New Roman"/>
            <w:b/>
            <w:bCs/>
          </w:rPr>
          <w:tab/>
        </w:r>
        <w:r>
          <w:rPr>
            <w:rFonts w:ascii="Times New Roman" w:hAnsi="Times New Roman"/>
            <w:color w:val="000000"/>
          </w:rPr>
          <w:t>Foi observado que os principais ambientes para desenvolvedores PL/SQL atendem</w:t>
        </w:r>
      </w:ins>
      <w:ins w:id="2755" w:author="MARCELO" w:date="2009-06-07T19:22:00Z">
        <w:r w:rsidR="00D9794B">
          <w:rPr>
            <w:rFonts w:ascii="Times New Roman" w:hAnsi="Times New Roman"/>
            <w:color w:val="000000"/>
          </w:rPr>
          <w:t xml:space="preserve"> apenas</w:t>
        </w:r>
      </w:ins>
      <w:ins w:id="2756" w:author="MARCELO" w:date="2009-05-10T13:33:00Z">
        <w:r>
          <w:rPr>
            <w:rFonts w:ascii="Times New Roman" w:hAnsi="Times New Roman"/>
            <w:color w:val="000000"/>
          </w:rPr>
          <w:t xml:space="preserve">, em sua maioria, </w:t>
        </w:r>
      </w:ins>
      <w:ins w:id="2757" w:author="MARCELO" w:date="2009-06-07T19:22:00Z">
        <w:r w:rsidR="00D9794B">
          <w:rPr>
            <w:rFonts w:ascii="Times New Roman" w:hAnsi="Times New Roman"/>
            <w:color w:val="000000"/>
          </w:rPr>
          <w:t>aos</w:t>
        </w:r>
      </w:ins>
      <w:ins w:id="2758" w:author="MARCELO" w:date="2009-05-10T13:33:00Z">
        <w:r>
          <w:rPr>
            <w:rFonts w:ascii="Times New Roman" w:hAnsi="Times New Roman"/>
            <w:color w:val="000000"/>
          </w:rPr>
          <w:t xml:space="preserve"> requisitos de codificação. </w:t>
        </w:r>
      </w:ins>
      <w:ins w:id="2759" w:author="MARCELO" w:date="2009-06-07T19:23:00Z">
        <w:r w:rsidR="00D9794B">
          <w:rPr>
            <w:rFonts w:ascii="Times New Roman" w:hAnsi="Times New Roman"/>
            <w:color w:val="000000"/>
          </w:rPr>
          <w:t>Foi constatado, porém, que algumas f</w:t>
        </w:r>
      </w:ins>
      <w:ins w:id="2760" w:author="MARCELO" w:date="2009-05-10T13:33:00Z">
        <w:r>
          <w:rPr>
            <w:rFonts w:ascii="Times New Roman" w:hAnsi="Times New Roman"/>
            <w:color w:val="000000"/>
          </w:rPr>
          <w:t xml:space="preserve">uncionalidades </w:t>
        </w:r>
      </w:ins>
      <w:ins w:id="2761" w:author="MARCELO PEREIRA" w:date="2009-05-28T14:32:00Z">
        <w:r>
          <w:rPr>
            <w:rFonts w:ascii="Times New Roman" w:hAnsi="Times New Roman"/>
            <w:color w:val="000000"/>
          </w:rPr>
          <w:t xml:space="preserve">relativas </w:t>
        </w:r>
        <w:del w:id="2762" w:author="MARCELO" w:date="2009-06-07T19:23:00Z">
          <w:r w:rsidDel="00D9794B">
            <w:rPr>
              <w:rFonts w:ascii="Times New Roman" w:hAnsi="Times New Roman"/>
              <w:color w:val="000000"/>
            </w:rPr>
            <w:delText>a</w:delText>
          </w:r>
        </w:del>
      </w:ins>
      <w:ins w:id="2763" w:author="MARCELO" w:date="2009-06-07T19:23:00Z">
        <w:r w:rsidR="00D9794B">
          <w:rPr>
            <w:rFonts w:ascii="Times New Roman" w:hAnsi="Times New Roman"/>
            <w:color w:val="000000"/>
          </w:rPr>
          <w:t>à</w:t>
        </w:r>
      </w:ins>
      <w:ins w:id="2764" w:author="MARCELO PEREIRA" w:date="2009-05-28T14:32:00Z">
        <w:r>
          <w:rPr>
            <w:rFonts w:ascii="Times New Roman" w:hAnsi="Times New Roman"/>
            <w:color w:val="000000"/>
          </w:rPr>
          <w:t xml:space="preserve"> etapa de </w:t>
        </w:r>
      </w:ins>
      <w:ins w:id="2765" w:author="MARCELO" w:date="2009-05-10T13:33:00Z">
        <w:r>
          <w:rPr>
            <w:rFonts w:ascii="Times New Roman" w:hAnsi="Times New Roman"/>
            <w:color w:val="000000"/>
          </w:rPr>
          <w:t>pós</w:t>
        </w:r>
        <w:del w:id="2766" w:author="MARCELO PEREIRA" w:date="2009-05-28T14:32:00Z">
          <w:r>
            <w:rPr>
              <w:rFonts w:ascii="Times New Roman" w:hAnsi="Times New Roman"/>
              <w:color w:val="FF0000"/>
            </w:rPr>
            <w:delText xml:space="preserve"> </w:delText>
          </w:r>
        </w:del>
      </w:ins>
      <w:ins w:id="2767" w:author="MARCELO PEREIRA" w:date="2009-05-28T14:32:00Z">
        <w:del w:id="2768" w:author="MARCELO" w:date="2009-06-07T19:24:00Z">
          <w:r w:rsidDel="00D9794B">
            <w:rPr>
              <w:rFonts w:ascii="Times New Roman" w:hAnsi="Times New Roman"/>
              <w:color w:val="000000"/>
            </w:rPr>
            <w:delText>-</w:delText>
          </w:r>
        </w:del>
      </w:ins>
      <w:ins w:id="2769" w:author="MARCELO" w:date="2009-06-07T19:24:00Z">
        <w:r w:rsidR="00D9794B">
          <w:rPr>
            <w:rFonts w:ascii="Times New Roman" w:hAnsi="Times New Roman"/>
            <w:color w:val="000000"/>
          </w:rPr>
          <w:t>–</w:t>
        </w:r>
      </w:ins>
      <w:ins w:id="2770" w:author="MARCELO" w:date="2009-05-10T13:33:00Z">
        <w:r>
          <w:rPr>
            <w:rFonts w:ascii="Times New Roman" w:hAnsi="Times New Roman"/>
            <w:color w:val="000000"/>
          </w:rPr>
          <w:t>codificação</w:t>
        </w:r>
      </w:ins>
      <w:ins w:id="2771" w:author="MARCELO" w:date="2009-06-07T19:24:00Z">
        <w:r w:rsidR="00D9794B">
          <w:rPr>
            <w:rFonts w:ascii="Times New Roman" w:hAnsi="Times New Roman"/>
            <w:color w:val="000000"/>
          </w:rPr>
          <w:t xml:space="preserve"> podem ser encontradas no mercado como</w:t>
        </w:r>
      </w:ins>
      <w:ins w:id="2772" w:author="MARCELO" w:date="2009-05-10T13:33:00Z">
        <w:r>
          <w:rPr>
            <w:rFonts w:ascii="Times New Roman" w:hAnsi="Times New Roman"/>
            <w:color w:val="000000"/>
          </w:rPr>
          <w:t>,</w:t>
        </w:r>
      </w:ins>
      <w:ins w:id="2773" w:author="MARCELO" w:date="2009-06-07T19:24:00Z">
        <w:r w:rsidR="00D9794B">
          <w:rPr>
            <w:rFonts w:ascii="Times New Roman" w:hAnsi="Times New Roman"/>
            <w:color w:val="000000"/>
          </w:rPr>
          <w:t xml:space="preserve"> documentação automática, métricas, diagrama de tabelas e testes unitários. </w:t>
        </w:r>
      </w:ins>
      <w:ins w:id="2774" w:author="MARCELO" w:date="2009-06-07T19:25:00Z">
        <w:r w:rsidR="00D9794B">
          <w:rPr>
            <w:rFonts w:ascii="Times New Roman" w:hAnsi="Times New Roman"/>
            <w:color w:val="000000"/>
          </w:rPr>
          <w:t xml:space="preserve">Para métricas e diagrama de tabelas, a maior desvantagem é o fato de suas ferramentas </w:t>
        </w:r>
      </w:ins>
      <w:ins w:id="2775" w:author="MARCELO" w:date="2009-06-07T19:26:00Z">
        <w:r w:rsidR="00D9794B">
          <w:rPr>
            <w:rFonts w:ascii="Times New Roman" w:hAnsi="Times New Roman"/>
            <w:color w:val="000000"/>
          </w:rPr>
          <w:t>possuírem custos de licença e serem específicas para plataforma Windows. Já a documentação e os testes unitários são implementados por sistemas sem interface gr</w:t>
        </w:r>
      </w:ins>
      <w:ins w:id="2776" w:author="MARCELO" w:date="2009-06-07T19:27:00Z">
        <w:r w:rsidR="00D9794B">
          <w:rPr>
            <w:rFonts w:ascii="Times New Roman" w:hAnsi="Times New Roman"/>
            <w:color w:val="000000"/>
          </w:rPr>
          <w:t>áfica</w:t>
        </w:r>
      </w:ins>
      <w:ins w:id="2777" w:author="MARCELO" w:date="2009-06-07T19:26:00Z">
        <w:r w:rsidR="00D9794B">
          <w:rPr>
            <w:rFonts w:ascii="Times New Roman" w:hAnsi="Times New Roman"/>
            <w:color w:val="000000"/>
          </w:rPr>
          <w:t>,</w:t>
        </w:r>
      </w:ins>
      <w:ins w:id="2778" w:author="MARCELO" w:date="2009-06-07T19:27:00Z">
        <w:r w:rsidR="00D9794B">
          <w:rPr>
            <w:rFonts w:ascii="Times New Roman" w:hAnsi="Times New Roman"/>
            <w:color w:val="000000"/>
          </w:rPr>
          <w:t xml:space="preserve"> </w:t>
        </w:r>
      </w:ins>
      <w:ins w:id="2779" w:author="MARCELO" w:date="2009-06-07T19:28:00Z">
        <w:r w:rsidR="00D9794B">
          <w:rPr>
            <w:rFonts w:ascii="Times New Roman" w:hAnsi="Times New Roman"/>
            <w:color w:val="000000"/>
          </w:rPr>
          <w:t xml:space="preserve">dificultando a acessibilidade e </w:t>
        </w:r>
      </w:ins>
      <w:ins w:id="2780" w:author="MARCELO" w:date="2009-06-07T19:27:00Z">
        <w:r w:rsidR="00D9794B">
          <w:rPr>
            <w:rFonts w:ascii="Times New Roman" w:hAnsi="Times New Roman"/>
            <w:color w:val="000000"/>
          </w:rPr>
          <w:t>tornando manual o processo de utilização de suas funcionalidades.</w:t>
        </w:r>
        <w:r w:rsidR="00D9794B" w:rsidDel="00D9794B">
          <w:rPr>
            <w:rFonts w:ascii="Times New Roman" w:hAnsi="Times New Roman"/>
            <w:color w:val="000000"/>
          </w:rPr>
          <w:t xml:space="preserve"> </w:t>
        </w:r>
      </w:ins>
      <w:ins w:id="2781" w:author="MARCELO" w:date="2009-06-07T19:28:00Z">
        <w:r w:rsidR="00D9794B">
          <w:rPr>
            <w:rFonts w:ascii="Times New Roman" w:hAnsi="Times New Roman"/>
            <w:color w:val="000000"/>
          </w:rPr>
          <w:t>Além dessas dificuldades, outras atividades como gráficos de dependências, renomeação de entidades e criação autom</w:t>
        </w:r>
      </w:ins>
      <w:ins w:id="2782" w:author="MARCELO" w:date="2009-06-07T19:29:00Z">
        <w:r w:rsidR="00D9794B">
          <w:rPr>
            <w:rFonts w:ascii="Times New Roman" w:hAnsi="Times New Roman"/>
            <w:color w:val="000000"/>
          </w:rPr>
          <w:t xml:space="preserve">ática de pacotes fachada não são contempladas pelas ferramentas </w:t>
        </w:r>
      </w:ins>
      <w:ins w:id="2783" w:author="MARCELO" w:date="2009-06-07T19:30:00Z">
        <w:r w:rsidR="00BA5FE2">
          <w:rPr>
            <w:rFonts w:ascii="Times New Roman" w:hAnsi="Times New Roman"/>
            <w:color w:val="000000"/>
          </w:rPr>
          <w:t xml:space="preserve">analisadas. </w:t>
        </w:r>
      </w:ins>
      <w:ins w:id="2784" w:author="MARCELO PEREIRA" w:date="2009-05-28T14:33:00Z">
        <w:del w:id="2785" w:author="MARCELO" w:date="2009-06-07T19:27:00Z">
          <w:r w:rsidDel="00D9794B">
            <w:rPr>
              <w:rFonts w:ascii="Times New Roman" w:hAnsi="Times New Roman"/>
              <w:color w:val="000000"/>
            </w:rPr>
            <w:delText>não foram amplamente abordadas pelos</w:delText>
          </w:r>
        </w:del>
      </w:ins>
      <w:ins w:id="2786" w:author="MARCELO PEREIRA" w:date="2009-05-28T15:51:00Z">
        <w:del w:id="2787" w:author="MARCELO" w:date="2009-06-07T19:27:00Z">
          <w:r w:rsidDel="00D9794B">
            <w:rPr>
              <w:rFonts w:ascii="Times New Roman" w:hAnsi="Times New Roman"/>
              <w:color w:val="000000"/>
            </w:rPr>
            <w:delText>, ou foram abordadas de maneira limitada, como por exemplo, sem possuir uma interface gráfica</w:delText>
          </w:r>
        </w:del>
      </w:ins>
    </w:p>
    <w:p w:rsidR="002647D5" w:rsidDel="002647D5" w:rsidRDefault="002647D5" w:rsidP="00EB36D3">
      <w:pPr>
        <w:spacing w:line="360" w:lineRule="auto"/>
        <w:jc w:val="both"/>
        <w:rPr>
          <w:ins w:id="2788" w:author="MARCELO PEREIRA" w:date="2009-05-28T15:33:00Z"/>
          <w:del w:id="2789" w:author="MARCELO" w:date="2009-06-07T19:13:00Z"/>
        </w:rPr>
        <w:pPrChange w:id="2790" w:author="MARCELO" w:date="2009-06-07T15:32:00Z">
          <w:pPr>
            <w:pBdr>
              <w:bottom w:val="single" w:sz="4" w:space="1" w:color="000000"/>
            </w:pBdr>
            <w:spacing w:line="360" w:lineRule="auto"/>
            <w:jc w:val="both"/>
          </w:pPr>
        </w:pPrChange>
      </w:pPr>
    </w:p>
    <w:p w:rsidR="00FB039E" w:rsidDel="00282E03" w:rsidRDefault="00FB039E" w:rsidP="00EB36D3">
      <w:pPr>
        <w:spacing w:line="360" w:lineRule="auto"/>
        <w:jc w:val="both"/>
        <w:rPr>
          <w:del w:id="2791" w:author="MARCELO" w:date="2009-06-07T19:51:00Z"/>
        </w:rPr>
        <w:pPrChange w:id="2792" w:author="MARCELO" w:date="2009-06-07T15:32:00Z">
          <w:pPr>
            <w:pBdr>
              <w:bottom w:val="single" w:sz="4" w:space="1" w:color="000000"/>
            </w:pBdr>
            <w:spacing w:line="360" w:lineRule="auto"/>
            <w:jc w:val="both"/>
          </w:pPr>
        </w:pPrChange>
      </w:pPr>
    </w:p>
    <w:p w:rsidR="00FB039E" w:rsidRDefault="00FB039E" w:rsidP="00EB36D3">
      <w:pPr>
        <w:spacing w:line="360" w:lineRule="auto"/>
        <w:jc w:val="both"/>
        <w:outlineLvl w:val="0"/>
        <w:rPr>
          <w:del w:id="2793" w:author="MARCELO PEREIRA" w:date="2009-05-28T15:21:00Z"/>
          <w:rFonts w:ascii="Times New Roman" w:hAnsi="Times New Roman"/>
          <w:b/>
          <w:bCs/>
          <w:sz w:val="38"/>
          <w:szCs w:val="38"/>
        </w:rPr>
        <w:pPrChange w:id="279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795" w:author="MARCELO PEREIRA" w:date="2009-05-28T15:21:00Z"/>
          <w:rFonts w:ascii="Times New Roman" w:hAnsi="Times New Roman"/>
          <w:b/>
          <w:bCs/>
        </w:rPr>
        <w:pPrChange w:id="2796"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797" w:author="MARCELO PEREIRA" w:date="2009-05-28T15:21:00Z"/>
          <w:rFonts w:ascii="Times New Roman" w:hAnsi="Times New Roman"/>
          <w:b/>
          <w:bCs/>
        </w:rPr>
        <w:pPrChange w:id="2798"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799" w:author="MARCELO PEREIRA" w:date="2009-05-28T15:21:00Z"/>
          <w:rFonts w:ascii="Times New Roman" w:hAnsi="Times New Roman"/>
          <w:b/>
          <w:bCs/>
        </w:rPr>
        <w:pPrChange w:id="2800"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01" w:author="MARCELO PEREIRA" w:date="2009-05-28T15:21:00Z"/>
          <w:rFonts w:ascii="Times New Roman" w:hAnsi="Times New Roman"/>
          <w:b/>
          <w:bCs/>
        </w:rPr>
        <w:pPrChange w:id="2802"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03" w:author="MARCELO PEREIRA" w:date="2009-05-28T15:21:00Z"/>
          <w:rFonts w:ascii="Times New Roman" w:hAnsi="Times New Roman"/>
          <w:b/>
          <w:bCs/>
        </w:rPr>
        <w:pPrChange w:id="280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05" w:author="MARCELO PEREIRA" w:date="2009-05-28T15:21:00Z"/>
          <w:rFonts w:ascii="Times New Roman" w:hAnsi="Times New Roman"/>
          <w:b/>
          <w:bCs/>
          <w:sz w:val="38"/>
          <w:szCs w:val="38"/>
        </w:rPr>
        <w:pPrChange w:id="2806"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07" w:author="MARCELO PEREIRA" w:date="2009-05-28T15:21:00Z"/>
          <w:rFonts w:ascii="Times New Roman" w:hAnsi="Times New Roman"/>
          <w:b/>
          <w:bCs/>
          <w:sz w:val="38"/>
          <w:szCs w:val="38"/>
        </w:rPr>
        <w:pPrChange w:id="2808"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09" w:author="MARCELO PEREIRA" w:date="2009-05-28T15:21:00Z"/>
          <w:rFonts w:ascii="Times New Roman" w:hAnsi="Times New Roman"/>
          <w:b/>
          <w:bCs/>
          <w:sz w:val="38"/>
          <w:szCs w:val="38"/>
        </w:rPr>
        <w:pPrChange w:id="2810"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11" w:author="MARCELO PEREIRA" w:date="2009-05-28T15:21:00Z"/>
          <w:rFonts w:ascii="Times New Roman" w:hAnsi="Times New Roman"/>
          <w:b/>
          <w:bCs/>
          <w:sz w:val="38"/>
          <w:szCs w:val="38"/>
        </w:rPr>
        <w:pPrChange w:id="2812"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13" w:author="MARCELO PEREIRA" w:date="2009-05-28T15:21:00Z"/>
          <w:rFonts w:ascii="Times New Roman" w:hAnsi="Times New Roman"/>
          <w:b/>
          <w:bCs/>
          <w:sz w:val="38"/>
          <w:szCs w:val="38"/>
        </w:rPr>
        <w:pPrChange w:id="281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15" w:author="MARCELO PEREIRA" w:date="2009-05-28T15:21:00Z"/>
          <w:rFonts w:ascii="Times New Roman" w:hAnsi="Times New Roman"/>
          <w:b/>
          <w:bCs/>
          <w:sz w:val="38"/>
          <w:szCs w:val="38"/>
        </w:rPr>
        <w:pPrChange w:id="2816"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17" w:author="MARCELO PEREIRA" w:date="2009-05-28T15:21:00Z"/>
          <w:rFonts w:ascii="Times New Roman" w:hAnsi="Times New Roman"/>
          <w:b/>
          <w:bCs/>
          <w:sz w:val="38"/>
          <w:szCs w:val="38"/>
        </w:rPr>
        <w:pPrChange w:id="2818"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19" w:author="MARCELO PEREIRA" w:date="2009-05-28T15:21:00Z"/>
          <w:rFonts w:ascii="Times New Roman" w:hAnsi="Times New Roman"/>
          <w:b/>
          <w:bCs/>
          <w:sz w:val="38"/>
          <w:szCs w:val="38"/>
        </w:rPr>
        <w:pPrChange w:id="2820"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21" w:author="MARCELO PEREIRA" w:date="2009-05-28T15:21:00Z"/>
          <w:rFonts w:ascii="Times New Roman" w:hAnsi="Times New Roman"/>
          <w:b/>
          <w:bCs/>
          <w:sz w:val="38"/>
          <w:szCs w:val="38"/>
        </w:rPr>
        <w:pPrChange w:id="2822"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23" w:author="MARCELO PEREIRA" w:date="2009-05-28T15:21:00Z"/>
          <w:rFonts w:ascii="Times New Roman" w:hAnsi="Times New Roman"/>
          <w:b/>
          <w:bCs/>
          <w:sz w:val="38"/>
          <w:szCs w:val="38"/>
        </w:rPr>
        <w:pPrChange w:id="282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25" w:author="MARCELO PEREIRA" w:date="2009-05-28T15:21:00Z"/>
          <w:rFonts w:ascii="Times New Roman" w:hAnsi="Times New Roman"/>
          <w:b/>
          <w:bCs/>
          <w:sz w:val="38"/>
          <w:szCs w:val="38"/>
        </w:rPr>
        <w:pPrChange w:id="2826"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27" w:author="MARCELO PEREIRA" w:date="2009-05-28T15:21:00Z"/>
          <w:rFonts w:ascii="Times New Roman" w:hAnsi="Times New Roman"/>
          <w:b/>
          <w:bCs/>
          <w:sz w:val="38"/>
          <w:szCs w:val="38"/>
        </w:rPr>
        <w:pPrChange w:id="2828"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29" w:author="MARCELO PEREIRA" w:date="2009-05-28T15:21:00Z"/>
          <w:rFonts w:ascii="Times New Roman" w:hAnsi="Times New Roman"/>
          <w:b/>
          <w:bCs/>
          <w:sz w:val="38"/>
          <w:szCs w:val="38"/>
        </w:rPr>
        <w:pPrChange w:id="2830"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31" w:author="MARCELO PEREIRA" w:date="2009-05-28T15:21:00Z"/>
          <w:rFonts w:ascii="Times New Roman" w:hAnsi="Times New Roman"/>
          <w:b/>
          <w:bCs/>
          <w:sz w:val="38"/>
          <w:szCs w:val="38"/>
        </w:rPr>
        <w:pPrChange w:id="2832"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33" w:author="MARCELO PEREIRA" w:date="2009-05-28T15:21:00Z"/>
          <w:rFonts w:ascii="Times New Roman" w:hAnsi="Times New Roman"/>
          <w:b/>
          <w:bCs/>
          <w:sz w:val="38"/>
          <w:szCs w:val="38"/>
        </w:rPr>
        <w:pPrChange w:id="283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35" w:author="MARCELO PEREIRA" w:date="2009-05-28T15:21:00Z"/>
          <w:rFonts w:ascii="Times New Roman" w:hAnsi="Times New Roman"/>
          <w:b/>
          <w:bCs/>
          <w:sz w:val="38"/>
          <w:szCs w:val="38"/>
        </w:rPr>
        <w:pPrChange w:id="2836"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37" w:author="MARCELO PEREIRA" w:date="2009-05-28T15:21:00Z"/>
          <w:rFonts w:ascii="Times New Roman" w:hAnsi="Times New Roman"/>
          <w:b/>
          <w:bCs/>
          <w:sz w:val="38"/>
          <w:szCs w:val="38"/>
        </w:rPr>
        <w:pPrChange w:id="2838"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39" w:author="MARCELO PEREIRA" w:date="2009-05-28T15:21:00Z"/>
          <w:rFonts w:ascii="Times New Roman" w:hAnsi="Times New Roman"/>
          <w:b/>
          <w:bCs/>
          <w:sz w:val="38"/>
          <w:szCs w:val="38"/>
        </w:rPr>
        <w:pPrChange w:id="2840"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41" w:author="MARCELO PEREIRA" w:date="2009-05-28T15:21:00Z"/>
          <w:rFonts w:ascii="Times New Roman" w:hAnsi="Times New Roman"/>
          <w:b/>
          <w:bCs/>
          <w:sz w:val="38"/>
          <w:szCs w:val="38"/>
        </w:rPr>
        <w:pPrChange w:id="2842"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43" w:author="MARCELO PEREIRA" w:date="2009-05-28T15:21:00Z"/>
          <w:rFonts w:ascii="Times New Roman" w:hAnsi="Times New Roman"/>
          <w:b/>
          <w:bCs/>
          <w:sz w:val="38"/>
          <w:szCs w:val="38"/>
        </w:rPr>
        <w:pPrChange w:id="284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45" w:author="MARCELO PEREIRA" w:date="2009-05-28T15:21:00Z"/>
          <w:rFonts w:ascii="Times New Roman" w:hAnsi="Times New Roman"/>
          <w:b/>
          <w:bCs/>
          <w:sz w:val="38"/>
          <w:szCs w:val="38"/>
        </w:rPr>
        <w:pPrChange w:id="2846"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47" w:author="MARCELO PEREIRA" w:date="2009-05-28T15:21:00Z"/>
          <w:rFonts w:ascii="Times New Roman" w:hAnsi="Times New Roman"/>
          <w:b/>
          <w:bCs/>
          <w:sz w:val="38"/>
          <w:szCs w:val="38"/>
        </w:rPr>
        <w:pPrChange w:id="2848"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49" w:author="MARCELO PEREIRA" w:date="2009-05-28T15:21:00Z"/>
          <w:rFonts w:ascii="Times New Roman" w:hAnsi="Times New Roman"/>
          <w:b/>
          <w:bCs/>
          <w:sz w:val="38"/>
          <w:szCs w:val="38"/>
        </w:rPr>
        <w:pPrChange w:id="2850"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51" w:author="MARCELO PEREIRA" w:date="2009-05-28T15:21:00Z"/>
          <w:rFonts w:ascii="Times New Roman" w:hAnsi="Times New Roman"/>
          <w:b/>
          <w:bCs/>
          <w:sz w:val="38"/>
          <w:szCs w:val="38"/>
        </w:rPr>
        <w:pPrChange w:id="2852"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del w:id="2853" w:author="MARCELO PEREIRA" w:date="2009-05-28T15:21:00Z"/>
          <w:rFonts w:ascii="Times New Roman" w:hAnsi="Times New Roman"/>
          <w:b/>
          <w:bCs/>
          <w:sz w:val="38"/>
          <w:szCs w:val="38"/>
        </w:rPr>
        <w:pPrChange w:id="285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rFonts w:ascii="Times New Roman" w:hAnsi="Times New Roman"/>
          <w:b/>
          <w:bCs/>
          <w:sz w:val="38"/>
          <w:szCs w:val="38"/>
        </w:rPr>
        <w:pPrChange w:id="2855" w:author="MARCELO" w:date="2009-06-07T15:32:00Z">
          <w:pPr>
            <w:pBdr>
              <w:bottom w:val="single" w:sz="4" w:space="1" w:color="000000"/>
            </w:pBdr>
            <w:spacing w:line="360" w:lineRule="auto"/>
            <w:jc w:val="both"/>
            <w:outlineLvl w:val="0"/>
          </w:pPr>
        </w:pPrChange>
      </w:pPr>
      <w:r>
        <w:rPr>
          <w:rFonts w:ascii="Times New Roman" w:hAnsi="Times New Roman"/>
          <w:b/>
          <w:bCs/>
          <w:sz w:val="38"/>
          <w:szCs w:val="38"/>
        </w:rPr>
        <w:t>3 Especificação da Ferramenta</w:t>
      </w:r>
      <w:ins w:id="2856" w:author="MARCELO" w:date="2009-06-07T19:53:00Z">
        <w:r w:rsidR="00282E03">
          <w:rPr>
            <w:rFonts w:ascii="Times New Roman" w:hAnsi="Times New Roman"/>
            <w:b/>
            <w:bCs/>
            <w:sz w:val="38"/>
            <w:szCs w:val="38"/>
          </w:rPr>
          <w:t xml:space="preserve"> PL/SQL Helper</w:t>
        </w:r>
      </w:ins>
    </w:p>
    <w:p w:rsidR="00FB039E" w:rsidRDefault="00FB039E" w:rsidP="00EB36D3">
      <w:pPr>
        <w:spacing w:line="360" w:lineRule="auto"/>
        <w:jc w:val="both"/>
        <w:rPr>
          <w:rFonts w:ascii="Times New Roman" w:hAnsi="Times New Roman"/>
          <w:b/>
          <w:color w:val="FF0000"/>
        </w:rPr>
        <w:pPrChange w:id="2857" w:author="MARCELO" w:date="2009-06-07T15:32:00Z">
          <w:pPr>
            <w:pBdr>
              <w:bottom w:val="single" w:sz="4" w:space="1" w:color="000000"/>
            </w:pBdr>
            <w:spacing w:line="360" w:lineRule="auto"/>
            <w:jc w:val="both"/>
          </w:pPr>
        </w:pPrChange>
      </w:pPr>
    </w:p>
    <w:p w:rsidR="00FB039E" w:rsidDel="0052363C" w:rsidRDefault="00FB039E" w:rsidP="00EB36D3">
      <w:pPr>
        <w:spacing w:line="360" w:lineRule="auto"/>
        <w:jc w:val="both"/>
        <w:rPr>
          <w:del w:id="2858" w:author="MARCELO" w:date="2009-06-07T20:02:00Z"/>
          <w:rFonts w:ascii="Times New Roman" w:hAnsi="Times New Roman"/>
          <w:b/>
        </w:rPr>
        <w:pPrChange w:id="2859" w:author="MARCELO" w:date="2009-06-07T15:32:00Z">
          <w:pPr>
            <w:pBdr>
              <w:bottom w:val="single" w:sz="4" w:space="1" w:color="000000"/>
            </w:pBdr>
            <w:spacing w:line="360" w:lineRule="auto"/>
            <w:jc w:val="both"/>
          </w:pPr>
        </w:pPrChange>
      </w:pPr>
      <w:r>
        <w:rPr>
          <w:rFonts w:ascii="Times New Roman" w:hAnsi="Times New Roman"/>
          <w:b/>
          <w:color w:val="FF0000"/>
        </w:rPr>
        <w:tab/>
      </w:r>
      <w:del w:id="2860" w:author="MARCELO" w:date="2009-06-07T19:51:00Z">
        <w:r w:rsidDel="00282E03">
          <w:rPr>
            <w:rFonts w:ascii="Times New Roman" w:hAnsi="Times New Roman"/>
            <w:color w:val="000000"/>
            <w:rPrChange w:id="2861" w:author="MARCELO PEREIRA" w:date="2009-05-28T15:26:00Z">
              <w:rPr>
                <w:rFonts w:ascii="Times New Roman" w:hAnsi="Times New Roman"/>
                <w:color w:val="000000"/>
              </w:rPr>
            </w:rPrChange>
          </w:rPr>
          <w:delText>Esta seção</w:delText>
        </w:r>
      </w:del>
      <w:ins w:id="2862" w:author="MARCELO" w:date="2009-06-07T19:51:00Z">
        <w:r w:rsidR="00282E03">
          <w:rPr>
            <w:rFonts w:ascii="Times New Roman" w:hAnsi="Times New Roman"/>
            <w:color w:val="000000"/>
          </w:rPr>
          <w:t>Este capítulo</w:t>
        </w:r>
      </w:ins>
      <w:r>
        <w:rPr>
          <w:rFonts w:ascii="Times New Roman" w:hAnsi="Times New Roman"/>
          <w:color w:val="000000"/>
          <w:rPrChange w:id="2863" w:author="MARCELO PEREIRA" w:date="2009-05-28T15:26:00Z">
            <w:rPr>
              <w:rFonts w:ascii="Times New Roman" w:hAnsi="Times New Roman"/>
              <w:color w:val="000000"/>
            </w:rPr>
          </w:rPrChange>
        </w:rPr>
        <w:t xml:space="preserve"> </w:t>
      </w:r>
      <w:del w:id="2864" w:author="MARCELO PEREIRA" w:date="2009-05-28T15:20:00Z">
        <w:r>
          <w:rPr>
            <w:rFonts w:ascii="Times New Roman" w:hAnsi="Times New Roman"/>
            <w:color w:val="FF0000"/>
          </w:rPr>
          <w:delText>traz</w:delText>
        </w:r>
      </w:del>
      <w:ins w:id="2865" w:author="MARCELO PEREIRA" w:date="2009-05-28T15:20:00Z">
        <w:r>
          <w:rPr>
            <w:rFonts w:ascii="Times New Roman" w:hAnsi="Times New Roman"/>
            <w:color w:val="000000"/>
          </w:rPr>
          <w:t>contém</w:t>
        </w:r>
      </w:ins>
      <w:r>
        <w:rPr>
          <w:rFonts w:ascii="Times New Roman" w:hAnsi="Times New Roman"/>
          <w:color w:val="000000"/>
          <w:rPrChange w:id="2866" w:author="MARCELO PEREIRA" w:date="2009-05-28T15:26:00Z">
            <w:rPr>
              <w:rFonts w:ascii="Times New Roman" w:hAnsi="Times New Roman"/>
              <w:color w:val="000000"/>
            </w:rPr>
          </w:rPrChange>
        </w:rPr>
        <w:t xml:space="preserve"> a especificação da ferramenta desenvolvida por este </w:t>
      </w:r>
      <w:del w:id="2867" w:author="MARCELO PEREIRA" w:date="2009-05-28T15:20:00Z">
        <w:r>
          <w:rPr>
            <w:rFonts w:ascii="Times New Roman" w:hAnsi="Times New Roman"/>
            <w:color w:val="FF0000"/>
          </w:rPr>
          <w:delText>projeto</w:delText>
        </w:r>
      </w:del>
      <w:ins w:id="2868" w:author="MARCELO PEREIRA" w:date="2009-05-28T15:20:00Z">
        <w:r>
          <w:rPr>
            <w:rFonts w:ascii="Times New Roman" w:hAnsi="Times New Roman"/>
            <w:color w:val="000000"/>
          </w:rPr>
          <w:t>trabalho</w:t>
        </w:r>
      </w:ins>
      <w:r>
        <w:rPr>
          <w:rFonts w:ascii="Times New Roman" w:hAnsi="Times New Roman"/>
          <w:color w:val="000000"/>
          <w:rPrChange w:id="2869" w:author="MARCELO PEREIRA" w:date="2009-05-28T15:26:00Z">
            <w:rPr>
              <w:rFonts w:ascii="Times New Roman" w:hAnsi="Times New Roman"/>
              <w:color w:val="000000"/>
            </w:rPr>
          </w:rPrChange>
        </w:rPr>
        <w:t xml:space="preserve">. </w:t>
      </w:r>
      <w:ins w:id="2870" w:author="MARCELO" w:date="2009-06-07T19:53:00Z">
        <w:r w:rsidR="00282E03">
          <w:rPr>
            <w:rFonts w:ascii="Times New Roman" w:hAnsi="Times New Roman"/>
            <w:color w:val="000000"/>
          </w:rPr>
          <w:t xml:space="preserve">Inicialmente, </w:t>
        </w:r>
      </w:ins>
      <w:del w:id="2871" w:author="MARCELO" w:date="2009-06-07T19:53:00Z">
        <w:r w:rsidDel="00282E03">
          <w:rPr>
            <w:rFonts w:ascii="Times New Roman" w:hAnsi="Times New Roman"/>
            <w:color w:val="000000"/>
            <w:rPrChange w:id="2872" w:author="MARCELO PEREIRA" w:date="2009-05-28T15:26:00Z">
              <w:rPr>
                <w:rFonts w:ascii="Times New Roman" w:hAnsi="Times New Roman"/>
                <w:color w:val="000000"/>
              </w:rPr>
            </w:rPrChange>
          </w:rPr>
          <w:delText>U</w:delText>
        </w:r>
      </w:del>
      <w:ins w:id="2873" w:author="MARCELO" w:date="2009-06-07T19:53:00Z">
        <w:r w:rsidR="00282E03">
          <w:rPr>
            <w:rFonts w:ascii="Times New Roman" w:hAnsi="Times New Roman"/>
            <w:color w:val="000000"/>
          </w:rPr>
          <w:t>u</w:t>
        </w:r>
      </w:ins>
      <w:r>
        <w:rPr>
          <w:rFonts w:ascii="Times New Roman" w:hAnsi="Times New Roman"/>
          <w:color w:val="000000"/>
          <w:rPrChange w:id="2874" w:author="MARCELO PEREIRA" w:date="2009-05-28T15:26:00Z">
            <w:rPr>
              <w:rFonts w:ascii="Times New Roman" w:hAnsi="Times New Roman"/>
              <w:color w:val="000000"/>
            </w:rPr>
          </w:rPrChange>
        </w:rPr>
        <w:t xml:space="preserve">ma introdução </w:t>
      </w:r>
      <w:del w:id="2875" w:author="MARCELO" w:date="2009-06-07T19:53:00Z">
        <w:r w:rsidDel="00282E03">
          <w:rPr>
            <w:rFonts w:ascii="Times New Roman" w:hAnsi="Times New Roman"/>
            <w:color w:val="000000"/>
            <w:rPrChange w:id="2876" w:author="MARCELO PEREIRA" w:date="2009-05-28T15:26:00Z">
              <w:rPr>
                <w:rFonts w:ascii="Times New Roman" w:hAnsi="Times New Roman"/>
                <w:color w:val="000000"/>
              </w:rPr>
            </w:rPrChange>
          </w:rPr>
          <w:delText>demonstrará a motivação em se desenvolver tal sistema</w:delText>
        </w:r>
      </w:del>
      <w:ins w:id="2877" w:author="MARCELO" w:date="2009-06-07T19:53:00Z">
        <w:r w:rsidR="00282E03">
          <w:rPr>
            <w:rFonts w:ascii="Times New Roman" w:hAnsi="Times New Roman"/>
            <w:color w:val="000000"/>
          </w:rPr>
          <w:t xml:space="preserve">exibirá </w:t>
        </w:r>
      </w:ins>
      <w:ins w:id="2878" w:author="MARCELO" w:date="2009-06-07T19:54:00Z">
        <w:r w:rsidR="00282E03">
          <w:rPr>
            <w:rFonts w:ascii="Times New Roman" w:hAnsi="Times New Roman"/>
            <w:color w:val="000000"/>
          </w:rPr>
          <w:t xml:space="preserve">o porquê de se especificar uma nova ferramenta para </w:t>
        </w:r>
      </w:ins>
      <w:ins w:id="2879" w:author="MARCELO" w:date="2009-06-07T20:03:00Z">
        <w:r w:rsidR="00F70CF0">
          <w:rPr>
            <w:rFonts w:ascii="Times New Roman" w:hAnsi="Times New Roman"/>
            <w:color w:val="000000"/>
          </w:rPr>
          <w:t>as atividades da etapa de pós-codificação</w:t>
        </w:r>
      </w:ins>
      <w:r>
        <w:rPr>
          <w:rFonts w:ascii="Times New Roman" w:hAnsi="Times New Roman"/>
          <w:color w:val="000000"/>
          <w:rPrChange w:id="2880" w:author="MARCELO PEREIRA" w:date="2009-05-28T15:26:00Z">
            <w:rPr>
              <w:rFonts w:ascii="Times New Roman" w:hAnsi="Times New Roman"/>
              <w:color w:val="000000"/>
            </w:rPr>
          </w:rPrChange>
        </w:rPr>
        <w:t>,</w:t>
      </w:r>
      <w:ins w:id="2881" w:author="MARCELO" w:date="2009-06-07T19:56:00Z">
        <w:r w:rsidR="00282E03">
          <w:rPr>
            <w:rFonts w:ascii="Times New Roman" w:hAnsi="Times New Roman"/>
            <w:color w:val="000000"/>
          </w:rPr>
          <w:t xml:space="preserve"> </w:t>
        </w:r>
      </w:ins>
      <w:ins w:id="2882" w:author="MARCELO" w:date="2009-06-20T14:34:00Z">
        <w:r w:rsidR="00C96998">
          <w:rPr>
            <w:rFonts w:ascii="Times New Roman" w:hAnsi="Times New Roman"/>
            <w:color w:val="000000"/>
          </w:rPr>
          <w:t xml:space="preserve">e </w:t>
        </w:r>
      </w:ins>
      <w:del w:id="2883" w:author="MARCELO" w:date="2009-06-07T19:56:00Z">
        <w:r w:rsidDel="00282E03">
          <w:rPr>
            <w:rFonts w:ascii="Times New Roman" w:hAnsi="Times New Roman"/>
            <w:color w:val="000000"/>
            <w:rPrChange w:id="2884" w:author="MARCELO PEREIRA" w:date="2009-05-28T15:26:00Z">
              <w:rPr>
                <w:rFonts w:ascii="Times New Roman" w:hAnsi="Times New Roman"/>
                <w:color w:val="000000"/>
              </w:rPr>
            </w:rPrChange>
          </w:rPr>
          <w:delText xml:space="preserve"> e </w:delText>
        </w:r>
      </w:del>
      <w:r>
        <w:rPr>
          <w:rFonts w:ascii="Times New Roman" w:hAnsi="Times New Roman"/>
          <w:color w:val="000000"/>
          <w:rPrChange w:id="2885" w:author="MARCELO PEREIRA" w:date="2009-05-28T15:26:00Z">
            <w:rPr>
              <w:rFonts w:ascii="Times New Roman" w:hAnsi="Times New Roman"/>
              <w:color w:val="000000"/>
            </w:rPr>
          </w:rPrChange>
        </w:rPr>
        <w:t xml:space="preserve">em seguida </w:t>
      </w:r>
      <w:ins w:id="2886" w:author="MARCELO" w:date="2009-06-07T19:57:00Z">
        <w:r w:rsidR="00282E03">
          <w:rPr>
            <w:rFonts w:ascii="Times New Roman" w:hAnsi="Times New Roman"/>
            <w:color w:val="000000"/>
          </w:rPr>
          <w:t xml:space="preserve">será demonstrada a arquitetura do PL/SQL Helper e como </w:t>
        </w:r>
      </w:ins>
      <w:ins w:id="2887" w:author="MARCELO" w:date="2009-06-07T19:59:00Z">
        <w:r w:rsidR="00282E03">
          <w:rPr>
            <w:rFonts w:ascii="Times New Roman" w:hAnsi="Times New Roman"/>
            <w:color w:val="000000"/>
          </w:rPr>
          <w:t xml:space="preserve">ela </w:t>
        </w:r>
      </w:ins>
      <w:ins w:id="2888" w:author="MARCELO" w:date="2009-06-07T19:57:00Z">
        <w:r w:rsidR="00282E03">
          <w:rPr>
            <w:rFonts w:ascii="Times New Roman" w:hAnsi="Times New Roman"/>
            <w:color w:val="000000"/>
          </w:rPr>
          <w:t>foi modelada. Na terceira seção</w:t>
        </w:r>
      </w:ins>
      <w:ins w:id="2889" w:author="MARCELO" w:date="2009-06-07T19:59:00Z">
        <w:r w:rsidR="00282E03">
          <w:rPr>
            <w:rFonts w:ascii="Times New Roman" w:hAnsi="Times New Roman"/>
            <w:color w:val="000000"/>
          </w:rPr>
          <w:t>,</w:t>
        </w:r>
      </w:ins>
      <w:ins w:id="2890" w:author="MARCELO" w:date="2009-06-07T19:57:00Z">
        <w:r w:rsidR="00282E03">
          <w:rPr>
            <w:rFonts w:ascii="Times New Roman" w:hAnsi="Times New Roman"/>
            <w:color w:val="000000"/>
          </w:rPr>
          <w:t xml:space="preserve"> serão exibidas as funcionalidades da ferramenta proposta</w:t>
        </w:r>
      </w:ins>
      <w:ins w:id="2891" w:author="MARCELO" w:date="2009-06-07T20:01:00Z">
        <w:r w:rsidR="0052363C">
          <w:rPr>
            <w:rFonts w:ascii="Times New Roman" w:hAnsi="Times New Roman"/>
            <w:color w:val="000000"/>
          </w:rPr>
          <w:t xml:space="preserve">, </w:t>
        </w:r>
      </w:ins>
      <w:ins w:id="2892" w:author="MARCELO" w:date="2009-06-07T20:03:00Z">
        <w:r w:rsidR="00F70CF0">
          <w:rPr>
            <w:rFonts w:ascii="Times New Roman" w:hAnsi="Times New Roman"/>
            <w:color w:val="000000"/>
          </w:rPr>
          <w:t xml:space="preserve">e </w:t>
        </w:r>
      </w:ins>
      <w:ins w:id="2893" w:author="MARCELO" w:date="2009-06-07T20:01:00Z">
        <w:r w:rsidR="0052363C">
          <w:rPr>
            <w:rFonts w:ascii="Times New Roman" w:hAnsi="Times New Roman"/>
            <w:color w:val="000000"/>
          </w:rPr>
          <w:t>e</w:t>
        </w:r>
      </w:ins>
      <w:ins w:id="2894" w:author="MARCELO" w:date="2009-06-20T14:35:00Z">
        <w:r w:rsidR="00C96998">
          <w:rPr>
            <w:rFonts w:ascii="Times New Roman" w:hAnsi="Times New Roman"/>
            <w:color w:val="000000"/>
          </w:rPr>
          <w:t>ntão</w:t>
        </w:r>
      </w:ins>
      <w:ins w:id="2895" w:author="MARCELO" w:date="2009-06-07T20:01:00Z">
        <w:r w:rsidR="0052363C">
          <w:rPr>
            <w:rFonts w:ascii="Times New Roman" w:hAnsi="Times New Roman"/>
            <w:color w:val="000000"/>
          </w:rPr>
          <w:t xml:space="preserve"> será </w:t>
        </w:r>
      </w:ins>
      <w:ins w:id="2896" w:author="MARCELO" w:date="2009-06-20T14:35:00Z">
        <w:r w:rsidR="00C96998">
          <w:rPr>
            <w:rFonts w:ascii="Times New Roman" w:hAnsi="Times New Roman"/>
            <w:color w:val="000000"/>
          </w:rPr>
          <w:t>mostrado</w:t>
        </w:r>
      </w:ins>
      <w:ins w:id="2897" w:author="MARCELO" w:date="2009-06-07T20:01:00Z">
        <w:r w:rsidR="0052363C">
          <w:rPr>
            <w:rFonts w:ascii="Times New Roman" w:hAnsi="Times New Roman"/>
            <w:color w:val="000000"/>
          </w:rPr>
          <w:t xml:space="preserve"> um comparativo entre as ferramentas analisadas </w:t>
        </w:r>
      </w:ins>
      <w:ins w:id="2898" w:author="MARCELO" w:date="2009-06-20T14:35:00Z">
        <w:r w:rsidR="00C96998">
          <w:rPr>
            <w:rFonts w:ascii="Times New Roman" w:hAnsi="Times New Roman"/>
            <w:color w:val="000000"/>
          </w:rPr>
          <w:t>n</w:t>
        </w:r>
      </w:ins>
      <w:ins w:id="2899" w:author="MARCELO" w:date="2009-06-07T20:01:00Z">
        <w:r w:rsidR="0052363C">
          <w:rPr>
            <w:rFonts w:ascii="Times New Roman" w:hAnsi="Times New Roman"/>
            <w:color w:val="000000"/>
          </w:rPr>
          <w:t xml:space="preserve">este documento e o </w:t>
        </w:r>
      </w:ins>
      <w:ins w:id="2900" w:author="MARCELO" w:date="2009-06-20T14:35:00Z">
        <w:r w:rsidR="00C96998">
          <w:rPr>
            <w:rFonts w:ascii="Times New Roman" w:hAnsi="Times New Roman"/>
            <w:color w:val="000000"/>
          </w:rPr>
          <w:t xml:space="preserve">sistema </w:t>
        </w:r>
      </w:ins>
      <w:ins w:id="2901" w:author="MARCELO" w:date="2009-06-07T20:01:00Z">
        <w:r w:rsidR="0052363C">
          <w:rPr>
            <w:rFonts w:ascii="Times New Roman" w:hAnsi="Times New Roman"/>
            <w:color w:val="000000"/>
          </w:rPr>
          <w:t>PL/SQL Helper</w:t>
        </w:r>
      </w:ins>
      <w:ins w:id="2902" w:author="MARCELO" w:date="2009-06-07T19:59:00Z">
        <w:r w:rsidR="00282E03">
          <w:rPr>
            <w:rFonts w:ascii="Times New Roman" w:hAnsi="Times New Roman"/>
            <w:color w:val="000000"/>
          </w:rPr>
          <w:t>.</w:t>
        </w:r>
      </w:ins>
      <w:ins w:id="2903" w:author="MARCELO" w:date="2009-06-07T20:02:00Z">
        <w:r w:rsidR="0052363C">
          <w:rPr>
            <w:rFonts w:ascii="Times New Roman" w:hAnsi="Times New Roman"/>
            <w:color w:val="000000"/>
          </w:rPr>
          <w:t xml:space="preserve"> Por fim, serão dadas conclusões a respeito do </w:t>
        </w:r>
      </w:ins>
      <w:ins w:id="2904" w:author="MARCELO" w:date="2009-06-07T20:03:00Z">
        <w:r w:rsidR="00F70CF0">
          <w:rPr>
            <w:rFonts w:ascii="Times New Roman" w:hAnsi="Times New Roman"/>
            <w:color w:val="000000"/>
          </w:rPr>
          <w:t xml:space="preserve">capítulo. </w:t>
        </w:r>
      </w:ins>
      <w:del w:id="2905" w:author="MARCELO" w:date="2009-06-07T20:02:00Z">
        <w:r w:rsidDel="0052363C">
          <w:rPr>
            <w:rFonts w:ascii="Times New Roman" w:hAnsi="Times New Roman"/>
            <w:color w:val="000000"/>
            <w:rPrChange w:id="2906" w:author="MARCELO PEREIRA" w:date="2009-05-28T15:26:00Z">
              <w:rPr>
                <w:rFonts w:ascii="Times New Roman" w:hAnsi="Times New Roman"/>
                <w:color w:val="000000"/>
              </w:rPr>
            </w:rPrChange>
          </w:rPr>
          <w:delText xml:space="preserve">serão definidas as principais características e funcionalidades escolhidas para a ferramenta. </w:delText>
        </w:r>
      </w:del>
      <w:del w:id="2907" w:author="MARCELO" w:date="2009-05-17T13:32:00Z">
        <w:r>
          <w:rPr>
            <w:rFonts w:ascii="Times New Roman" w:hAnsi="Times New Roman"/>
            <w:color w:val="FF0000"/>
          </w:rPr>
          <w:delText>Também serão explicitadas quais funcionalidades foram implementadas no protótipo funcional deste sistema e suas aplicações.</w:delText>
        </w:r>
      </w:del>
    </w:p>
    <w:p w:rsidR="0052363C" w:rsidRDefault="0052363C" w:rsidP="00EB36D3">
      <w:pPr>
        <w:spacing w:line="360" w:lineRule="auto"/>
        <w:jc w:val="both"/>
        <w:rPr>
          <w:ins w:id="2908" w:author="MARCELO" w:date="2009-06-07T20:02:00Z"/>
          <w:rFonts w:ascii="Times New Roman" w:hAnsi="Times New Roman"/>
          <w:b/>
        </w:rPr>
        <w:pPrChange w:id="290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910" w:author="MARCELO" w:date="2009-06-08T00:05:00Z"/>
          <w:rFonts w:ascii="Times New Roman" w:hAnsi="Times New Roman"/>
          <w:b/>
        </w:rPr>
        <w:pPrChange w:id="2911" w:author="MARCELO" w:date="2009-06-07T15:32:00Z">
          <w:pPr>
            <w:pBdr>
              <w:bottom w:val="single" w:sz="4" w:space="1" w:color="000000"/>
            </w:pBdr>
            <w:spacing w:line="360" w:lineRule="auto"/>
            <w:jc w:val="both"/>
          </w:pPr>
        </w:pPrChange>
      </w:pPr>
      <w:r>
        <w:rPr>
          <w:rFonts w:ascii="Times New Roman" w:hAnsi="Times New Roman"/>
          <w:b/>
        </w:rPr>
        <w:tab/>
      </w:r>
    </w:p>
    <w:p w:rsidR="000156AF" w:rsidRDefault="000156AF" w:rsidP="00EB36D3">
      <w:pPr>
        <w:spacing w:line="360" w:lineRule="auto"/>
        <w:jc w:val="both"/>
        <w:rPr>
          <w:rFonts w:ascii="Times New Roman" w:hAnsi="Times New Roman"/>
          <w:b/>
        </w:rPr>
        <w:pPrChange w:id="291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PrChange w:id="2913" w:author="MARCELO PEREIRA" w:date="2009-05-28T15:26:00Z">
            <w:rPr/>
          </w:rPrChange>
        </w:rPr>
        <w:pPrChange w:id="2914" w:author="MARCELO" w:date="2009-06-07T15:32:00Z">
          <w:pPr>
            <w:pBdr>
              <w:bottom w:val="single" w:sz="4" w:space="1" w:color="000000"/>
            </w:pBdr>
            <w:spacing w:line="360" w:lineRule="auto"/>
            <w:jc w:val="both"/>
          </w:pPr>
        </w:pPrChange>
      </w:pPr>
      <w:del w:id="2915" w:author="MARCELO PEREIRA" w:date="2009-05-28T15:32:00Z">
        <w:r>
          <w:rPr>
            <w:rFonts w:ascii="Times New Roman" w:hAnsi="Times New Roman"/>
            <w:b/>
          </w:rPr>
          <w:tab/>
        </w:r>
      </w:del>
      <w:r>
        <w:rPr>
          <w:rFonts w:ascii="Times New Roman" w:hAnsi="Times New Roman"/>
          <w:b/>
          <w:color w:val="000000"/>
          <w:sz w:val="32"/>
          <w:szCs w:val="32"/>
          <w:rPrChange w:id="2916" w:author="MARCELO PEREIRA" w:date="2009-05-28T15:20:00Z">
            <w:rPr>
              <w:rFonts w:ascii="Times New Roman" w:hAnsi="Times New Roman"/>
              <w:b/>
              <w:color w:val="000000"/>
              <w:sz w:val="32"/>
              <w:szCs w:val="32"/>
            </w:rPr>
          </w:rPrChange>
        </w:rPr>
        <w:t>3.1 Introdução</w:t>
      </w:r>
    </w:p>
    <w:p w:rsidR="00FB039E" w:rsidRDefault="00FB039E" w:rsidP="00EB36D3">
      <w:pPr>
        <w:spacing w:line="360" w:lineRule="auto"/>
        <w:jc w:val="both"/>
        <w:rPr>
          <w:rFonts w:ascii="Times New Roman" w:hAnsi="Times New Roman"/>
          <w:b/>
          <w:color w:val="000000"/>
          <w:rPrChange w:id="2917" w:author="MARCELO PEREIRA" w:date="2009-05-28T15:26:00Z">
            <w:rPr>
              <w:rFonts w:ascii="Times New Roman" w:hAnsi="Times New Roman"/>
              <w:b/>
              <w:color w:val="000000"/>
            </w:rPr>
          </w:rPrChange>
        </w:rPr>
        <w:pPrChange w:id="291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2919" w:author="MARCELO" w:date="2009-06-07T20:04:00Z"/>
          <w:rFonts w:ascii="Times New Roman" w:hAnsi="Times New Roman"/>
          <w:color w:val="000000"/>
        </w:rPr>
        <w:pPrChange w:id="2920" w:author="MARCELO" w:date="2009-06-07T15:32:00Z">
          <w:pPr>
            <w:pBdr>
              <w:bottom w:val="single" w:sz="4" w:space="1" w:color="000000"/>
            </w:pBdr>
            <w:spacing w:line="360" w:lineRule="auto"/>
            <w:jc w:val="both"/>
          </w:pPr>
        </w:pPrChange>
      </w:pPr>
      <w:r>
        <w:rPr>
          <w:rFonts w:ascii="Times New Roman" w:hAnsi="Times New Roman"/>
          <w:b/>
          <w:color w:val="000000"/>
          <w:rPrChange w:id="2921" w:author="MARCELO PEREIRA" w:date="2009-05-28T15:26:00Z">
            <w:rPr>
              <w:rFonts w:ascii="Times New Roman" w:hAnsi="Times New Roman"/>
              <w:b/>
              <w:color w:val="000000"/>
            </w:rPr>
          </w:rPrChange>
        </w:rPr>
        <w:tab/>
      </w:r>
      <w:r>
        <w:rPr>
          <w:rFonts w:ascii="Times New Roman" w:hAnsi="Times New Roman"/>
          <w:color w:val="000000"/>
          <w:rPrChange w:id="2922" w:author="MARCELO PEREIRA" w:date="2009-05-28T15:26:00Z">
            <w:rPr>
              <w:rFonts w:ascii="Times New Roman" w:hAnsi="Times New Roman"/>
              <w:color w:val="000000"/>
            </w:rPr>
          </w:rPrChange>
        </w:rPr>
        <w:t xml:space="preserve">Existem diversos editores de texto para códigos </w:t>
      </w:r>
      <w:del w:id="2923" w:author="MARCELO PEREIRA" w:date="2009-05-20T14:37:00Z">
        <w:r>
          <w:rPr>
            <w:rFonts w:ascii="Times New Roman" w:hAnsi="Times New Roman"/>
            <w:color w:val="FF0000"/>
          </w:rPr>
          <w:delText>pl/sq</w:delText>
        </w:r>
      </w:del>
      <w:ins w:id="2924" w:author="MARCELO PEREIRA" w:date="2009-05-20T14:37:00Z">
        <w:r>
          <w:rPr>
            <w:rFonts w:ascii="Times New Roman" w:hAnsi="Times New Roman"/>
            <w:color w:val="000000"/>
          </w:rPr>
          <w:t>PL/SQL</w:t>
        </w:r>
      </w:ins>
      <w:ins w:id="2925" w:author="MARCELO PEREIRA" w:date="2009-05-18T14:42:00Z">
        <w:r>
          <w:rPr>
            <w:rFonts w:ascii="Times New Roman" w:hAnsi="Times New Roman"/>
            <w:color w:val="000000"/>
          </w:rPr>
          <w:t xml:space="preserve"> [29,</w:t>
        </w:r>
      </w:ins>
      <w:ins w:id="2926" w:author="MARCELO" w:date="2009-05-31T17:06:00Z">
        <w:r w:rsidR="00487797">
          <w:rPr>
            <w:rFonts w:ascii="Times New Roman" w:hAnsi="Times New Roman"/>
            <w:color w:val="000000"/>
          </w:rPr>
          <w:t xml:space="preserve"> </w:t>
        </w:r>
      </w:ins>
      <w:ins w:id="2927" w:author="MARCELO PEREIRA" w:date="2009-05-18T14:42:00Z">
        <w:r>
          <w:rPr>
            <w:rFonts w:ascii="Times New Roman" w:hAnsi="Times New Roman"/>
            <w:color w:val="000000"/>
          </w:rPr>
          <w:t>30,</w:t>
        </w:r>
      </w:ins>
      <w:ins w:id="2928" w:author="MARCELO" w:date="2009-05-31T17:06:00Z">
        <w:r w:rsidR="00487797">
          <w:rPr>
            <w:rFonts w:ascii="Times New Roman" w:hAnsi="Times New Roman"/>
            <w:color w:val="000000"/>
          </w:rPr>
          <w:t xml:space="preserve"> </w:t>
        </w:r>
      </w:ins>
      <w:ins w:id="2929" w:author="MARCELO PEREIRA" w:date="2009-05-18T14:42:00Z">
        <w:r>
          <w:rPr>
            <w:rFonts w:ascii="Times New Roman" w:hAnsi="Times New Roman"/>
            <w:color w:val="000000"/>
          </w:rPr>
          <w:t>36]</w:t>
        </w:r>
      </w:ins>
      <w:r>
        <w:rPr>
          <w:rFonts w:ascii="Times New Roman" w:hAnsi="Times New Roman"/>
          <w:color w:val="000000"/>
          <w:rPrChange w:id="2930" w:author="MARCELO PEREIRA" w:date="2009-05-28T15:26:00Z">
            <w:rPr>
              <w:rFonts w:ascii="Times New Roman" w:hAnsi="Times New Roman"/>
              <w:color w:val="000000"/>
            </w:rPr>
          </w:rPrChange>
        </w:rPr>
        <w:t>. Eles possuem salientação de palavras reservadas, i</w:t>
      </w:r>
      <w:ins w:id="2931" w:author="MARCELO PEREIRA" w:date="2009-05-28T15:27:00Z">
        <w:r>
          <w:rPr>
            <w:rFonts w:ascii="Times New Roman" w:hAnsi="Times New Roman"/>
            <w:color w:val="000000"/>
          </w:rPr>
          <w:t>n</w:t>
        </w:r>
      </w:ins>
      <w:r>
        <w:rPr>
          <w:rFonts w:ascii="Times New Roman" w:hAnsi="Times New Roman"/>
          <w:color w:val="000000"/>
          <w:rPrChange w:id="2932" w:author="MARCELO PEREIRA" w:date="2009-05-28T15:26:00Z">
            <w:rPr>
              <w:rFonts w:ascii="Times New Roman" w:hAnsi="Times New Roman"/>
              <w:color w:val="000000"/>
            </w:rPr>
          </w:rPrChange>
        </w:rPr>
        <w:t xml:space="preserve">dentação de código e alguns deles têm </w:t>
      </w:r>
      <w:del w:id="2933" w:author="MARCELO" w:date="2009-05-17T17:07:00Z">
        <w:r>
          <w:rPr>
            <w:rFonts w:ascii="Times New Roman" w:hAnsi="Times New Roman"/>
            <w:color w:val="FF0000"/>
          </w:rPr>
          <w:delText xml:space="preserve"> </w:delText>
        </w:r>
      </w:del>
      <w:r>
        <w:rPr>
          <w:rFonts w:ascii="Times New Roman" w:hAnsi="Times New Roman"/>
          <w:color w:val="000000"/>
          <w:rPrChange w:id="2934" w:author="MARCELO PEREIRA" w:date="2009-05-28T15:26:00Z">
            <w:rPr>
              <w:rFonts w:ascii="Times New Roman" w:hAnsi="Times New Roman"/>
              <w:color w:val="000000"/>
            </w:rPr>
          </w:rPrChange>
        </w:rPr>
        <w:t>formatações de texto</w:t>
      </w:r>
      <w:ins w:id="2935" w:author="MARCELO PEREIRA" w:date="2009-05-18T14:42:00Z">
        <w:r>
          <w:rPr>
            <w:rFonts w:ascii="Times New Roman" w:hAnsi="Times New Roman"/>
            <w:color w:val="000000"/>
          </w:rPr>
          <w:t xml:space="preserve"> [29,30]</w:t>
        </w:r>
      </w:ins>
      <w:r>
        <w:rPr>
          <w:rFonts w:ascii="Times New Roman" w:hAnsi="Times New Roman"/>
          <w:color w:val="000000"/>
          <w:rPrChange w:id="2936" w:author="MARCELO PEREIRA" w:date="2009-05-28T15:26:00Z">
            <w:rPr>
              <w:rFonts w:ascii="Times New Roman" w:hAnsi="Times New Roman"/>
              <w:color w:val="000000"/>
            </w:rPr>
          </w:rPrChange>
        </w:rPr>
        <w:t xml:space="preserve">. Porém, poucas ferramentas de análise, manutenção e testes de pós-codificação são oferecidas aos desenvolvedores da área de bancos de dados. </w:t>
      </w:r>
      <w:del w:id="2937" w:author="MARCELO" w:date="2009-06-07T19:52:00Z">
        <w:r w:rsidDel="00282E03">
          <w:rPr>
            <w:rFonts w:ascii="Times New Roman" w:hAnsi="Times New Roman"/>
            <w:color w:val="000000"/>
            <w:rPrChange w:id="2938" w:author="MARCELO PEREIRA" w:date="2009-05-28T15:26:00Z">
              <w:rPr>
                <w:rFonts w:ascii="Times New Roman" w:hAnsi="Times New Roman"/>
                <w:color w:val="000000"/>
              </w:rPr>
            </w:rPrChange>
          </w:rPr>
          <w:delText>Não se tem conhecimento</w:delText>
        </w:r>
      </w:del>
      <w:ins w:id="2939" w:author="MARCELO" w:date="2009-06-07T19:52:00Z">
        <w:r w:rsidR="00282E03">
          <w:rPr>
            <w:rFonts w:ascii="Times New Roman" w:hAnsi="Times New Roman"/>
            <w:color w:val="000000"/>
          </w:rPr>
          <w:t>É desconhecida,</w:t>
        </w:r>
      </w:ins>
      <w:r>
        <w:rPr>
          <w:rFonts w:ascii="Times New Roman" w:hAnsi="Times New Roman"/>
          <w:color w:val="000000"/>
          <w:rPrChange w:id="2940" w:author="MARCELO PEREIRA" w:date="2009-05-28T15:26:00Z">
            <w:rPr>
              <w:rFonts w:ascii="Times New Roman" w:hAnsi="Times New Roman"/>
              <w:color w:val="000000"/>
            </w:rPr>
          </w:rPrChange>
        </w:rPr>
        <w:t xml:space="preserve"> até o momento</w:t>
      </w:r>
      <w:ins w:id="2941" w:author="MARCELO" w:date="2009-06-07T19:52:00Z">
        <w:r w:rsidR="00282E03">
          <w:rPr>
            <w:rFonts w:ascii="Times New Roman" w:hAnsi="Times New Roman"/>
            <w:color w:val="000000"/>
          </w:rPr>
          <w:t>,</w:t>
        </w:r>
      </w:ins>
      <w:r>
        <w:rPr>
          <w:rFonts w:ascii="Times New Roman" w:hAnsi="Times New Roman"/>
          <w:color w:val="000000"/>
          <w:rPrChange w:id="2942" w:author="MARCELO PEREIRA" w:date="2009-05-28T15:26:00Z">
            <w:rPr>
              <w:rFonts w:ascii="Times New Roman" w:hAnsi="Times New Roman"/>
              <w:color w:val="000000"/>
            </w:rPr>
          </w:rPrChange>
        </w:rPr>
        <w:t xml:space="preserve"> </w:t>
      </w:r>
      <w:del w:id="2943" w:author="MARCELO" w:date="2009-06-07T19:52:00Z">
        <w:r w:rsidDel="00282E03">
          <w:rPr>
            <w:rFonts w:ascii="Times New Roman" w:hAnsi="Times New Roman"/>
            <w:color w:val="000000"/>
            <w:rPrChange w:id="2944" w:author="MARCELO PEREIRA" w:date="2009-05-28T15:26:00Z">
              <w:rPr>
                <w:rFonts w:ascii="Times New Roman" w:hAnsi="Times New Roman"/>
                <w:color w:val="000000"/>
              </w:rPr>
            </w:rPrChange>
          </w:rPr>
          <w:delText xml:space="preserve">sobre </w:delText>
        </w:r>
      </w:del>
      <w:r>
        <w:rPr>
          <w:rFonts w:ascii="Times New Roman" w:hAnsi="Times New Roman"/>
          <w:color w:val="000000"/>
          <w:rPrChange w:id="2945" w:author="MARCELO PEREIRA" w:date="2009-05-28T15:26:00Z">
            <w:rPr>
              <w:rFonts w:ascii="Times New Roman" w:hAnsi="Times New Roman"/>
              <w:color w:val="000000"/>
            </w:rPr>
          </w:rPrChange>
        </w:rPr>
        <w:t xml:space="preserve">a existência de uma ferramenta que auxilie o desenvolvedor com testes, documentação, análise e refatoramento de um projeto </w:t>
      </w:r>
      <w:del w:id="2946" w:author="MARCELO PEREIRA" w:date="2009-05-20T14:37:00Z">
        <w:r>
          <w:rPr>
            <w:rFonts w:ascii="Times New Roman" w:hAnsi="Times New Roman"/>
            <w:color w:val="FF0000"/>
            <w:shd w:val="clear" w:color="auto" w:fill="FFFF00"/>
          </w:rPr>
          <w:delText>PL/SQL</w:delText>
        </w:r>
      </w:del>
      <w:ins w:id="2947" w:author="MARCELO PEREIRA" w:date="2009-05-20T14:37:00Z">
        <w:r>
          <w:rPr>
            <w:rFonts w:ascii="Times New Roman" w:hAnsi="Times New Roman"/>
            <w:color w:val="000000"/>
          </w:rPr>
          <w:t>de bancos de dados</w:t>
        </w:r>
      </w:ins>
      <w:r>
        <w:rPr>
          <w:rFonts w:ascii="Times New Roman" w:hAnsi="Times New Roman"/>
          <w:color w:val="000000"/>
          <w:rPrChange w:id="2948" w:author="MARCELO PEREIRA" w:date="2009-05-28T15:26:00Z">
            <w:rPr>
              <w:rFonts w:ascii="Times New Roman" w:hAnsi="Times New Roman"/>
              <w:color w:val="000000"/>
            </w:rPr>
          </w:rPrChange>
        </w:rPr>
        <w:t xml:space="preserve">. </w:t>
      </w:r>
      <w:ins w:id="2949" w:author="MARCELO PEREIRA" w:date="2009-05-28T15:24:00Z">
        <w:r>
          <w:rPr>
            <w:rFonts w:ascii="Times New Roman" w:hAnsi="Times New Roman"/>
            <w:color w:val="000000"/>
          </w:rPr>
          <w:t xml:space="preserve">É importante que </w:t>
        </w:r>
      </w:ins>
      <w:del w:id="2950" w:author="MARCELO PEREIRA" w:date="2009-05-28T15:24:00Z">
        <w:r>
          <w:rPr>
            <w:rFonts w:ascii="Times New Roman" w:hAnsi="Times New Roman"/>
            <w:color w:val="FF0000"/>
            <w:shd w:val="clear" w:color="auto" w:fill="FFFF00"/>
          </w:rPr>
          <w:delText>U</w:delText>
        </w:r>
      </w:del>
      <w:ins w:id="2951" w:author="MARCELO PEREIRA" w:date="2009-05-28T15:24:00Z">
        <w:r>
          <w:rPr>
            <w:rFonts w:ascii="Times New Roman" w:hAnsi="Times New Roman"/>
            <w:color w:val="000000"/>
          </w:rPr>
          <w:t>u</w:t>
        </w:r>
      </w:ins>
      <w:r>
        <w:rPr>
          <w:rFonts w:ascii="Times New Roman" w:hAnsi="Times New Roman"/>
          <w:color w:val="000000"/>
          <w:rPrChange w:id="2952" w:author="MARCELO PEREIRA" w:date="2009-05-28T15:26:00Z">
            <w:rPr>
              <w:rFonts w:ascii="Times New Roman" w:hAnsi="Times New Roman"/>
              <w:color w:val="000000"/>
            </w:rPr>
          </w:rPrChange>
        </w:rPr>
        <w:t xml:space="preserve">m desenvolvedor de códigos PL/SQL </w:t>
      </w:r>
      <w:del w:id="2953" w:author="MARCELO PEREIRA" w:date="2009-05-28T15:24:00Z">
        <w:r>
          <w:rPr>
            <w:rFonts w:ascii="Times New Roman" w:hAnsi="Times New Roman"/>
            <w:color w:val="FF0000"/>
          </w:rPr>
          <w:delText xml:space="preserve">que procure por </w:delText>
        </w:r>
      </w:del>
      <w:ins w:id="2954" w:author="MARCELO PEREIRA" w:date="2009-05-28T15:24:00Z">
        <w:r>
          <w:rPr>
            <w:rFonts w:ascii="Times New Roman" w:hAnsi="Times New Roman"/>
            <w:color w:val="000000"/>
          </w:rPr>
          <w:t xml:space="preserve">use </w:t>
        </w:r>
      </w:ins>
      <w:r>
        <w:rPr>
          <w:rFonts w:ascii="Times New Roman" w:hAnsi="Times New Roman"/>
          <w:color w:val="000000"/>
          <w:rPrChange w:id="2955" w:author="MARCELO PEREIRA" w:date="2009-05-28T15:26:00Z">
            <w:rPr>
              <w:rFonts w:ascii="Times New Roman" w:hAnsi="Times New Roman"/>
              <w:color w:val="000000"/>
            </w:rPr>
          </w:rPrChange>
        </w:rPr>
        <w:t xml:space="preserve">uma ferramenta que analise as dependências de suas rotinas e </w:t>
      </w:r>
      <w:del w:id="2956" w:author="MARCELO PEREIRA" w:date="2009-05-18T14:43:00Z">
        <w:r>
          <w:rPr>
            <w:rFonts w:ascii="Times New Roman" w:hAnsi="Times New Roman"/>
            <w:color w:val="FF0000"/>
          </w:rPr>
          <w:delText>desenhe</w:delText>
        </w:r>
      </w:del>
      <w:ins w:id="2957" w:author="MARCELO PEREIRA" w:date="2009-05-18T14:43:00Z">
        <w:r>
          <w:rPr>
            <w:rFonts w:ascii="Times New Roman" w:hAnsi="Times New Roman"/>
            <w:color w:val="000000"/>
          </w:rPr>
          <w:t>exiba</w:t>
        </w:r>
      </w:ins>
      <w:r>
        <w:rPr>
          <w:rFonts w:ascii="Times New Roman" w:hAnsi="Times New Roman"/>
          <w:color w:val="000000"/>
          <w:rPrChange w:id="2958" w:author="MARCELO PEREIRA" w:date="2009-05-28T15:26:00Z">
            <w:rPr>
              <w:rFonts w:ascii="Times New Roman" w:hAnsi="Times New Roman"/>
              <w:color w:val="000000"/>
            </w:rPr>
          </w:rPrChange>
        </w:rPr>
        <w:t xml:space="preserve"> um diagrama visual mostrando quais componentes podem ter seu comportamento afetado por outros</w:t>
      </w:r>
      <w:del w:id="2959" w:author="MARCELO PEREIRA" w:date="2009-05-28T15:24:00Z">
        <w:r>
          <w:rPr>
            <w:rFonts w:ascii="Times New Roman" w:hAnsi="Times New Roman"/>
            <w:color w:val="FF0000"/>
          </w:rPr>
          <w:delText xml:space="preserve">, provavelmente estará </w:delText>
        </w:r>
        <w:r>
          <w:rPr>
            <w:rFonts w:ascii="Times New Roman" w:hAnsi="Times New Roman"/>
            <w:color w:val="FF0000"/>
            <w:shd w:val="clear" w:color="auto" w:fill="FFFF00"/>
          </w:rPr>
          <w:delText>desapontado</w:delText>
        </w:r>
      </w:del>
      <w:r>
        <w:rPr>
          <w:rFonts w:ascii="Times New Roman" w:hAnsi="Times New Roman"/>
          <w:color w:val="000000"/>
          <w:rPrChange w:id="2960" w:author="MARCELO PEREIRA" w:date="2009-05-28T15:27:00Z">
            <w:rPr>
              <w:rFonts w:ascii="Times New Roman" w:hAnsi="Times New Roman"/>
              <w:color w:val="000000"/>
            </w:rPr>
          </w:rPrChange>
        </w:rPr>
        <w:t xml:space="preserve">. </w:t>
      </w:r>
      <w:del w:id="2961" w:author="MARCELO PEREIRA" w:date="2009-05-28T15:25:00Z">
        <w:r>
          <w:rPr>
            <w:rFonts w:ascii="Times New Roman" w:hAnsi="Times New Roman"/>
            <w:color w:val="FF0000"/>
          </w:rPr>
          <w:delText>Se este mesmo desenvolvedor desejar gerar</w:delText>
        </w:r>
      </w:del>
      <w:ins w:id="2962" w:author="MARCELO PEREIRA" w:date="2009-05-28T15:25:00Z">
        <w:r>
          <w:rPr>
            <w:rFonts w:ascii="Times New Roman" w:hAnsi="Times New Roman"/>
            <w:color w:val="000000"/>
          </w:rPr>
          <w:t>Outras funcionalidades importantes incluem a geração de</w:t>
        </w:r>
      </w:ins>
      <w:r>
        <w:rPr>
          <w:rFonts w:ascii="Times New Roman" w:hAnsi="Times New Roman"/>
          <w:color w:val="000000"/>
          <w:rPrChange w:id="2963" w:author="MARCELO PEREIRA" w:date="2009-05-28T15:26:00Z">
            <w:rPr>
              <w:rFonts w:ascii="Times New Roman" w:hAnsi="Times New Roman"/>
              <w:color w:val="000000"/>
            </w:rPr>
          </w:rPrChange>
        </w:rPr>
        <w:t xml:space="preserve"> uma documentação HTML com </w:t>
      </w:r>
      <w:r>
        <w:rPr>
          <w:rFonts w:ascii="Times New Roman" w:hAnsi="Times New Roman"/>
          <w:i/>
          <w:iCs/>
          <w:color w:val="000000"/>
          <w:rPrChange w:id="2964" w:author="MARCELO PEREIRA" w:date="2009-05-28T15:26:00Z">
            <w:rPr>
              <w:rFonts w:ascii="Times New Roman" w:hAnsi="Times New Roman"/>
              <w:i/>
              <w:iCs/>
              <w:color w:val="000000"/>
            </w:rPr>
          </w:rPrChange>
        </w:rPr>
        <w:t>links</w:t>
      </w:r>
      <w:r>
        <w:rPr>
          <w:rFonts w:ascii="Times New Roman" w:hAnsi="Times New Roman"/>
          <w:color w:val="000000"/>
          <w:rPrChange w:id="2965" w:author="MARCELO PEREIRA" w:date="2009-05-28T15:26:00Z">
            <w:rPr>
              <w:rFonts w:ascii="Times New Roman" w:hAnsi="Times New Roman"/>
              <w:color w:val="000000"/>
            </w:rPr>
          </w:rPrChange>
        </w:rPr>
        <w:t xml:space="preserve"> de fácil navegação </w:t>
      </w:r>
      <w:del w:id="2966" w:author="MARCELO PEREIRA" w:date="2009-05-28T15:25:00Z">
        <w:r>
          <w:rPr>
            <w:rFonts w:ascii="Times New Roman" w:hAnsi="Times New Roman"/>
            <w:color w:val="FF0000"/>
          </w:rPr>
          <w:delText>de</w:delText>
        </w:r>
      </w:del>
      <w:ins w:id="2967" w:author="MARCELO PEREIRA" w:date="2009-05-28T15:25:00Z">
        <w:r>
          <w:rPr>
            <w:rFonts w:ascii="Times New Roman" w:hAnsi="Times New Roman"/>
            <w:color w:val="000000"/>
          </w:rPr>
          <w:t>sobre</w:t>
        </w:r>
      </w:ins>
      <w:r>
        <w:rPr>
          <w:rFonts w:ascii="Times New Roman" w:hAnsi="Times New Roman"/>
          <w:color w:val="000000"/>
          <w:rPrChange w:id="2968" w:author="MARCELO PEREIRA" w:date="2009-05-28T15:26:00Z">
            <w:rPr>
              <w:rFonts w:ascii="Times New Roman" w:hAnsi="Times New Roman"/>
              <w:color w:val="000000"/>
            </w:rPr>
          </w:rPrChange>
        </w:rPr>
        <w:t xml:space="preserve"> seus componentes </w:t>
      </w:r>
      <w:del w:id="2969" w:author="MARCELO PEREIRA" w:date="2009-05-18T14:44:00Z">
        <w:r>
          <w:rPr>
            <w:rFonts w:ascii="Times New Roman" w:hAnsi="Times New Roman"/>
            <w:color w:val="FF0000"/>
          </w:rPr>
          <w:delText>individualmente ou em conjunto com todos os pacotes de rotinas</w:delText>
        </w:r>
      </w:del>
      <w:del w:id="2970" w:author="MARCELO" w:date="2009-05-31T17:06:00Z">
        <w:r w:rsidDel="00686C47">
          <w:rPr>
            <w:rFonts w:ascii="Times New Roman" w:hAnsi="Times New Roman"/>
            <w:color w:val="000000"/>
            <w:rPrChange w:id="2971" w:author="MARCELO PEREIRA" w:date="2009-05-28T15:26:00Z">
              <w:rPr>
                <w:rFonts w:ascii="Times New Roman" w:hAnsi="Times New Roman"/>
                <w:color w:val="000000"/>
              </w:rPr>
            </w:rPrChange>
          </w:rPr>
          <w:delText xml:space="preserve"> </w:delText>
        </w:r>
      </w:del>
      <w:r>
        <w:rPr>
          <w:rFonts w:ascii="Times New Roman" w:hAnsi="Times New Roman"/>
          <w:color w:val="000000"/>
          <w:rPrChange w:id="2972" w:author="MARCELO PEREIRA" w:date="2009-05-28T15:26:00Z">
            <w:rPr>
              <w:rFonts w:ascii="Times New Roman" w:hAnsi="Times New Roman"/>
              <w:color w:val="000000"/>
            </w:rPr>
          </w:rPrChange>
        </w:rPr>
        <w:t xml:space="preserve">e </w:t>
      </w:r>
      <w:del w:id="2973" w:author="MARCELO PEREIRA" w:date="2009-05-28T15:25:00Z">
        <w:r>
          <w:rPr>
            <w:rFonts w:ascii="Times New Roman" w:hAnsi="Times New Roman"/>
            <w:color w:val="FF0000"/>
          </w:rPr>
          <w:delText>que essa mesma ferramenta aplique</w:delText>
        </w:r>
      </w:del>
      <w:ins w:id="2974" w:author="MARCELO PEREIRA" w:date="2009-05-28T15:25:00Z">
        <w:r>
          <w:rPr>
            <w:rFonts w:ascii="Times New Roman" w:hAnsi="Times New Roman"/>
            <w:color w:val="000000"/>
          </w:rPr>
          <w:t>o uso de</w:t>
        </w:r>
      </w:ins>
      <w:r>
        <w:rPr>
          <w:rFonts w:ascii="Times New Roman" w:hAnsi="Times New Roman"/>
          <w:color w:val="000000"/>
          <w:rPrChange w:id="2975" w:author="MARCELO PEREIRA" w:date="2009-05-28T15:26:00Z">
            <w:rPr>
              <w:rFonts w:ascii="Times New Roman" w:hAnsi="Times New Roman"/>
              <w:color w:val="000000"/>
            </w:rPr>
          </w:rPrChange>
        </w:rPr>
        <w:t xml:space="preserve"> padrões de projeto em seu código</w:t>
      </w:r>
      <w:del w:id="2976" w:author="MARCELO PEREIRA" w:date="2009-05-28T15:25:00Z">
        <w:r>
          <w:rPr>
            <w:rFonts w:ascii="Times New Roman" w:hAnsi="Times New Roman"/>
            <w:color w:val="FF0000"/>
          </w:rPr>
          <w:delText xml:space="preserve"> também sairá desapontado</w:delText>
        </w:r>
      </w:del>
      <w:r>
        <w:rPr>
          <w:rFonts w:ascii="Times New Roman" w:hAnsi="Times New Roman"/>
          <w:color w:val="000000"/>
          <w:rPrChange w:id="2977" w:author="MARCELO PEREIRA" w:date="2009-05-28T15:26:00Z">
            <w:rPr>
              <w:rFonts w:ascii="Times New Roman" w:hAnsi="Times New Roman"/>
              <w:color w:val="000000"/>
            </w:rPr>
          </w:rPrChange>
        </w:rPr>
        <w:t xml:space="preserve">. </w:t>
      </w:r>
      <w:del w:id="2978" w:author="MARCELO" w:date="2009-05-17T14:19:00Z">
        <w:r>
          <w:rPr>
            <w:rFonts w:ascii="Times New Roman" w:hAnsi="Times New Roman"/>
            <w:color w:val="FF0000"/>
          </w:rPr>
          <w:delText xml:space="preserve">Nenhuma </w:delText>
        </w:r>
      </w:del>
      <w:ins w:id="2979" w:author="MARCELO" w:date="2009-05-17T14:19:00Z">
        <w:r>
          <w:rPr>
            <w:rFonts w:ascii="Times New Roman" w:hAnsi="Times New Roman"/>
            <w:color w:val="000000"/>
          </w:rPr>
          <w:t xml:space="preserve">Não se tem conhecimento de uma </w:t>
        </w:r>
      </w:ins>
      <w:r>
        <w:rPr>
          <w:rFonts w:ascii="Times New Roman" w:hAnsi="Times New Roman"/>
          <w:color w:val="000000"/>
          <w:rPrChange w:id="2980" w:author="MARCELO PEREIRA" w:date="2009-05-28T15:26:00Z">
            <w:rPr>
              <w:rFonts w:ascii="Times New Roman" w:hAnsi="Times New Roman"/>
              <w:color w:val="000000"/>
            </w:rPr>
          </w:rPrChange>
        </w:rPr>
        <w:t>ferramenta do mercado</w:t>
      </w:r>
      <w:ins w:id="2981" w:author="MARCELO" w:date="2009-06-07T20:04:00Z">
        <w:r w:rsidR="00B54527">
          <w:rPr>
            <w:rFonts w:ascii="Times New Roman" w:hAnsi="Times New Roman"/>
            <w:color w:val="000000"/>
          </w:rPr>
          <w:t xml:space="preserve"> ou da academia </w:t>
        </w:r>
      </w:ins>
      <w:del w:id="2982" w:author="MARCELO" w:date="2009-05-17T14:19:00Z">
        <w:r>
          <w:rPr>
            <w:rFonts w:ascii="Times New Roman" w:hAnsi="Times New Roman"/>
            <w:color w:val="FF0000"/>
          </w:rPr>
          <w:delText>, até então,</w:delText>
        </w:r>
      </w:del>
      <w:ins w:id="2983" w:author="MARCELO" w:date="2009-05-17T14:19:00Z">
        <w:r>
          <w:rPr>
            <w:rFonts w:ascii="Times New Roman" w:hAnsi="Times New Roman"/>
            <w:color w:val="000000"/>
          </w:rPr>
          <w:t>que</w:t>
        </w:r>
      </w:ins>
      <w:r>
        <w:rPr>
          <w:rFonts w:ascii="Times New Roman" w:hAnsi="Times New Roman"/>
          <w:color w:val="000000"/>
          <w:rPrChange w:id="2984" w:author="MARCELO PEREIRA" w:date="2009-05-28T15:26:00Z">
            <w:rPr>
              <w:rFonts w:ascii="Times New Roman" w:hAnsi="Times New Roman"/>
              <w:color w:val="000000"/>
            </w:rPr>
          </w:rPrChange>
        </w:rPr>
        <w:t xml:space="preserve"> </w:t>
      </w:r>
      <w:del w:id="2985" w:author="MARCELO" w:date="2009-05-17T15:30:00Z">
        <w:r>
          <w:rPr>
            <w:rFonts w:ascii="Times New Roman" w:hAnsi="Times New Roman"/>
            <w:color w:val="FF0000"/>
          </w:rPr>
          <w:delText xml:space="preserve">provê </w:delText>
        </w:r>
      </w:del>
      <w:ins w:id="2986" w:author="MARCELO" w:date="2009-05-17T15:30:00Z">
        <w:r>
          <w:rPr>
            <w:rFonts w:ascii="Times New Roman" w:hAnsi="Times New Roman"/>
            <w:color w:val="000000"/>
          </w:rPr>
          <w:t xml:space="preserve">proveja </w:t>
        </w:r>
      </w:ins>
      <w:r>
        <w:rPr>
          <w:rFonts w:ascii="Times New Roman" w:hAnsi="Times New Roman"/>
          <w:color w:val="000000"/>
          <w:rPrChange w:id="2987" w:author="MARCELO PEREIRA" w:date="2009-05-28T15:26:00Z">
            <w:rPr>
              <w:rFonts w:ascii="Times New Roman" w:hAnsi="Times New Roman"/>
              <w:color w:val="000000"/>
            </w:rPr>
          </w:rPrChange>
        </w:rPr>
        <w:t xml:space="preserve">essas soluções </w:t>
      </w:r>
      <w:del w:id="2988" w:author="MARCELO" w:date="2009-06-20T14:36:00Z">
        <w:r w:rsidDel="00C55FD9">
          <w:rPr>
            <w:rFonts w:ascii="Times New Roman" w:hAnsi="Times New Roman"/>
            <w:color w:val="000000"/>
            <w:rPrChange w:id="2989" w:author="MARCELO PEREIRA" w:date="2009-05-28T15:26:00Z">
              <w:rPr>
                <w:rFonts w:ascii="Times New Roman" w:hAnsi="Times New Roman"/>
                <w:color w:val="000000"/>
              </w:rPr>
            </w:rPrChange>
          </w:rPr>
          <w:delText xml:space="preserve">reunidas de maneira livre e independente de sistema operacional. </w:delText>
        </w:r>
      </w:del>
      <w:ins w:id="2990" w:author="MARCELO" w:date="2009-06-20T14:36:00Z">
        <w:r w:rsidR="00C55FD9">
          <w:rPr>
            <w:rFonts w:ascii="Times New Roman" w:hAnsi="Times New Roman"/>
            <w:color w:val="000000"/>
          </w:rPr>
          <w:t>de forma independente de sistema operacional e livre de custos de licença.</w:t>
        </w:r>
      </w:ins>
    </w:p>
    <w:p w:rsidR="00B54527" w:rsidRDefault="00B54527" w:rsidP="00B54527">
      <w:pPr>
        <w:spacing w:line="360" w:lineRule="auto"/>
        <w:ind w:firstLine="709"/>
        <w:jc w:val="both"/>
        <w:rPr>
          <w:ins w:id="2991" w:author="MARCELO" w:date="2009-06-07T20:04:00Z"/>
          <w:rFonts w:ascii="Times New Roman" w:hAnsi="Times New Roman"/>
          <w:color w:val="000000"/>
        </w:rPr>
      </w:pPr>
    </w:p>
    <w:p w:rsidR="00B54527" w:rsidRDefault="00B54527" w:rsidP="00B54527">
      <w:pPr>
        <w:spacing w:line="360" w:lineRule="auto"/>
        <w:ind w:firstLine="709"/>
        <w:jc w:val="both"/>
        <w:rPr>
          <w:ins w:id="2992" w:author="MARCELO" w:date="2009-06-07T20:04:00Z"/>
          <w:rFonts w:ascii="Times New Roman" w:hAnsi="Times New Roman"/>
          <w:b/>
          <w:bCs/>
          <w:sz w:val="32"/>
          <w:szCs w:val="32"/>
        </w:rPr>
      </w:pPr>
    </w:p>
    <w:p w:rsidR="00B54527" w:rsidRDefault="00B54527" w:rsidP="00B54527">
      <w:pPr>
        <w:spacing w:line="360" w:lineRule="auto"/>
        <w:jc w:val="both"/>
        <w:rPr>
          <w:ins w:id="2993" w:author="MARCELO" w:date="2009-06-07T20:04:00Z"/>
          <w:rFonts w:ascii="Times New Roman" w:hAnsi="Times New Roman"/>
          <w:b/>
          <w:bCs/>
        </w:rPr>
      </w:pPr>
      <w:ins w:id="2994" w:author="MARCELO" w:date="2009-06-07T20:04:00Z">
        <w:r>
          <w:rPr>
            <w:rFonts w:ascii="Times New Roman" w:hAnsi="Times New Roman"/>
            <w:b/>
            <w:bCs/>
            <w:sz w:val="32"/>
            <w:szCs w:val="32"/>
          </w:rPr>
          <w:t xml:space="preserve">3.2 A arquitetura </w:t>
        </w:r>
      </w:ins>
      <w:ins w:id="2995" w:author="MARCELO" w:date="2009-06-07T20:15:00Z">
        <w:r w:rsidR="009E2F09">
          <w:rPr>
            <w:rFonts w:ascii="Times New Roman" w:hAnsi="Times New Roman"/>
            <w:b/>
            <w:bCs/>
            <w:sz w:val="32"/>
            <w:szCs w:val="32"/>
          </w:rPr>
          <w:t>do PL/SQL Helper</w:t>
        </w:r>
      </w:ins>
    </w:p>
    <w:p w:rsidR="00B54527" w:rsidRDefault="00B54527" w:rsidP="00B54527">
      <w:pPr>
        <w:spacing w:line="360" w:lineRule="auto"/>
        <w:ind w:firstLine="709"/>
        <w:jc w:val="both"/>
        <w:rPr>
          <w:ins w:id="2996" w:author="MARCELO" w:date="2009-06-07T20:10:00Z"/>
          <w:rFonts w:ascii="Times New Roman" w:hAnsi="Times New Roman"/>
          <w:b/>
          <w:bCs/>
        </w:rPr>
      </w:pPr>
    </w:p>
    <w:p w:rsidR="005B18AB" w:rsidRDefault="00B54527" w:rsidP="00B54527">
      <w:pPr>
        <w:spacing w:line="360" w:lineRule="auto"/>
        <w:ind w:firstLine="709"/>
        <w:jc w:val="both"/>
        <w:rPr>
          <w:ins w:id="2997" w:author="MARCELO" w:date="2009-06-07T21:20:00Z"/>
          <w:rFonts w:ascii="Times New Roman" w:hAnsi="Times New Roman"/>
          <w:bCs/>
        </w:rPr>
      </w:pPr>
      <w:ins w:id="2998" w:author="MARCELO" w:date="2009-06-07T20:10:00Z">
        <w:r>
          <w:rPr>
            <w:rFonts w:ascii="Times New Roman" w:hAnsi="Times New Roman"/>
            <w:bCs/>
          </w:rPr>
          <w:t xml:space="preserve">PL/SQL Helper é uma </w:t>
        </w:r>
      </w:ins>
      <w:ins w:id="2999" w:author="MARCELO" w:date="2009-06-07T20:11:00Z">
        <w:r w:rsidR="009E2F09">
          <w:rPr>
            <w:rFonts w:ascii="Times New Roman" w:hAnsi="Times New Roman"/>
            <w:bCs/>
          </w:rPr>
          <w:t>ferramenta</w:t>
        </w:r>
      </w:ins>
      <w:ins w:id="3000" w:author="MARCELO" w:date="2009-06-07T22:00:00Z">
        <w:r w:rsidR="00B86C89">
          <w:rPr>
            <w:rFonts w:ascii="Times New Roman" w:hAnsi="Times New Roman"/>
            <w:bCs/>
          </w:rPr>
          <w:t xml:space="preserve"> de código aberto, independente de sistema operacional e</w:t>
        </w:r>
      </w:ins>
      <w:ins w:id="3001" w:author="MARCELO" w:date="2009-06-07T20:11:00Z">
        <w:r w:rsidR="009E2F09">
          <w:rPr>
            <w:rFonts w:ascii="Times New Roman" w:hAnsi="Times New Roman"/>
            <w:bCs/>
          </w:rPr>
          <w:t xml:space="preserve"> desenvolvida em camadas, segundo o padrão de projeto Layers [44].</w:t>
        </w:r>
      </w:ins>
      <w:ins w:id="3002" w:author="MARCELO" w:date="2009-06-07T20:12:00Z">
        <w:r w:rsidR="009E2F09">
          <w:rPr>
            <w:rFonts w:ascii="Times New Roman" w:hAnsi="Times New Roman"/>
            <w:bCs/>
          </w:rPr>
          <w:t xml:space="preserve"> Esta divisão tem como objetivo</w:t>
        </w:r>
      </w:ins>
      <w:ins w:id="3003" w:author="MARCELO" w:date="2009-06-20T14:36:00Z">
        <w:r w:rsidR="00891292">
          <w:rPr>
            <w:rFonts w:ascii="Times New Roman" w:hAnsi="Times New Roman"/>
            <w:bCs/>
          </w:rPr>
          <w:t>,</w:t>
        </w:r>
      </w:ins>
      <w:ins w:id="3004" w:author="MARCELO" w:date="2009-06-07T20:12:00Z">
        <w:r w:rsidR="009E2F09">
          <w:rPr>
            <w:rFonts w:ascii="Times New Roman" w:hAnsi="Times New Roman"/>
            <w:bCs/>
          </w:rPr>
          <w:t xml:space="preserve"> desacoplar </w:t>
        </w:r>
      </w:ins>
      <w:ins w:id="3005" w:author="MARCELO" w:date="2009-06-07T20:13:00Z">
        <w:r w:rsidR="009E2F09">
          <w:rPr>
            <w:rFonts w:ascii="Times New Roman" w:hAnsi="Times New Roman"/>
            <w:bCs/>
          </w:rPr>
          <w:t>a</w:t>
        </w:r>
      </w:ins>
      <w:ins w:id="3006" w:author="MARCELO" w:date="2009-06-07T20:12:00Z">
        <w:r w:rsidR="009E2F09">
          <w:rPr>
            <w:rFonts w:ascii="Times New Roman" w:hAnsi="Times New Roman"/>
            <w:bCs/>
          </w:rPr>
          <w:t xml:space="preserve">s </w:t>
        </w:r>
      </w:ins>
      <w:ins w:id="3007" w:author="MARCELO" w:date="2009-06-07T20:13:00Z">
        <w:r w:rsidR="009E2F09">
          <w:rPr>
            <w:rFonts w:ascii="Times New Roman" w:hAnsi="Times New Roman"/>
            <w:bCs/>
          </w:rPr>
          <w:t xml:space="preserve">entidades de </w:t>
        </w:r>
      </w:ins>
      <w:ins w:id="3008" w:author="MARCELO" w:date="2009-06-07T20:12:00Z">
        <w:r w:rsidR="009E2F09">
          <w:rPr>
            <w:rFonts w:ascii="Times New Roman" w:hAnsi="Times New Roman"/>
            <w:bCs/>
          </w:rPr>
          <w:t xml:space="preserve">níveis diferentes </w:t>
        </w:r>
      </w:ins>
      <w:ins w:id="3009" w:author="MARCELO" w:date="2009-06-07T20:13:00Z">
        <w:r w:rsidR="009E2F09">
          <w:rPr>
            <w:rFonts w:ascii="Times New Roman" w:hAnsi="Times New Roman"/>
            <w:bCs/>
          </w:rPr>
          <w:t>do projeto</w:t>
        </w:r>
      </w:ins>
      <w:ins w:id="3010" w:author="MARCELO" w:date="2009-06-07T20:16:00Z">
        <w:r w:rsidR="009E2F09">
          <w:rPr>
            <w:rFonts w:ascii="Times New Roman" w:hAnsi="Times New Roman"/>
            <w:bCs/>
          </w:rPr>
          <w:t xml:space="preserve"> de software</w:t>
        </w:r>
      </w:ins>
      <w:ins w:id="3011" w:author="MARCELO" w:date="2009-06-07T20:13:00Z">
        <w:r w:rsidR="009E2F09">
          <w:rPr>
            <w:rFonts w:ascii="Times New Roman" w:hAnsi="Times New Roman"/>
            <w:bCs/>
          </w:rPr>
          <w:t xml:space="preserve">. Foram criadas quatro camadas para a arquitetura do PL/SQL Helper: </w:t>
        </w:r>
      </w:ins>
      <w:ins w:id="3012" w:author="MARCELO" w:date="2009-06-07T20:14:00Z">
        <w:r w:rsidR="009E2F09">
          <w:rPr>
            <w:rFonts w:ascii="Times New Roman" w:hAnsi="Times New Roman"/>
            <w:bCs/>
          </w:rPr>
          <w:t>uma</w:t>
        </w:r>
      </w:ins>
      <w:ins w:id="3013" w:author="MARCELO" w:date="2009-06-07T20:13:00Z">
        <w:r w:rsidR="009E2F09">
          <w:rPr>
            <w:rFonts w:ascii="Times New Roman" w:hAnsi="Times New Roman"/>
            <w:bCs/>
          </w:rPr>
          <w:t xml:space="preserve"> camada de dados, </w:t>
        </w:r>
      </w:ins>
      <w:ins w:id="3014" w:author="MARCELO" w:date="2009-06-07T20:14:00Z">
        <w:r w:rsidR="009E2F09">
          <w:rPr>
            <w:rFonts w:ascii="Times New Roman" w:hAnsi="Times New Roman"/>
            <w:bCs/>
          </w:rPr>
          <w:t>uma camada de acesso aos dados, uma camada lógica, que contém as entidade</w:t>
        </w:r>
      </w:ins>
      <w:ins w:id="3015" w:author="MARCELO" w:date="2009-06-07T20:16:00Z">
        <w:r w:rsidR="009E2F09">
          <w:rPr>
            <w:rFonts w:ascii="Times New Roman" w:hAnsi="Times New Roman"/>
            <w:bCs/>
          </w:rPr>
          <w:t>s</w:t>
        </w:r>
      </w:ins>
      <w:ins w:id="3016" w:author="MARCELO" w:date="2009-06-07T20:14:00Z">
        <w:r w:rsidR="009E2F09">
          <w:rPr>
            <w:rFonts w:ascii="Times New Roman" w:hAnsi="Times New Roman"/>
            <w:bCs/>
          </w:rPr>
          <w:t xml:space="preserve"> responsáveis por aplicar as regras de negócio da ferramenta</w:t>
        </w:r>
      </w:ins>
      <w:ins w:id="3017" w:author="MARCELO" w:date="2009-06-07T20:15:00Z">
        <w:r w:rsidR="009E2F09">
          <w:rPr>
            <w:rFonts w:ascii="Times New Roman" w:hAnsi="Times New Roman"/>
            <w:bCs/>
          </w:rPr>
          <w:t>,</w:t>
        </w:r>
      </w:ins>
      <w:ins w:id="3018" w:author="MARCELO" w:date="2009-06-07T20:14:00Z">
        <w:r w:rsidR="009E2F09">
          <w:rPr>
            <w:rFonts w:ascii="Times New Roman" w:hAnsi="Times New Roman"/>
            <w:bCs/>
          </w:rPr>
          <w:t xml:space="preserve"> e uma </w:t>
        </w:r>
      </w:ins>
      <w:ins w:id="3019" w:author="MARCELO" w:date="2009-06-07T20:15:00Z">
        <w:r w:rsidR="009E2F09">
          <w:rPr>
            <w:rFonts w:ascii="Times New Roman" w:hAnsi="Times New Roman"/>
            <w:bCs/>
          </w:rPr>
          <w:t>camada de interface gráfica, que é responsável por prover ao usuário</w:t>
        </w:r>
      </w:ins>
      <w:ins w:id="3020" w:author="MARCELO" w:date="2009-06-20T14:37:00Z">
        <w:r w:rsidR="00891292">
          <w:rPr>
            <w:rFonts w:ascii="Times New Roman" w:hAnsi="Times New Roman"/>
            <w:bCs/>
          </w:rPr>
          <w:t>,</w:t>
        </w:r>
      </w:ins>
      <w:ins w:id="3021" w:author="MARCELO" w:date="2009-06-07T20:15:00Z">
        <w:r w:rsidR="009E2F09">
          <w:rPr>
            <w:rFonts w:ascii="Times New Roman" w:hAnsi="Times New Roman"/>
            <w:bCs/>
          </w:rPr>
          <w:t xml:space="preserve"> um meio de utilizar as funcionalidades providas pela ferramenta</w:t>
        </w:r>
      </w:ins>
      <w:ins w:id="3022" w:author="MARCELO" w:date="2009-06-20T14:37:00Z">
        <w:r w:rsidR="00891292">
          <w:rPr>
            <w:rFonts w:ascii="Times New Roman" w:hAnsi="Times New Roman"/>
            <w:bCs/>
          </w:rPr>
          <w:t xml:space="preserve"> aqui proposta</w:t>
        </w:r>
      </w:ins>
      <w:ins w:id="3023" w:author="MARCELO" w:date="2009-06-07T20:15:00Z">
        <w:r w:rsidR="009E2F09">
          <w:rPr>
            <w:rFonts w:ascii="Times New Roman" w:hAnsi="Times New Roman"/>
            <w:bCs/>
          </w:rPr>
          <w:t>.</w:t>
        </w:r>
      </w:ins>
      <w:ins w:id="3024" w:author="MARCELO" w:date="2009-06-07T20:17:00Z">
        <w:r w:rsidR="009E2F09">
          <w:rPr>
            <w:rFonts w:ascii="Times New Roman" w:hAnsi="Times New Roman"/>
            <w:bCs/>
          </w:rPr>
          <w:t xml:space="preserve"> Estas camadas podem ser visualizadas na figura 3.1</w:t>
        </w:r>
      </w:ins>
      <w:ins w:id="3025" w:author="MARCELO" w:date="2009-06-07T21:20:00Z">
        <w:r w:rsidR="005B18AB">
          <w:rPr>
            <w:rFonts w:ascii="Times New Roman" w:hAnsi="Times New Roman"/>
            <w:bCs/>
          </w:rPr>
          <w:t>, que exibe um modelo de componentes UML para ilustrar a arquitetura do PL/SQL Helper</w:t>
        </w:r>
      </w:ins>
      <w:ins w:id="3026" w:author="MARCELO" w:date="2009-06-07T20:17:00Z">
        <w:r w:rsidR="009E2F09">
          <w:rPr>
            <w:rFonts w:ascii="Times New Roman" w:hAnsi="Times New Roman"/>
            <w:bCs/>
          </w:rPr>
          <w:t>.</w:t>
        </w:r>
      </w:ins>
    </w:p>
    <w:p w:rsidR="00B54527" w:rsidRDefault="009E2F09" w:rsidP="00B54527">
      <w:pPr>
        <w:spacing w:line="360" w:lineRule="auto"/>
        <w:ind w:firstLine="709"/>
        <w:jc w:val="both"/>
        <w:rPr>
          <w:ins w:id="3027" w:author="MARCELO" w:date="2009-06-07T21:02:00Z"/>
          <w:rFonts w:ascii="Times New Roman" w:hAnsi="Times New Roman"/>
          <w:bCs/>
        </w:rPr>
      </w:pPr>
      <w:ins w:id="3028" w:author="MARCELO" w:date="2009-06-07T20:17:00Z">
        <w:r>
          <w:rPr>
            <w:rFonts w:ascii="Times New Roman" w:hAnsi="Times New Roman"/>
            <w:bCs/>
          </w:rPr>
          <w:t xml:space="preserve"> </w:t>
        </w:r>
      </w:ins>
    </w:p>
    <w:p w:rsidR="005B18AB" w:rsidRDefault="005B18AB" w:rsidP="005B18AB">
      <w:pPr>
        <w:pStyle w:val="Legenda"/>
        <w:keepNext/>
        <w:jc w:val="both"/>
        <w:rPr>
          <w:ins w:id="3029" w:author="MARCELO" w:date="2009-06-07T21:20:00Z"/>
        </w:rPr>
        <w:pPrChange w:id="3030" w:author="MARCELO" w:date="2009-06-07T21:20:00Z">
          <w:pPr>
            <w:pStyle w:val="Legenda"/>
          </w:pPr>
        </w:pPrChange>
      </w:pPr>
    </w:p>
    <w:p w:rsidR="00891292" w:rsidRDefault="006C3C68" w:rsidP="00891292">
      <w:pPr>
        <w:keepNext/>
        <w:spacing w:line="360" w:lineRule="auto"/>
        <w:jc w:val="both"/>
        <w:rPr>
          <w:ins w:id="3031" w:author="MARCELO" w:date="2009-06-20T14:37:00Z"/>
        </w:rPr>
        <w:pPrChange w:id="3032" w:author="MARCELO" w:date="2009-06-20T14:37:00Z">
          <w:pPr>
            <w:spacing w:line="360" w:lineRule="auto"/>
            <w:jc w:val="both"/>
          </w:pPr>
        </w:pPrChange>
      </w:pPr>
      <w:ins w:id="3033" w:author="MARCELO" w:date="2009-06-07T21:33:00Z">
        <w:r>
          <w:rPr>
            <w:rFonts w:ascii="Times New Roman" w:hAnsi="Times New Roman"/>
            <w:bCs/>
            <w:noProof/>
            <w:lang w:eastAsia="pt-BR"/>
          </w:rPr>
          <w:drawing>
            <wp:inline distT="0" distB="0" distL="0" distR="0">
              <wp:extent cx="6326505" cy="5996940"/>
              <wp:effectExtent l="19050" t="0" r="0" b="0"/>
              <wp:docPr id="22" name="Imagem 22" descr="arquitetura_marc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quitetura_marcelo"/>
                      <pic:cNvPicPr>
                        <a:picLocks noChangeAspect="1" noChangeArrowheads="1"/>
                      </pic:cNvPicPr>
                    </pic:nvPicPr>
                    <pic:blipFill>
                      <a:blip r:embed="rId13"/>
                      <a:srcRect/>
                      <a:stretch>
                        <a:fillRect/>
                      </a:stretch>
                    </pic:blipFill>
                    <pic:spPr bwMode="auto">
                      <a:xfrm>
                        <a:off x="0" y="0"/>
                        <a:ext cx="6326505" cy="5996940"/>
                      </a:xfrm>
                      <a:prstGeom prst="rect">
                        <a:avLst/>
                      </a:prstGeom>
                      <a:noFill/>
                      <a:ln w="9525">
                        <a:noFill/>
                        <a:miter lim="800000"/>
                        <a:headEnd/>
                        <a:tailEnd/>
                      </a:ln>
                    </pic:spPr>
                  </pic:pic>
                </a:graphicData>
              </a:graphic>
            </wp:inline>
          </w:drawing>
        </w:r>
      </w:ins>
    </w:p>
    <w:p w:rsidR="009E2F09" w:rsidRDefault="00891292" w:rsidP="00891292">
      <w:pPr>
        <w:pStyle w:val="Legenda"/>
        <w:jc w:val="both"/>
        <w:rPr>
          <w:ins w:id="3034" w:author="MARCELO" w:date="2009-06-07T20:15:00Z"/>
          <w:rFonts w:ascii="Times New Roman" w:hAnsi="Times New Roman"/>
          <w:bCs w:val="0"/>
        </w:rPr>
        <w:pPrChange w:id="3035" w:author="MARCELO" w:date="2009-06-20T14:37:00Z">
          <w:pPr>
            <w:spacing w:line="360" w:lineRule="auto"/>
            <w:ind w:firstLine="709"/>
            <w:jc w:val="both"/>
          </w:pPr>
        </w:pPrChange>
      </w:pPr>
      <w:ins w:id="3036" w:author="MARCELO" w:date="2009-06-20T14:37:00Z">
        <w:r>
          <w:t xml:space="preserve"> </w:t>
        </w:r>
        <w:r w:rsidRPr="00E54C9A">
          <w:t>Figura 3.1 - Arquitetura da ferramenta proposta usando componentes UML</w:t>
        </w:r>
      </w:ins>
    </w:p>
    <w:p w:rsidR="009E2F09" w:rsidRDefault="009E2F09" w:rsidP="00B54527">
      <w:pPr>
        <w:spacing w:line="360" w:lineRule="auto"/>
        <w:ind w:firstLine="709"/>
        <w:jc w:val="both"/>
        <w:rPr>
          <w:ins w:id="3037" w:author="MARCELO" w:date="2009-06-20T14:38:00Z"/>
          <w:rFonts w:ascii="Times New Roman" w:hAnsi="Times New Roman"/>
          <w:bCs/>
        </w:rPr>
      </w:pPr>
    </w:p>
    <w:p w:rsidR="00891292" w:rsidRPr="00B54527" w:rsidRDefault="00891292" w:rsidP="00B54527">
      <w:pPr>
        <w:spacing w:line="360" w:lineRule="auto"/>
        <w:ind w:firstLine="709"/>
        <w:jc w:val="both"/>
        <w:rPr>
          <w:ins w:id="3038" w:author="MARCELO" w:date="2009-06-07T20:04:00Z"/>
          <w:rFonts w:ascii="Times New Roman" w:hAnsi="Times New Roman"/>
          <w:bCs/>
          <w:rPrChange w:id="3039" w:author="MARCELO" w:date="2009-06-07T20:10:00Z">
            <w:rPr>
              <w:ins w:id="3040" w:author="MARCELO" w:date="2009-06-07T20:04:00Z"/>
              <w:rFonts w:ascii="Times New Roman" w:hAnsi="Times New Roman"/>
              <w:b/>
              <w:bCs/>
            </w:rPr>
          </w:rPrChange>
        </w:rPr>
      </w:pPr>
    </w:p>
    <w:p w:rsidR="00EA773A" w:rsidRDefault="00EA773A" w:rsidP="00B54527">
      <w:pPr>
        <w:spacing w:line="360" w:lineRule="auto"/>
        <w:ind w:firstLine="709"/>
        <w:jc w:val="both"/>
        <w:rPr>
          <w:ins w:id="3041" w:author="MARCELO" w:date="2009-06-07T21:35:00Z"/>
          <w:rFonts w:ascii="Times New Roman" w:hAnsi="Times New Roman"/>
          <w:color w:val="000000"/>
        </w:rPr>
      </w:pPr>
      <w:ins w:id="3042" w:author="MARCELO" w:date="2009-06-07T21:27:00Z">
        <w:r>
          <w:rPr>
            <w:rFonts w:ascii="Times New Roman" w:hAnsi="Times New Roman"/>
            <w:color w:val="000000"/>
          </w:rPr>
          <w:t xml:space="preserve">A camada de dados é representada pelos sistemas de gerenciamento de bancos de dados, como Oracle por exemplo. Para realizar o acesso a esses dados, uma camada </w:t>
        </w:r>
      </w:ins>
      <w:ins w:id="3043" w:author="MARCELO" w:date="2009-06-07T21:28:00Z">
        <w:r>
          <w:rPr>
            <w:rFonts w:ascii="Times New Roman" w:hAnsi="Times New Roman"/>
            <w:color w:val="000000"/>
          </w:rPr>
          <w:t xml:space="preserve">foi criada contendo entidades chamadas </w:t>
        </w:r>
        <w:r>
          <w:rPr>
            <w:rFonts w:ascii="Times New Roman" w:hAnsi="Times New Roman"/>
            <w:i/>
            <w:color w:val="000000"/>
          </w:rPr>
          <w:t>d</w:t>
        </w:r>
        <w:r w:rsidRPr="00EA773A">
          <w:rPr>
            <w:rFonts w:ascii="Times New Roman" w:hAnsi="Times New Roman"/>
            <w:i/>
            <w:color w:val="000000"/>
            <w:rPrChange w:id="3044" w:author="MARCELO" w:date="2009-06-07T21:28:00Z">
              <w:rPr>
                <w:rFonts w:ascii="Times New Roman" w:hAnsi="Times New Roman"/>
                <w:color w:val="000000"/>
              </w:rPr>
            </w:rPrChange>
          </w:rPr>
          <w:t>rivers</w:t>
        </w:r>
        <w:r>
          <w:rPr>
            <w:rFonts w:ascii="Times New Roman" w:hAnsi="Times New Roman"/>
            <w:i/>
            <w:color w:val="000000"/>
          </w:rPr>
          <w:t>.</w:t>
        </w:r>
        <w:r>
          <w:rPr>
            <w:rFonts w:ascii="Times New Roman" w:hAnsi="Times New Roman"/>
            <w:color w:val="000000"/>
          </w:rPr>
          <w:t xml:space="preserve"> Est</w:t>
        </w:r>
      </w:ins>
      <w:ins w:id="3045" w:author="MARCELO" w:date="2009-06-07T21:29:00Z">
        <w:r>
          <w:rPr>
            <w:rFonts w:ascii="Times New Roman" w:hAnsi="Times New Roman"/>
            <w:color w:val="000000"/>
          </w:rPr>
          <w:t xml:space="preserve">as entidades </w:t>
        </w:r>
      </w:ins>
      <w:ins w:id="3046" w:author="MARCELO" w:date="2009-06-07T21:30:00Z">
        <w:r>
          <w:rPr>
            <w:rFonts w:ascii="Times New Roman" w:hAnsi="Times New Roman"/>
            <w:color w:val="000000"/>
          </w:rPr>
          <w:t xml:space="preserve">estendem </w:t>
        </w:r>
      </w:ins>
      <w:ins w:id="3047" w:author="MARCELO" w:date="2009-06-07T21:29:00Z">
        <w:r>
          <w:rPr>
            <w:rFonts w:ascii="Times New Roman" w:hAnsi="Times New Roman"/>
            <w:color w:val="000000"/>
          </w:rPr>
          <w:t>um conjunto de funcionalidades definidas no componente de interface</w:t>
        </w:r>
      </w:ins>
      <w:ins w:id="3048" w:author="MARCELO" w:date="2009-06-07T21:30:00Z">
        <w:r>
          <w:rPr>
            <w:rFonts w:ascii="Times New Roman" w:hAnsi="Times New Roman"/>
            <w:color w:val="000000"/>
          </w:rPr>
          <w:t xml:space="preserve"> da camada de acesso aos dados,</w:t>
        </w:r>
      </w:ins>
      <w:ins w:id="3049" w:author="MARCELO" w:date="2009-06-07T21:29:00Z">
        <w:r>
          <w:rPr>
            <w:rFonts w:ascii="Times New Roman" w:hAnsi="Times New Roman"/>
            <w:color w:val="000000"/>
          </w:rPr>
          <w:t xml:space="preserve"> chamado DBMSDriver</w:t>
        </w:r>
      </w:ins>
      <w:ins w:id="3050" w:author="MARCELO" w:date="2009-06-07T21:30:00Z">
        <w:r>
          <w:rPr>
            <w:rFonts w:ascii="Times New Roman" w:hAnsi="Times New Roman"/>
            <w:color w:val="000000"/>
          </w:rPr>
          <w:t xml:space="preserve">. Os </w:t>
        </w:r>
        <w:r w:rsidRPr="00EA773A">
          <w:rPr>
            <w:rFonts w:ascii="Times New Roman" w:hAnsi="Times New Roman"/>
            <w:i/>
            <w:color w:val="000000"/>
            <w:rPrChange w:id="3051" w:author="MARCELO" w:date="2009-06-07T21:30:00Z">
              <w:rPr>
                <w:rFonts w:ascii="Times New Roman" w:hAnsi="Times New Roman"/>
                <w:color w:val="000000"/>
              </w:rPr>
            </w:rPrChange>
          </w:rPr>
          <w:t>drivers</w:t>
        </w:r>
        <w:r>
          <w:rPr>
            <w:rFonts w:ascii="Times New Roman" w:hAnsi="Times New Roman"/>
            <w:i/>
            <w:color w:val="000000"/>
          </w:rPr>
          <w:t xml:space="preserve"> </w:t>
        </w:r>
        <w:r>
          <w:rPr>
            <w:rFonts w:ascii="Times New Roman" w:hAnsi="Times New Roman"/>
            <w:color w:val="000000"/>
          </w:rPr>
          <w:t xml:space="preserve">implementam </w:t>
        </w:r>
      </w:ins>
      <w:ins w:id="3052" w:author="MARCELO" w:date="2009-06-07T21:31:00Z">
        <w:r>
          <w:rPr>
            <w:rFonts w:ascii="Times New Roman" w:hAnsi="Times New Roman"/>
            <w:color w:val="000000"/>
          </w:rPr>
          <w:t>estas</w:t>
        </w:r>
      </w:ins>
      <w:ins w:id="3053" w:author="MARCELO" w:date="2009-06-07T21:30:00Z">
        <w:r>
          <w:rPr>
            <w:rFonts w:ascii="Times New Roman" w:hAnsi="Times New Roman"/>
            <w:color w:val="000000"/>
          </w:rPr>
          <w:t xml:space="preserve"> </w:t>
        </w:r>
      </w:ins>
      <w:ins w:id="3054" w:author="MARCELO" w:date="2009-06-07T21:31:00Z">
        <w:r>
          <w:rPr>
            <w:rFonts w:ascii="Times New Roman" w:hAnsi="Times New Roman"/>
            <w:color w:val="000000"/>
          </w:rPr>
          <w:t>funcionalidades de acordo com o SGBD que lhe é designado. Para cada SGBD</w:t>
        </w:r>
      </w:ins>
      <w:ins w:id="3055" w:author="MARCELO" w:date="2009-06-07T21:34:00Z">
        <w:r>
          <w:rPr>
            <w:rFonts w:ascii="Times New Roman" w:hAnsi="Times New Roman"/>
            <w:color w:val="000000"/>
          </w:rPr>
          <w:t>,</w:t>
        </w:r>
      </w:ins>
      <w:ins w:id="3056" w:author="MARCELO" w:date="2009-06-07T21:31:00Z">
        <w:r>
          <w:rPr>
            <w:rFonts w:ascii="Times New Roman" w:hAnsi="Times New Roman"/>
            <w:color w:val="000000"/>
          </w:rPr>
          <w:t xml:space="preserve"> um </w:t>
        </w:r>
        <w:r>
          <w:rPr>
            <w:rFonts w:ascii="Times New Roman" w:hAnsi="Times New Roman"/>
            <w:i/>
            <w:color w:val="000000"/>
          </w:rPr>
          <w:t xml:space="preserve">driver </w:t>
        </w:r>
        <w:r>
          <w:rPr>
            <w:rFonts w:ascii="Times New Roman" w:hAnsi="Times New Roman"/>
            <w:color w:val="000000"/>
          </w:rPr>
          <w:t>é criado</w:t>
        </w:r>
      </w:ins>
      <w:ins w:id="3057" w:author="MARCELO" w:date="2009-06-07T21:34:00Z">
        <w:r>
          <w:rPr>
            <w:rFonts w:ascii="Times New Roman" w:hAnsi="Times New Roman"/>
            <w:color w:val="000000"/>
          </w:rPr>
          <w:t xml:space="preserve">, dando </w:t>
        </w:r>
      </w:ins>
      <w:ins w:id="3058" w:author="MARCELO" w:date="2009-06-07T21:35:00Z">
        <w:r>
          <w:rPr>
            <w:rFonts w:ascii="Times New Roman" w:hAnsi="Times New Roman"/>
            <w:color w:val="000000"/>
          </w:rPr>
          <w:t>à ferramenta uma independência de sistema de gerenciamento de bancos de dados.</w:t>
        </w:r>
      </w:ins>
    </w:p>
    <w:p w:rsidR="00EA773A" w:rsidRDefault="00EA773A" w:rsidP="00B54527">
      <w:pPr>
        <w:spacing w:line="360" w:lineRule="auto"/>
        <w:ind w:firstLine="709"/>
        <w:jc w:val="both"/>
        <w:rPr>
          <w:ins w:id="3059" w:author="MARCELO" w:date="2009-06-07T21:42:00Z"/>
          <w:rFonts w:ascii="Times New Roman" w:hAnsi="Times New Roman"/>
          <w:color w:val="000000"/>
        </w:rPr>
      </w:pPr>
      <w:ins w:id="3060" w:author="MARCELO" w:date="2009-06-07T21:35:00Z">
        <w:r>
          <w:rPr>
            <w:rFonts w:ascii="Times New Roman" w:hAnsi="Times New Roman"/>
            <w:color w:val="000000"/>
          </w:rPr>
          <w:t>A camada de unidades lógicas é responsável por prover as funcionalidades do PL/SQL Helper, pois ela cont</w:t>
        </w:r>
      </w:ins>
      <w:ins w:id="3061" w:author="MARCELO" w:date="2009-06-07T21:36:00Z">
        <w:r>
          <w:rPr>
            <w:rFonts w:ascii="Times New Roman" w:hAnsi="Times New Roman"/>
            <w:color w:val="000000"/>
          </w:rPr>
          <w:t xml:space="preserve">ém os componentes que realizam cada uma das atividades propostas. </w:t>
        </w:r>
      </w:ins>
      <w:ins w:id="3062" w:author="MARCELO" w:date="2009-06-07T21:37:00Z">
        <w:r>
          <w:rPr>
            <w:rFonts w:ascii="Times New Roman" w:hAnsi="Times New Roman"/>
            <w:color w:val="000000"/>
          </w:rPr>
          <w:t>Os componentes desta camada consultam informações a respeito do banco de dados através da interface DBMSDriver</w:t>
        </w:r>
        <w:r w:rsidR="0004437B">
          <w:rPr>
            <w:rFonts w:ascii="Times New Roman" w:hAnsi="Times New Roman"/>
            <w:color w:val="000000"/>
          </w:rPr>
          <w:t xml:space="preserve">. Ao todo, são quatro componentes: análise, documentação, refatoramento e teste. </w:t>
        </w:r>
      </w:ins>
    </w:p>
    <w:p w:rsidR="0004437B" w:rsidRDefault="0004437B" w:rsidP="0004437B">
      <w:pPr>
        <w:spacing w:line="360" w:lineRule="auto"/>
        <w:ind w:firstLine="709"/>
        <w:jc w:val="both"/>
        <w:rPr>
          <w:ins w:id="3063" w:author="MARCELO" w:date="2009-06-07T21:42:00Z"/>
          <w:rFonts w:ascii="Times New Roman" w:hAnsi="Times New Roman"/>
          <w:color w:val="000000"/>
        </w:rPr>
        <w:pPrChange w:id="3064" w:author="MARCELO" w:date="2009-06-07T21:42:00Z">
          <w:pPr>
            <w:spacing w:line="360" w:lineRule="auto"/>
            <w:jc w:val="both"/>
          </w:pPr>
        </w:pPrChange>
      </w:pPr>
      <w:ins w:id="3065" w:author="MARCELO" w:date="2009-06-07T21:42:00Z">
        <w:r>
          <w:rPr>
            <w:rFonts w:ascii="Times New Roman" w:hAnsi="Times New Roman"/>
            <w:color w:val="000000"/>
          </w:rPr>
          <w:t xml:space="preserve">Usando o padrão de projeto </w:t>
        </w:r>
        <w:r>
          <w:rPr>
            <w:rFonts w:ascii="Times New Roman" w:hAnsi="Times New Roman"/>
            <w:i/>
            <w:iCs/>
            <w:color w:val="000000"/>
          </w:rPr>
          <w:t xml:space="preserve">Facade </w:t>
        </w:r>
        <w:r w:rsidRPr="0004437B">
          <w:rPr>
            <w:rFonts w:ascii="Times New Roman" w:hAnsi="Times New Roman"/>
            <w:iCs/>
            <w:color w:val="000000"/>
            <w:rPrChange w:id="3066" w:author="MARCELO" w:date="2009-06-07T21:43:00Z">
              <w:rPr>
                <w:rFonts w:ascii="Times New Roman" w:hAnsi="Times New Roman"/>
                <w:i/>
                <w:iCs/>
                <w:color w:val="000000"/>
              </w:rPr>
            </w:rPrChange>
          </w:rPr>
          <w:t>[18]</w:t>
        </w:r>
        <w:r>
          <w:rPr>
            <w:rFonts w:ascii="Times New Roman" w:hAnsi="Times New Roman"/>
            <w:i/>
            <w:iCs/>
            <w:color w:val="000000"/>
          </w:rPr>
          <w:t xml:space="preserve">, </w:t>
        </w:r>
        <w:r>
          <w:rPr>
            <w:rFonts w:ascii="Times New Roman" w:hAnsi="Times New Roman"/>
            <w:color w:val="000000"/>
          </w:rPr>
          <w:t>explicado na seção 2.</w:t>
        </w:r>
      </w:ins>
      <w:ins w:id="3067" w:author="MARCELO" w:date="2009-06-07T21:44:00Z">
        <w:r>
          <w:rPr>
            <w:rFonts w:ascii="Times New Roman" w:hAnsi="Times New Roman"/>
            <w:color w:val="000000"/>
          </w:rPr>
          <w:t>3.1</w:t>
        </w:r>
      </w:ins>
      <w:ins w:id="3068" w:author="MARCELO" w:date="2009-06-07T21:42:00Z">
        <w:r>
          <w:rPr>
            <w:rFonts w:ascii="Times New Roman" w:hAnsi="Times New Roman"/>
            <w:color w:val="000000"/>
          </w:rPr>
          <w:t xml:space="preserve">, foi criado um componente que comunica </w:t>
        </w:r>
      </w:ins>
      <w:ins w:id="3069" w:author="MARCELO" w:date="2009-06-07T21:45:00Z">
        <w:r>
          <w:rPr>
            <w:rFonts w:ascii="Times New Roman" w:hAnsi="Times New Roman"/>
            <w:color w:val="000000"/>
          </w:rPr>
          <w:t>a camada de</w:t>
        </w:r>
      </w:ins>
      <w:ins w:id="3070" w:author="MARCELO" w:date="2009-06-07T21:42:00Z">
        <w:r>
          <w:rPr>
            <w:rFonts w:ascii="Times New Roman" w:hAnsi="Times New Roman"/>
            <w:color w:val="000000"/>
          </w:rPr>
          <w:t xml:space="preserve"> unidades lógicas com a </w:t>
        </w:r>
      </w:ins>
      <w:ins w:id="3071" w:author="MARCELO" w:date="2009-06-07T21:45:00Z">
        <w:r>
          <w:rPr>
            <w:rFonts w:ascii="Times New Roman" w:hAnsi="Times New Roman"/>
            <w:color w:val="000000"/>
          </w:rPr>
          <w:t xml:space="preserve">camada de </w:t>
        </w:r>
      </w:ins>
      <w:ins w:id="3072" w:author="MARCELO" w:date="2009-06-07T21:42:00Z">
        <w:r>
          <w:rPr>
            <w:rFonts w:ascii="Times New Roman" w:hAnsi="Times New Roman"/>
            <w:color w:val="000000"/>
          </w:rPr>
          <w:t xml:space="preserve">interface </w:t>
        </w:r>
      </w:ins>
      <w:ins w:id="3073" w:author="MARCELO" w:date="2009-06-07T21:45:00Z">
        <w:r>
          <w:rPr>
            <w:rFonts w:ascii="Times New Roman" w:hAnsi="Times New Roman"/>
            <w:color w:val="000000"/>
          </w:rPr>
          <w:t xml:space="preserve">gráfica </w:t>
        </w:r>
      </w:ins>
      <w:ins w:id="3074" w:author="MARCELO" w:date="2009-06-07T21:42:00Z">
        <w:r>
          <w:rPr>
            <w:rFonts w:ascii="Times New Roman" w:hAnsi="Times New Roman"/>
            <w:color w:val="000000"/>
          </w:rPr>
          <w:t xml:space="preserve">da ferramenta. Esse componente é responsável por centralizar as operações do sistema para </w:t>
        </w:r>
      </w:ins>
      <w:ins w:id="3075" w:author="MARCELO" w:date="2009-06-07T21:47:00Z">
        <w:r>
          <w:rPr>
            <w:rFonts w:ascii="Times New Roman" w:hAnsi="Times New Roman"/>
            <w:color w:val="000000"/>
          </w:rPr>
          <w:t xml:space="preserve">o acesso do componente </w:t>
        </w:r>
      </w:ins>
      <w:ins w:id="3076" w:author="MARCELO" w:date="2009-06-07T21:48:00Z">
        <w:r w:rsidR="009677B2">
          <w:rPr>
            <w:rFonts w:ascii="Times New Roman" w:hAnsi="Times New Roman"/>
            <w:color w:val="000000"/>
          </w:rPr>
          <w:t>gráfico da ferramenta</w:t>
        </w:r>
      </w:ins>
      <w:ins w:id="3077" w:author="MARCELO" w:date="2009-06-07T21:42:00Z">
        <w:r>
          <w:rPr>
            <w:rFonts w:ascii="Times New Roman" w:hAnsi="Times New Roman"/>
            <w:color w:val="000000"/>
          </w:rPr>
          <w:t xml:space="preserve">. </w:t>
        </w:r>
      </w:ins>
    </w:p>
    <w:p w:rsidR="0004437B" w:rsidRDefault="0004437B" w:rsidP="0004437B">
      <w:pPr>
        <w:spacing w:line="360" w:lineRule="auto"/>
        <w:jc w:val="both"/>
        <w:rPr>
          <w:ins w:id="3078" w:author="MARCELO" w:date="2009-06-07T21:42:00Z"/>
          <w:rFonts w:ascii="Times New Roman" w:hAnsi="Times New Roman"/>
        </w:rPr>
      </w:pPr>
      <w:ins w:id="3079" w:author="MARCELO" w:date="2009-06-07T21:42:00Z">
        <w:r>
          <w:rPr>
            <w:rFonts w:ascii="Times New Roman" w:hAnsi="Times New Roman"/>
            <w:color w:val="000000"/>
          </w:rPr>
          <w:tab/>
          <w:t>Na camada superior, foi criada a GUI (</w:t>
        </w:r>
        <w:r>
          <w:rPr>
            <w:rFonts w:ascii="Times New Roman" w:hAnsi="Times New Roman"/>
            <w:i/>
            <w:iCs/>
            <w:color w:val="000000"/>
          </w:rPr>
          <w:t>Graphical User Interface)</w:t>
        </w:r>
        <w:r>
          <w:rPr>
            <w:rFonts w:ascii="Times New Roman" w:hAnsi="Times New Roman"/>
            <w:color w:val="000000"/>
          </w:rPr>
          <w:t xml:space="preserve"> que tornará visivelmente atrativas</w:t>
        </w:r>
      </w:ins>
      <w:ins w:id="3080" w:author="MARCELO" w:date="2009-06-20T14:38:00Z">
        <w:r w:rsidR="00891292">
          <w:rPr>
            <w:rFonts w:ascii="Times New Roman" w:hAnsi="Times New Roman"/>
            <w:color w:val="000000"/>
          </w:rPr>
          <w:t>,</w:t>
        </w:r>
      </w:ins>
      <w:ins w:id="3081" w:author="MARCELO" w:date="2009-06-07T21:42:00Z">
        <w:r>
          <w:rPr>
            <w:rFonts w:ascii="Times New Roman" w:hAnsi="Times New Roman"/>
            <w:color w:val="000000"/>
          </w:rPr>
          <w:t xml:space="preserve"> as funcionalidades do sistema. O usuário poderá utilizar tabelas, janelas, botões e outros recursos gráficos para atingir mais facilmente seus objetivos. A GUI poderá ser modificada sem a necessidade de alteração na parte lógica do código, visto que o sistema está organizado em camadas de acordo com padrão de camadas de engenharia de software [44].</w:t>
        </w:r>
      </w:ins>
    </w:p>
    <w:p w:rsidR="0004437B" w:rsidRDefault="0004437B" w:rsidP="00B54527">
      <w:pPr>
        <w:spacing w:line="360" w:lineRule="auto"/>
        <w:ind w:firstLine="709"/>
        <w:jc w:val="both"/>
        <w:rPr>
          <w:ins w:id="3082" w:author="MARCELO" w:date="2009-06-07T21:34:00Z"/>
          <w:rFonts w:ascii="Times New Roman" w:hAnsi="Times New Roman"/>
          <w:color w:val="000000"/>
        </w:rPr>
      </w:pPr>
    </w:p>
    <w:p w:rsidR="00EA773A" w:rsidRPr="00EA773A" w:rsidRDefault="00EA773A" w:rsidP="00B54527">
      <w:pPr>
        <w:spacing w:line="360" w:lineRule="auto"/>
        <w:ind w:firstLine="709"/>
        <w:jc w:val="both"/>
        <w:rPr>
          <w:ins w:id="3083" w:author="MARCELO" w:date="2009-06-07T21:27:00Z"/>
          <w:rFonts w:ascii="Times New Roman" w:hAnsi="Times New Roman"/>
          <w:color w:val="000000"/>
        </w:rPr>
      </w:pPr>
    </w:p>
    <w:p w:rsidR="00326531" w:rsidDel="009677B2" w:rsidRDefault="00326531" w:rsidP="00EB36D3">
      <w:pPr>
        <w:spacing w:line="360" w:lineRule="auto"/>
        <w:jc w:val="both"/>
        <w:rPr>
          <w:ins w:id="3084" w:author="MARCELO PEREIRA" w:date="2009-05-28T15:55:00Z"/>
          <w:del w:id="3085" w:author="MARCELO" w:date="2009-06-07T21:55:00Z"/>
        </w:rPr>
        <w:pPrChange w:id="308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087" w:author="MARCELO PEREIRA" w:date="2009-05-28T15:27:00Z"/>
          <w:rFonts w:ascii="Times New Roman" w:hAnsi="Times New Roman"/>
          <w:b/>
          <w:color w:val="000000"/>
        </w:rPr>
        <w:pPrChange w:id="3088" w:author="MARCELO" w:date="2009-06-07T15:32:00Z">
          <w:pPr>
            <w:pBdr>
              <w:bottom w:val="single" w:sz="4" w:space="1" w:color="000000"/>
            </w:pBdr>
            <w:spacing w:line="360" w:lineRule="auto"/>
            <w:jc w:val="both"/>
          </w:pPr>
        </w:pPrChange>
      </w:pPr>
      <w:del w:id="3089" w:author="MARCELO PEREIRA" w:date="2009-05-28T15:27:00Z">
        <w:r>
          <w:rPr>
            <w:rFonts w:ascii="Times New Roman" w:hAnsi="Times New Roman"/>
            <w:b/>
            <w:color w:val="000000"/>
          </w:rPr>
          <w:delText xml:space="preserve">Os sistemas são, quase em sua totalidade, específicos demais. </w:delText>
        </w:r>
      </w:del>
    </w:p>
    <w:p w:rsidR="00FB039E" w:rsidRDefault="00FB039E" w:rsidP="00EB36D3">
      <w:pPr>
        <w:spacing w:line="360" w:lineRule="auto"/>
        <w:jc w:val="both"/>
        <w:rPr>
          <w:del w:id="3090" w:author="MARCELO PEREIRA" w:date="2009-05-28T15:27:00Z"/>
          <w:rFonts w:ascii="Times New Roman" w:hAnsi="Times New Roman"/>
          <w:b/>
        </w:rPr>
        <w:pPrChange w:id="309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092" w:author="MARCELO PEREIRA" w:date="2009-05-28T15:28:00Z"/>
          <w:rFonts w:ascii="Times New Roman" w:hAnsi="Times New Roman"/>
          <w:b/>
          <w:color w:val="FF0000"/>
        </w:rPr>
        <w:pPrChange w:id="309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094" w:author="MARCELO PEREIRA" w:date="2009-05-28T15:55:00Z"/>
          <w:rFonts w:ascii="Times New Roman" w:hAnsi="Times New Roman"/>
          <w:b/>
          <w:color w:val="FF0000"/>
        </w:rPr>
        <w:pPrChange w:id="309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096" w:author="MARCELO PEREIRA" w:date="2009-05-28T15:55:00Z"/>
        </w:rPr>
        <w:pPrChange w:id="309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098" w:author="MARCELO PEREIRA" w:date="2009-05-28T15:55:00Z"/>
          <w:rFonts w:ascii="Times New Roman" w:hAnsi="Times New Roman"/>
          <w:b/>
          <w:shd w:val="clear" w:color="auto" w:fill="FFFF00"/>
        </w:rPr>
        <w:pPrChange w:id="309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100" w:author="MARCELO" w:date="2009-05-10T13:42:00Z"/>
          <w:rFonts w:ascii="Times New Roman" w:hAnsi="Times New Roman"/>
          <w:b/>
          <w:bCs/>
          <w:color w:val="FF0000"/>
        </w:rPr>
        <w:pPrChange w:id="3101" w:author="MARCELO" w:date="2009-06-07T15:32:00Z">
          <w:pPr>
            <w:pBdr>
              <w:bottom w:val="single" w:sz="4" w:space="1" w:color="000000"/>
            </w:pBdr>
            <w:spacing w:line="360" w:lineRule="auto"/>
            <w:jc w:val="both"/>
          </w:pPr>
        </w:pPrChange>
      </w:pPr>
      <w:del w:id="3102" w:author="MARCELO PEREIRA" w:date="2009-05-28T15:55:00Z">
        <w:r>
          <w:rPr>
            <w:rFonts w:ascii="Times New Roman" w:hAnsi="Times New Roman"/>
            <w:b/>
            <w:color w:val="FF0000"/>
          </w:rPr>
          <w:tab/>
        </w:r>
      </w:del>
      <w:del w:id="3103" w:author="MARCELO" w:date="2009-05-10T13:42:00Z">
        <w:r>
          <w:rPr>
            <w:rFonts w:ascii="Times New Roman" w:hAnsi="Times New Roman"/>
            <w:b/>
            <w:bCs/>
            <w:color w:val="FF0000"/>
          </w:rPr>
          <w:delText>3.2 Trabalhos Correlatos</w:delText>
        </w:r>
      </w:del>
    </w:p>
    <w:p w:rsidR="00FB039E" w:rsidRDefault="00FB039E" w:rsidP="00EB36D3">
      <w:pPr>
        <w:spacing w:line="360" w:lineRule="auto"/>
        <w:jc w:val="both"/>
        <w:rPr>
          <w:del w:id="3104" w:author="MARCELO PEREIRA" w:date="2009-05-28T15:55:00Z"/>
        </w:rPr>
        <w:pPrChange w:id="3105" w:author="MARCELO" w:date="2009-06-07T15:32:00Z">
          <w:pPr>
            <w:pBdr>
              <w:bottom w:val="single" w:sz="4" w:space="1" w:color="000000"/>
            </w:pBdr>
            <w:spacing w:line="360" w:lineRule="auto"/>
            <w:jc w:val="both"/>
          </w:pPr>
        </w:pPrChange>
      </w:pPr>
      <w:del w:id="3106" w:author="MARCELO" w:date="2009-05-10T13:42:00Z">
        <w:r>
          <w:rPr>
            <w:rFonts w:ascii="Times New Roman" w:hAnsi="Times New Roman"/>
            <w:b/>
            <w:color w:val="FF0000"/>
            <w:shd w:val="clear" w:color="auto" w:fill="FFFF00"/>
          </w:rPr>
          <w:delText xml:space="preserve">( conteúdo desta seção não deve ficar aqui. Ela faz parte da fundamentação teórica. Este capítulo é apenas sobre o seu trabalho. Além disto, antes de falar sobre estes trabalhos vc deve definir conceitos que vc usa na descrição do estado da arte como se fossem de consenso comum – qdo não são! Então, vc deve ter uma seção de conceitos básicos na qual vc defina o que são: exercícios de pós-codificação, métricas, otimizador de código, </w:delText>
        </w:r>
        <w:r>
          <w:rPr>
            <w:rFonts w:ascii="Times New Roman" w:hAnsi="Times New Roman"/>
            <w:b/>
            <w:i/>
            <w:color w:val="FF0000"/>
            <w:shd w:val="clear" w:color="auto" w:fill="FFFF00"/>
          </w:rPr>
          <w:delText>refactoring</w:delText>
        </w:r>
        <w:r>
          <w:rPr>
            <w:rFonts w:ascii="Times New Roman" w:hAnsi="Times New Roman"/>
            <w:b/>
            <w:color w:val="FF0000"/>
            <w:shd w:val="clear" w:color="auto" w:fill="FFFF00"/>
          </w:rPr>
          <w:delText xml:space="preserve"> etc...Isto pode estar em uma seção separada sobre conceitos básicos ou em outra seção, mas deve vir antes da descrição dos trabalhos correlatos)</w:delText>
        </w:r>
      </w:del>
    </w:p>
    <w:p w:rsidR="00FB039E" w:rsidRDefault="00FB039E" w:rsidP="00EB36D3">
      <w:pPr>
        <w:spacing w:line="360" w:lineRule="auto"/>
        <w:jc w:val="both"/>
        <w:rPr>
          <w:del w:id="3107" w:author="MARCELO PEREIRA" w:date="2009-05-28T15:55:00Z"/>
          <w:rFonts w:ascii="Times New Roman" w:hAnsi="Times New Roman"/>
          <w:b/>
        </w:rPr>
        <w:pPrChange w:id="310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109" w:author="MARCELO PEREIRA" w:date="2009-05-28T15:55:00Z"/>
        </w:rPr>
        <w:pPrChange w:id="3110" w:author="MARCELO" w:date="2009-06-07T15:32:00Z">
          <w:pPr>
            <w:pBdr>
              <w:bottom w:val="single" w:sz="4" w:space="1" w:color="000000"/>
            </w:pBdr>
            <w:spacing w:line="360" w:lineRule="auto"/>
            <w:jc w:val="both"/>
          </w:pPr>
        </w:pPrChange>
      </w:pPr>
      <w:del w:id="3111" w:author="MARCELO" w:date="2009-05-10T13:42:00Z">
        <w:r>
          <w:rPr>
            <w:rFonts w:ascii="Times New Roman" w:hAnsi="Times New Roman"/>
            <w:b/>
            <w:bCs/>
            <w:color w:val="FF0000"/>
          </w:rPr>
          <w:tab/>
        </w:r>
        <w:r>
          <w:rPr>
            <w:rFonts w:ascii="Times New Roman" w:hAnsi="Times New Roman"/>
            <w:b/>
            <w:color w:val="FF0000"/>
          </w:rPr>
          <w:delText xml:space="preserve">Como o sistema </w:delText>
        </w:r>
        <w:r>
          <w:rPr>
            <w:rFonts w:ascii="Times New Roman" w:hAnsi="Times New Roman"/>
            <w:b/>
            <w:color w:val="FF0000"/>
            <w:shd w:val="clear" w:color="auto" w:fill="FFFF00"/>
          </w:rPr>
          <w:delText>(que sistema???)</w:delText>
        </w:r>
        <w:r>
          <w:rPr>
            <w:rFonts w:ascii="Times New Roman" w:hAnsi="Times New Roman"/>
            <w:b/>
            <w:color w:val="FF0000"/>
          </w:rPr>
          <w:delText xml:space="preserve"> se trata de uma ferramenta para trabalhar em cima de código </w:delText>
        </w:r>
        <w:r>
          <w:rPr>
            <w:rFonts w:ascii="Times New Roman" w:hAnsi="Times New Roman"/>
            <w:b/>
            <w:color w:val="FF0000"/>
            <w:shd w:val="clear" w:color="auto" w:fill="FFFF00"/>
          </w:rPr>
          <w:delText>(o que é trabalhar em cima de código????)</w:delText>
        </w:r>
        <w:r>
          <w:rPr>
            <w:rFonts w:ascii="Times New Roman" w:hAnsi="Times New Roman"/>
            <w:b/>
            <w:color w:val="FF0000"/>
          </w:rPr>
          <w:delText xml:space="preserve"> já escrito (ferramenta pós-codificação), não foram considerados como trabalhos correlatos,  os editores de SQL [ ], [], [], , pois não possuem funcionalidades para este nicho </w:delText>
        </w:r>
        <w:r>
          <w:rPr>
            <w:rFonts w:ascii="Times New Roman" w:hAnsi="Times New Roman"/>
            <w:b/>
            <w:color w:val="FF0000"/>
            <w:shd w:val="clear" w:color="auto" w:fill="FFFF00"/>
          </w:rPr>
          <w:delText>(que nicho???).</w:delText>
        </w:r>
        <w:r>
          <w:rPr>
            <w:rFonts w:ascii="Times New Roman" w:hAnsi="Times New Roman"/>
            <w:b/>
            <w:color w:val="FF0000"/>
          </w:rPr>
          <w:delText xml:space="preserve"> Análise, manutenção, re-organização/formatação e documentação de código não fazem parte de suas principais funcionalidades, pois suas maiores contribuições são para o nível de codificação como: iluminação de sintaxe, complementação de  código (nome de variáveis e procedimentos), depuração, salientação de erros de compilação, entre outras. Mesmo os principais trabalhos correlatos encontrados até o momento não atendem o mesmo nicho que este trabalho </w:delText>
        </w:r>
        <w:r>
          <w:rPr>
            <w:rFonts w:ascii="Times New Roman" w:hAnsi="Times New Roman"/>
            <w:b/>
            <w:color w:val="FF0000"/>
            <w:shd w:val="clear" w:color="auto" w:fill="FFFF00"/>
          </w:rPr>
          <w:delText>(e qual é o nicho deste trabalho? Seja claro – não fale por tabela. Além disso vc já usou a palavra “nicho” antes – evite repetições. Ademais, “nicho” é uma palavra de sentido figurado que deixa o texto informal. Evite metáforas).</w:delText>
        </w:r>
        <w:r>
          <w:rPr>
            <w:rFonts w:ascii="Times New Roman" w:hAnsi="Times New Roman"/>
            <w:b/>
            <w:color w:val="FF0000"/>
          </w:rPr>
          <w:delText xml:space="preserve"> Alguns deles oferecem funcionalidades semelhantes, mas são limitados a alguns sistemas operacionais ou SGBD específicos, não </w:delText>
        </w:r>
        <w:r>
          <w:rPr>
            <w:rFonts w:ascii="Times New Roman" w:hAnsi="Times New Roman"/>
            <w:b/>
            <w:color w:val="FF0000"/>
            <w:shd w:val="clear" w:color="auto" w:fill="FFFF00"/>
          </w:rPr>
          <w:delText>abraçando</w:delText>
        </w:r>
        <w:r>
          <w:rPr>
            <w:rFonts w:ascii="Times New Roman" w:hAnsi="Times New Roman"/>
            <w:b/>
            <w:color w:val="FF0000"/>
          </w:rPr>
          <w:delText xml:space="preserve"> </w:delText>
        </w:r>
        <w:r>
          <w:rPr>
            <w:rFonts w:ascii="Times New Roman" w:hAnsi="Times New Roman"/>
            <w:b/>
            <w:color w:val="FF0000"/>
            <w:shd w:val="clear" w:color="auto" w:fill="FFFF00"/>
          </w:rPr>
          <w:delText>(um trabalho pode abraçar um desenvolvedor?)</w:delText>
        </w:r>
        <w:r>
          <w:rPr>
            <w:rFonts w:ascii="Times New Roman" w:hAnsi="Times New Roman"/>
            <w:b/>
            <w:color w:val="FF0000"/>
          </w:rPr>
          <w:delText xml:space="preserve"> os desenvolvedores de PL/SQL de um modo geral.</w:delText>
        </w:r>
      </w:del>
    </w:p>
    <w:p w:rsidR="00FB039E" w:rsidRDefault="00FB039E" w:rsidP="00EB36D3">
      <w:pPr>
        <w:spacing w:line="360" w:lineRule="auto"/>
        <w:jc w:val="both"/>
        <w:rPr>
          <w:del w:id="3112" w:author="MARCELO" w:date="2009-05-10T13:42:00Z"/>
          <w:rFonts w:ascii="Times New Roman" w:hAnsi="Times New Roman"/>
          <w:b/>
          <w:color w:val="FF0000"/>
        </w:rPr>
        <w:pPrChange w:id="3113" w:author="MARCELO" w:date="2009-06-07T15:32:00Z">
          <w:pPr>
            <w:pBdr>
              <w:bottom w:val="single" w:sz="4" w:space="1" w:color="000000"/>
            </w:pBdr>
            <w:spacing w:line="360" w:lineRule="auto"/>
            <w:jc w:val="both"/>
          </w:pPr>
        </w:pPrChange>
      </w:pPr>
      <w:del w:id="3114" w:author="MARCELO" w:date="2009-05-10T13:42:00Z">
        <w:r>
          <w:rPr>
            <w:rFonts w:ascii="Times New Roman" w:hAnsi="Times New Roman"/>
            <w:b/>
            <w:color w:val="FF0000"/>
          </w:rPr>
          <w:tab/>
        </w:r>
      </w:del>
    </w:p>
    <w:p w:rsidR="00FB039E" w:rsidRDefault="00FB039E" w:rsidP="00EB36D3">
      <w:pPr>
        <w:spacing w:line="360" w:lineRule="auto"/>
        <w:jc w:val="both"/>
        <w:rPr>
          <w:del w:id="3115" w:author="MARCELO" w:date="2009-05-10T13:42:00Z"/>
          <w:rFonts w:ascii="Times New Roman" w:hAnsi="Times New Roman"/>
          <w:color w:val="FF0000"/>
        </w:rPr>
        <w:pPrChange w:id="3116" w:author="MARCELO" w:date="2009-06-07T15:32:00Z">
          <w:pPr>
            <w:pBdr>
              <w:bottom w:val="single" w:sz="4" w:space="1" w:color="000000"/>
            </w:pBdr>
            <w:spacing w:line="360" w:lineRule="auto"/>
            <w:jc w:val="both"/>
          </w:pPr>
        </w:pPrChange>
      </w:pPr>
      <w:del w:id="3117" w:author="MARCELO" w:date="2009-05-10T13:42:00Z">
        <w:r>
          <w:rPr>
            <w:rFonts w:ascii="Times New Roman" w:hAnsi="Times New Roman"/>
            <w:b/>
            <w:color w:val="FF0000"/>
          </w:rPr>
          <w:tab/>
        </w:r>
        <w:r>
          <w:rPr>
            <w:rFonts w:ascii="Times New Roman" w:hAnsi="Times New Roman"/>
            <w:b/>
            <w:bCs/>
            <w:i/>
            <w:iCs/>
            <w:color w:val="FF0000"/>
          </w:rPr>
          <w:delText>ClearSQL</w:delText>
        </w:r>
        <w:r>
          <w:rPr>
            <w:rFonts w:ascii="Times New Roman" w:hAnsi="Times New Roman"/>
            <w:color w:val="FF0000"/>
          </w:rPr>
          <w:delText xml:space="preserve"> </w:delText>
        </w:r>
        <w:r>
          <w:rPr>
            <w:rFonts w:ascii="Times New Roman" w:hAnsi="Times New Roman"/>
            <w:iCs/>
            <w:color w:val="FF0000"/>
          </w:rPr>
          <w:delText xml:space="preserve">[REF] </w:delText>
        </w:r>
        <w:r>
          <w:rPr>
            <w:rFonts w:ascii="Times New Roman" w:hAnsi="Times New Roman"/>
            <w:color w:val="FF0000"/>
          </w:rPr>
          <w:delText xml:space="preserve">é um </w:delText>
        </w:r>
        <w:r>
          <w:rPr>
            <w:rFonts w:ascii="Times New Roman" w:hAnsi="Times New Roman"/>
            <w:color w:val="FF0000"/>
            <w:shd w:val="clear" w:color="auto" w:fill="FFFF00"/>
          </w:rPr>
          <w:delText>revisador</w:delText>
        </w:r>
        <w:r>
          <w:rPr>
            <w:rFonts w:ascii="Times New Roman" w:hAnsi="Times New Roman"/>
            <w:color w:val="FF0000"/>
          </w:rPr>
          <w:delText xml:space="preserve"> </w:delText>
        </w:r>
        <w:r>
          <w:rPr>
            <w:rFonts w:ascii="Times New Roman" w:hAnsi="Times New Roman"/>
            <w:color w:val="FF0000"/>
            <w:shd w:val="clear" w:color="auto" w:fill="FFFF00"/>
          </w:rPr>
          <w:delText>(é este mesmo o termo usado??? Não seria “revisor” ???)</w:delText>
        </w:r>
        <w:r>
          <w:rPr>
            <w:rFonts w:ascii="Times New Roman" w:hAnsi="Times New Roman"/>
            <w:color w:val="FF0000"/>
          </w:rPr>
          <w:delText xml:space="preserve"> de código para Oracle, dando recomendações para que o desenvolvedor siga padrões de escrita de código como nomeação de variáveis, identação e comentários. Dentre suas principais funcionalidades estão: (1) a formatação de código: que visa controlar identação, linhas de espaço em branco, aplicação de palavras-chave à identificadores; (2) o gráfico de fluxo do código: que exibe uma representação visual do código da função; e (3) o uso de métricas: que informam números de linhas de código, linhas de comentários, linhas em branco, entre outras. Os principais problemas encontrados no sistema são: (1) ele é unicamente desenvolvido para ambiente Windows; (2) software é pago, sendo  necessário portanto, a realização de um investimento inicial para fazer uso de suas funcionalidades; (3)projetado apenas para PL/SQL do Oracle , sem a provisão do suporte a SGBD tradicionais como Sql Server, MySQL e PostgreSQL.</w:delText>
        </w:r>
      </w:del>
    </w:p>
    <w:p w:rsidR="00FB039E" w:rsidRDefault="00FB039E" w:rsidP="00EB36D3">
      <w:pPr>
        <w:spacing w:line="360" w:lineRule="auto"/>
        <w:jc w:val="both"/>
        <w:rPr>
          <w:del w:id="3118" w:author="MARCELO" w:date="2009-05-10T13:42:00Z"/>
          <w:rFonts w:ascii="Times New Roman" w:hAnsi="Times New Roman"/>
          <w:color w:val="FF0000"/>
        </w:rPr>
        <w:pPrChange w:id="3119" w:author="MARCELO" w:date="2009-06-07T15:32:00Z">
          <w:pPr>
            <w:pBdr>
              <w:bottom w:val="single" w:sz="4" w:space="1" w:color="000000"/>
            </w:pBdr>
            <w:spacing w:line="360" w:lineRule="auto"/>
            <w:jc w:val="both"/>
          </w:pPr>
        </w:pPrChange>
      </w:pPr>
      <w:del w:id="3120" w:author="MARCELO" w:date="2009-05-10T13:42:00Z">
        <w:r>
          <w:rPr>
            <w:rFonts w:ascii="Times New Roman" w:hAnsi="Times New Roman"/>
            <w:color w:val="FF0000"/>
          </w:rPr>
          <w:tab/>
        </w:r>
      </w:del>
    </w:p>
    <w:p w:rsidR="00FB039E" w:rsidRDefault="00FB039E" w:rsidP="00EB36D3">
      <w:pPr>
        <w:spacing w:line="360" w:lineRule="auto"/>
        <w:jc w:val="both"/>
        <w:rPr>
          <w:del w:id="3121" w:author="MARCELO PEREIRA" w:date="2009-05-28T15:55:00Z"/>
        </w:rPr>
        <w:pPrChange w:id="3122" w:author="MARCELO" w:date="2009-06-07T15:32:00Z">
          <w:pPr>
            <w:pBdr>
              <w:bottom w:val="single" w:sz="4" w:space="1" w:color="000000"/>
            </w:pBdr>
            <w:spacing w:line="360" w:lineRule="auto"/>
            <w:jc w:val="both"/>
          </w:pPr>
        </w:pPrChange>
      </w:pPr>
      <w:del w:id="3123" w:author="MARCELO" w:date="2009-05-10T13:42:00Z">
        <w:r>
          <w:rPr>
            <w:rFonts w:ascii="Times New Roman" w:hAnsi="Times New Roman"/>
            <w:b/>
            <w:color w:val="FF0000"/>
          </w:rPr>
          <w:tab/>
        </w:r>
        <w:r>
          <w:rPr>
            <w:rFonts w:ascii="Times New Roman" w:hAnsi="Times New Roman"/>
            <w:b/>
            <w:bCs/>
            <w:i/>
            <w:iCs/>
            <w:color w:val="FF0000"/>
          </w:rPr>
          <w:delText>TOAD</w:delText>
        </w:r>
        <w:r>
          <w:rPr>
            <w:rFonts w:ascii="Times New Roman" w:hAnsi="Times New Roman"/>
            <w:b/>
            <w:color w:val="FF0000"/>
          </w:rPr>
          <w:delText xml:space="preserve"> (</w:delText>
        </w:r>
        <w:r>
          <w:rPr>
            <w:rFonts w:ascii="Times New Roman" w:hAnsi="Times New Roman"/>
            <w:b/>
            <w:i/>
            <w:iCs/>
            <w:color w:val="FF0000"/>
          </w:rPr>
          <w:delText>Tool for Application Developers</w:delText>
        </w:r>
        <w:r>
          <w:rPr>
            <w:rFonts w:ascii="Times New Roman" w:hAnsi="Times New Roman"/>
            <w:b/>
            <w:color w:val="FF0000"/>
          </w:rPr>
          <w:delText xml:space="preserve">)[REF] é um dos softwares mais usados atualmente no mercado. Ele consiste numa grande aplicação que abrange desde edição de código (como PL/SQL Developer) até exercícios pós-codificação. Essa segunda parte do sistema é o alvo de nossa análise. </w:delText>
        </w:r>
      </w:del>
    </w:p>
    <w:p w:rsidR="00FB039E" w:rsidDel="009677B2" w:rsidRDefault="00FB039E" w:rsidP="00EB36D3">
      <w:pPr>
        <w:spacing w:line="360" w:lineRule="auto"/>
        <w:jc w:val="both"/>
        <w:rPr>
          <w:del w:id="3124" w:author="MARCELO" w:date="2009-06-07T21:55:00Z"/>
          <w:rFonts w:ascii="Times New Roman" w:hAnsi="Times New Roman"/>
          <w:b/>
          <w:color w:val="FF0000"/>
        </w:rPr>
        <w:pPrChange w:id="312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126" w:author="MARCELO PEREIRA" w:date="2009-05-28T15:28:00Z"/>
          <w:color w:val="000000"/>
        </w:rPr>
        <w:pPrChange w:id="3127" w:author="MARCELO" w:date="2009-06-07T15:32:00Z">
          <w:pPr>
            <w:pBdr>
              <w:bottom w:val="single" w:sz="4" w:space="1" w:color="000000"/>
            </w:pBdr>
            <w:spacing w:line="360" w:lineRule="auto"/>
            <w:jc w:val="both"/>
          </w:pPr>
        </w:pPrChange>
      </w:pPr>
      <w:del w:id="3128" w:author="MARCELO" w:date="2009-05-10T13:42:00Z">
        <w:r>
          <w:rPr>
            <w:rFonts w:ascii="Times New Roman" w:hAnsi="Times New Roman"/>
            <w:color w:val="FF0000"/>
            <w:shd w:val="clear" w:color="auto" w:fill="FFFF00"/>
          </w:rPr>
          <w:delText>(O que são exercícios de pos-codificação??? Estes estão definidos onde????))</w:delText>
        </w:r>
      </w:del>
    </w:p>
    <w:p w:rsidR="00FB039E" w:rsidRDefault="00FB039E" w:rsidP="00EB36D3">
      <w:pPr>
        <w:spacing w:line="360" w:lineRule="auto"/>
        <w:jc w:val="both"/>
        <w:rPr>
          <w:del w:id="3129" w:author="MARCELO PEREIRA" w:date="2009-05-28T15:28:00Z"/>
          <w:color w:val="000000"/>
        </w:rPr>
        <w:pPrChange w:id="313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131" w:author="MARCELO PEREIRA" w:date="2009-05-28T15:28:00Z"/>
        </w:rPr>
        <w:pPrChange w:id="3132" w:author="MARCELO" w:date="2009-06-07T15:32:00Z">
          <w:pPr>
            <w:pBdr>
              <w:bottom w:val="single" w:sz="4" w:space="1" w:color="000000"/>
            </w:pBdr>
            <w:spacing w:line="360" w:lineRule="auto"/>
            <w:jc w:val="both"/>
          </w:pPr>
        </w:pPrChange>
      </w:pPr>
      <w:del w:id="3133" w:author="MARCELO" w:date="2009-05-10T13:42:00Z">
        <w:r>
          <w:rPr>
            <w:rFonts w:ascii="Times New Roman" w:hAnsi="Times New Roman"/>
            <w:color w:val="FF0000"/>
            <w:shd w:val="clear" w:color="auto" w:fill="FFFF00"/>
          </w:rPr>
          <w:delText>(Vc não pode dizer é o mais ou é o melhor ou é o único – pq seria impossível varrer toada a literatura e todo o mercado do mundo inteiro. Se vc usa uma frase deste tipo – vc tem que incluir uma [REF] que comprova que um estudo foi feito somente pra mostrar que de fato ele é o mais isso ou aquilo.)</w:delText>
        </w:r>
      </w:del>
    </w:p>
    <w:p w:rsidR="00FB039E" w:rsidRDefault="00FB039E" w:rsidP="00EB36D3">
      <w:pPr>
        <w:spacing w:line="360" w:lineRule="auto"/>
        <w:jc w:val="both"/>
        <w:rPr>
          <w:del w:id="3134" w:author="MARCELO PEREIRA" w:date="2009-05-28T15:28:00Z"/>
          <w:rFonts w:ascii="Times New Roman" w:hAnsi="Times New Roman"/>
          <w:color w:val="FF0000"/>
        </w:rPr>
        <w:pPrChange w:id="313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3136" w:author="MARCELO PEREIRA" w:date="2009-05-28T15:28:00Z"/>
        </w:rPr>
        <w:pPrChange w:id="3137" w:author="MARCELO" w:date="2009-06-07T15:32:00Z">
          <w:pPr>
            <w:pBdr>
              <w:bottom w:val="single" w:sz="4" w:space="1" w:color="000000"/>
            </w:pBdr>
            <w:spacing w:line="360" w:lineRule="auto"/>
            <w:jc w:val="both"/>
          </w:pPr>
        </w:pPrChange>
      </w:pPr>
      <w:del w:id="3138" w:author="MARCELO" w:date="2009-05-10T13:42:00Z">
        <w:r>
          <w:rPr>
            <w:rFonts w:ascii="Times New Roman" w:hAnsi="Times New Roman"/>
            <w:color w:val="FF0000"/>
          </w:rPr>
          <w:tab/>
          <w:delText xml:space="preserve">O software é capaz de formatar códigos PL/SQL e exibir métricas de maneira semelhante ao ClearSQL, mas ao contrário do seu concorrente, ele é capaz de planejar e realizar testes unitários em funções definidas pelo usuário, exibir o diagrama relacional das tabelas, além de possuir um otimizador de código.  Porém, a principal desvantagem do TOAD é que ele é um software especifico para um único sistema de banco de dados. Apesar de possuir versões para Oracle, MySQL e Sql Server, cada uma destas versões possuem uma compilação diferente, possuindo diferentes características e funcionalidades. Até o momento de escrita deste documento, o TOAD para MySQL e Sql Server ainda estavam em fase </w:delText>
        </w:r>
        <w:r>
          <w:rPr>
            <w:rFonts w:ascii="Times New Roman" w:hAnsi="Times New Roman"/>
            <w:i/>
            <w:color w:val="FF0000"/>
          </w:rPr>
          <w:delText>Beta</w:delText>
        </w:r>
        <w:r>
          <w:rPr>
            <w:rFonts w:ascii="Times New Roman" w:hAnsi="Times New Roman"/>
            <w:color w:val="FF0000"/>
          </w:rPr>
          <w:delText xml:space="preserve"> sem </w:delText>
        </w:r>
        <w:r>
          <w:rPr>
            <w:rFonts w:ascii="Times New Roman" w:hAnsi="Times New Roman"/>
            <w:color w:val="FF0000"/>
            <w:shd w:val="clear" w:color="auto" w:fill="FFFF00"/>
          </w:rPr>
          <w:delText>feature</w:delText>
        </w:r>
        <w:r>
          <w:rPr>
            <w:rFonts w:ascii="Times New Roman" w:hAnsi="Times New Roman"/>
            <w:color w:val="FF0000"/>
          </w:rPr>
          <w:delText xml:space="preserve"> </w:delText>
        </w:r>
        <w:r>
          <w:rPr>
            <w:rFonts w:ascii="Times New Roman" w:hAnsi="Times New Roman"/>
            <w:color w:val="FF0000"/>
            <w:shd w:val="clear" w:color="auto" w:fill="FFFF00"/>
          </w:rPr>
          <w:delText>(substituir este termo – traduzir!)</w:delText>
        </w:r>
        <w:r>
          <w:rPr>
            <w:rFonts w:ascii="Times New Roman" w:hAnsi="Times New Roman"/>
            <w:color w:val="FF0000"/>
          </w:rPr>
          <w:delText xml:space="preserve"> nenhum para desempenho em desenvolvimento PL/SQL, enquanto TOAD for Oracle estava na versão 9.7. É perceptível que a atualização para as plataformas </w:delText>
        </w:r>
        <w:r>
          <w:rPr>
            <w:rFonts w:ascii="Times New Roman" w:hAnsi="Times New Roman"/>
            <w:color w:val="FF0000"/>
            <w:shd w:val="clear" w:color="auto" w:fill="FFFF00"/>
          </w:rPr>
          <w:delText>não-Oracle</w:delText>
        </w:r>
        <w:r>
          <w:rPr>
            <w:rFonts w:ascii="Times New Roman" w:hAnsi="Times New Roman"/>
            <w:color w:val="FF0000"/>
          </w:rPr>
          <w:delText xml:space="preserve"> </w:delText>
        </w:r>
        <w:r>
          <w:rPr>
            <w:rFonts w:ascii="Times New Roman" w:hAnsi="Times New Roman"/>
            <w:color w:val="FF0000"/>
            <w:shd w:val="clear" w:color="auto" w:fill="FFFF00"/>
          </w:rPr>
          <w:delText>(substituir este termo – deixe de preguiça !!!!)</w:delText>
        </w:r>
        <w:r>
          <w:rPr>
            <w:rFonts w:ascii="Times New Roman" w:hAnsi="Times New Roman"/>
            <w:color w:val="FF0000"/>
          </w:rPr>
          <w:delText xml:space="preserve">  são atrasadas, além de nem sempre possuírem as funcionalidades que estão implementadas para seu principal alvo: os desenvolvedores Oracle.. Portanto, o TOAD é considerada uma ferramenta para Oracle apenas.</w:delText>
        </w:r>
      </w:del>
    </w:p>
    <w:p w:rsidR="00FB039E" w:rsidRDefault="00FB039E" w:rsidP="00EB36D3">
      <w:pPr>
        <w:spacing w:line="360" w:lineRule="auto"/>
        <w:jc w:val="both"/>
        <w:rPr>
          <w:del w:id="3139" w:author="MARCELO PEREIRA" w:date="2009-05-28T15:28:00Z"/>
        </w:rPr>
        <w:pPrChange w:id="3140" w:author="MARCELO" w:date="2009-06-07T15:32:00Z">
          <w:pPr>
            <w:pBdr>
              <w:bottom w:val="single" w:sz="4" w:space="1" w:color="000000"/>
            </w:pBdr>
            <w:spacing w:line="360" w:lineRule="auto"/>
            <w:jc w:val="both"/>
          </w:pPr>
        </w:pPrChange>
      </w:pPr>
      <w:del w:id="3141" w:author="MARCELO" w:date="2009-05-10T13:42:00Z">
        <w:r>
          <w:rPr>
            <w:rFonts w:ascii="Times New Roman" w:hAnsi="Times New Roman"/>
            <w:color w:val="FF0000"/>
          </w:rPr>
          <w:delText xml:space="preserve"> </w:delText>
        </w:r>
        <w:r>
          <w:rPr>
            <w:rFonts w:ascii="Times New Roman" w:hAnsi="Times New Roman"/>
            <w:color w:val="FF0000"/>
            <w:shd w:val="clear" w:color="auto" w:fill="FFFF00"/>
          </w:rPr>
          <w:delText>(Eu não gostei do final do parágrafo – vc repete muito as coisas. Vc fala, fala e fala e repete o que já foi dito antes. Refaça o final do parágrafo acima)</w:delText>
        </w:r>
      </w:del>
    </w:p>
    <w:p w:rsidR="00FB039E" w:rsidRDefault="00FB039E" w:rsidP="00EB36D3">
      <w:pPr>
        <w:spacing w:line="360" w:lineRule="auto"/>
        <w:jc w:val="both"/>
        <w:rPr>
          <w:del w:id="3142" w:author="MARCELO PEREIRA" w:date="2009-05-28T15:28:00Z"/>
          <w:rFonts w:ascii="Times New Roman" w:hAnsi="Times New Roman"/>
        </w:rPr>
        <w:pPrChange w:id="3143" w:author="MARCELO" w:date="2009-06-07T15:32:00Z">
          <w:pPr>
            <w:pBdr>
              <w:bottom w:val="single" w:sz="4" w:space="1" w:color="000000"/>
            </w:pBdr>
            <w:spacing w:line="360" w:lineRule="auto"/>
            <w:jc w:val="both"/>
          </w:pPr>
        </w:pPrChange>
      </w:pPr>
    </w:p>
    <w:p w:rsidR="00FB039E" w:rsidDel="009677B2" w:rsidRDefault="00FB039E" w:rsidP="009677B2">
      <w:pPr>
        <w:spacing w:line="360" w:lineRule="auto"/>
        <w:jc w:val="both"/>
        <w:rPr>
          <w:del w:id="3144" w:author="MARCELO" w:date="2009-06-07T21:55:00Z"/>
        </w:rPr>
        <w:pPrChange w:id="3145" w:author="MARCELO" w:date="2009-06-07T21:55:00Z">
          <w:pPr>
            <w:pBdr>
              <w:bottom w:val="single" w:sz="4" w:space="1" w:color="000000"/>
            </w:pBdr>
            <w:spacing w:line="360" w:lineRule="auto"/>
            <w:jc w:val="both"/>
          </w:pPr>
        </w:pPrChange>
      </w:pPr>
      <w:del w:id="3146" w:author="MARCELO PEREIRA" w:date="2009-05-28T15:28:00Z">
        <w:r>
          <w:rPr>
            <w:rFonts w:ascii="Times New Roman" w:hAnsi="Times New Roman"/>
            <w:color w:val="FF0000"/>
          </w:rPr>
          <w:tab/>
        </w:r>
      </w:del>
      <w:r>
        <w:rPr>
          <w:rFonts w:ascii="Times New Roman" w:hAnsi="Times New Roman"/>
          <w:b/>
          <w:bCs/>
          <w:color w:val="000000"/>
          <w:sz w:val="32"/>
          <w:szCs w:val="32"/>
          <w:rPrChange w:id="3147" w:author="MARCELO PEREIRA" w:date="2009-05-28T15:28:00Z">
            <w:rPr>
              <w:rFonts w:ascii="Times New Roman" w:hAnsi="Times New Roman"/>
              <w:b/>
              <w:bCs/>
              <w:color w:val="000000"/>
              <w:sz w:val="32"/>
              <w:szCs w:val="32"/>
            </w:rPr>
          </w:rPrChange>
        </w:rPr>
        <w:t>3.</w:t>
      </w:r>
      <w:ins w:id="3148" w:author="MARCELO" w:date="2009-06-07T21:55:00Z">
        <w:r w:rsidR="009677B2">
          <w:rPr>
            <w:rFonts w:ascii="Times New Roman" w:hAnsi="Times New Roman"/>
            <w:b/>
            <w:bCs/>
            <w:color w:val="000000"/>
            <w:sz w:val="32"/>
            <w:szCs w:val="32"/>
          </w:rPr>
          <w:t>3</w:t>
        </w:r>
      </w:ins>
      <w:del w:id="3149" w:author="MARCELO" w:date="2009-05-17T17:48:00Z">
        <w:r>
          <w:rPr>
            <w:rFonts w:ascii="Times New Roman" w:hAnsi="Times New Roman"/>
            <w:b/>
            <w:bCs/>
            <w:color w:val="FF0000"/>
          </w:rPr>
          <w:delText xml:space="preserve">3 </w:delText>
        </w:r>
      </w:del>
      <w:ins w:id="3150" w:author="MARCELO" w:date="2009-05-17T17:48:00Z">
        <w:r>
          <w:rPr>
            <w:rFonts w:ascii="Times New Roman" w:hAnsi="Times New Roman"/>
            <w:b/>
            <w:bCs/>
            <w:color w:val="000000"/>
            <w:sz w:val="32"/>
            <w:szCs w:val="32"/>
          </w:rPr>
          <w:t xml:space="preserve"> </w:t>
        </w:r>
      </w:ins>
      <w:del w:id="3151" w:author="MARCELO" w:date="2009-05-17T17:09:00Z">
        <w:r>
          <w:rPr>
            <w:rFonts w:ascii="Times New Roman" w:hAnsi="Times New Roman"/>
            <w:b/>
            <w:bCs/>
            <w:color w:val="FF0000"/>
          </w:rPr>
          <w:delText>O Framework Proposto??</w:delText>
        </w:r>
      </w:del>
      <w:ins w:id="3152" w:author="MARCELO" w:date="2009-05-17T17:09:00Z">
        <w:r>
          <w:rPr>
            <w:rFonts w:ascii="Times New Roman" w:hAnsi="Times New Roman"/>
            <w:b/>
            <w:bCs/>
            <w:color w:val="000000"/>
            <w:sz w:val="32"/>
            <w:szCs w:val="32"/>
          </w:rPr>
          <w:t>A</w:t>
        </w:r>
        <w:del w:id="3153" w:author="MARCELO PEREIRA" w:date="2009-05-28T17:12:00Z">
          <w:r>
            <w:rPr>
              <w:rFonts w:ascii="Times New Roman" w:hAnsi="Times New Roman"/>
              <w:b/>
              <w:bCs/>
              <w:color w:val="000000"/>
              <w:sz w:val="32"/>
              <w:szCs w:val="32"/>
            </w:rPr>
            <w:delText xml:space="preserve"> ferramenta</w:delText>
          </w:r>
        </w:del>
      </w:ins>
      <w:ins w:id="3154" w:author="MARCELO PEREIRA" w:date="2009-05-28T17:12:00Z">
        <w:r>
          <w:rPr>
            <w:rFonts w:ascii="Times New Roman" w:hAnsi="Times New Roman"/>
            <w:b/>
            <w:bCs/>
            <w:color w:val="000000"/>
            <w:sz w:val="32"/>
            <w:szCs w:val="32"/>
          </w:rPr>
          <w:t>s funcionalidades</w:t>
        </w:r>
      </w:ins>
      <w:ins w:id="3155" w:author="MARCELO" w:date="2009-05-17T17:09:00Z">
        <w:r>
          <w:rPr>
            <w:rFonts w:ascii="Times New Roman" w:hAnsi="Times New Roman"/>
            <w:b/>
            <w:bCs/>
            <w:color w:val="000000"/>
            <w:sz w:val="32"/>
            <w:szCs w:val="32"/>
          </w:rPr>
          <w:t xml:space="preserve"> </w:t>
        </w:r>
      </w:ins>
      <w:ins w:id="3156" w:author="MARCELO" w:date="2009-06-07T21:55:00Z">
        <w:r w:rsidR="009677B2">
          <w:rPr>
            <w:rFonts w:ascii="Times New Roman" w:hAnsi="Times New Roman"/>
            <w:b/>
            <w:bCs/>
            <w:color w:val="000000"/>
            <w:sz w:val="32"/>
            <w:szCs w:val="32"/>
          </w:rPr>
          <w:t>do PL/SQL Helper</w:t>
        </w:r>
      </w:ins>
      <w:del w:id="3157" w:author="MARCELO" w:date="2009-05-17T18:51:00Z">
        <w:r>
          <w:rPr>
            <w:rFonts w:ascii="Times New Roman" w:hAnsi="Times New Roman"/>
            <w:b/>
            <w:bCs/>
            <w:color w:val="FF0000"/>
          </w:rPr>
          <w:delText>(Tem um nome?)</w:delText>
        </w:r>
      </w:del>
    </w:p>
    <w:p w:rsidR="00FB039E" w:rsidDel="009677B2" w:rsidRDefault="00FB039E" w:rsidP="009677B2">
      <w:pPr>
        <w:spacing w:line="360" w:lineRule="auto"/>
        <w:jc w:val="both"/>
        <w:rPr>
          <w:del w:id="3158" w:author="MARCELO" w:date="2009-06-07T21:55:00Z"/>
          <w:rFonts w:ascii="Times New Roman" w:hAnsi="Times New Roman"/>
          <w:color w:val="FF0000"/>
        </w:rPr>
        <w:pPrChange w:id="3159" w:author="MARCELO" w:date="2009-06-07T21:55:00Z">
          <w:pPr>
            <w:pBdr>
              <w:bottom w:val="single" w:sz="4" w:space="1" w:color="000000"/>
            </w:pBdr>
            <w:spacing w:line="360" w:lineRule="auto"/>
            <w:jc w:val="both"/>
          </w:pPr>
        </w:pPrChange>
      </w:pPr>
    </w:p>
    <w:p w:rsidR="00FB039E" w:rsidRDefault="00FB039E" w:rsidP="009677B2">
      <w:pPr>
        <w:spacing w:line="360" w:lineRule="auto"/>
        <w:jc w:val="both"/>
        <w:rPr>
          <w:rPrChange w:id="3160" w:author="MARCELO PEREIRA" w:date="2009-05-28T16:07:00Z">
            <w:rPr/>
          </w:rPrChange>
        </w:rPr>
        <w:pPrChange w:id="3161" w:author="MARCELO" w:date="2009-06-07T21:55:00Z">
          <w:pPr>
            <w:pBdr>
              <w:bottom w:val="single" w:sz="4" w:space="1" w:color="000000"/>
            </w:pBdr>
            <w:spacing w:line="360" w:lineRule="auto"/>
            <w:jc w:val="both"/>
          </w:pPr>
        </w:pPrChange>
      </w:pPr>
      <w:ins w:id="3162" w:author="MARCELO PEREIRA" w:date="2009-05-28T17:12:00Z">
        <w:del w:id="3163" w:author="MARCELO" w:date="2009-06-07T21:55:00Z">
          <w:r w:rsidDel="009677B2">
            <w:rPr>
              <w:rFonts w:ascii="Times New Roman" w:hAnsi="Times New Roman"/>
              <w:b/>
              <w:bCs/>
              <w:color w:val="000000"/>
              <w:sz w:val="32"/>
              <w:szCs w:val="32"/>
            </w:rPr>
            <w:delText>s</w:delText>
          </w:r>
        </w:del>
      </w:ins>
    </w:p>
    <w:p w:rsidR="00FB039E" w:rsidRDefault="00FB039E" w:rsidP="00EB36D3">
      <w:pPr>
        <w:spacing w:line="360" w:lineRule="auto"/>
        <w:ind w:firstLine="709"/>
        <w:jc w:val="both"/>
        <w:rPr>
          <w:ins w:id="3164" w:author="MARCELO" w:date="2009-06-07T22:00:00Z"/>
          <w:rFonts w:ascii="Times New Roman" w:hAnsi="Times New Roman"/>
          <w:b/>
          <w:bCs/>
          <w:color w:val="000000"/>
        </w:rPr>
        <w:pPrChange w:id="3165" w:author="MARCELO" w:date="2009-06-07T15:32:00Z">
          <w:pPr>
            <w:pBdr>
              <w:bottom w:val="single" w:sz="4" w:space="1" w:color="000000"/>
            </w:pBdr>
            <w:spacing w:line="360" w:lineRule="auto"/>
            <w:ind w:firstLine="709"/>
            <w:jc w:val="both"/>
          </w:pPr>
        </w:pPrChange>
      </w:pPr>
    </w:p>
    <w:p w:rsidR="00B86C89" w:rsidRPr="00B86C89" w:rsidDel="00B86C89" w:rsidRDefault="00B86C89" w:rsidP="00EB36D3">
      <w:pPr>
        <w:spacing w:line="360" w:lineRule="auto"/>
        <w:ind w:firstLine="709"/>
        <w:jc w:val="both"/>
        <w:rPr>
          <w:del w:id="3166" w:author="MARCELO" w:date="2009-06-07T22:00:00Z"/>
          <w:rFonts w:ascii="Times New Roman" w:hAnsi="Times New Roman"/>
          <w:bCs/>
          <w:color w:val="000000"/>
          <w:rPrChange w:id="3167" w:author="MARCELO" w:date="2009-06-07T22:00:00Z">
            <w:rPr>
              <w:del w:id="3168" w:author="MARCELO" w:date="2009-06-07T22:00:00Z"/>
              <w:rFonts w:ascii="Times New Roman" w:hAnsi="Times New Roman"/>
              <w:b/>
              <w:bCs/>
              <w:color w:val="000000"/>
            </w:rPr>
          </w:rPrChange>
        </w:rPr>
        <w:pPrChange w:id="3169" w:author="MARCELO" w:date="2009-06-07T15:32:00Z">
          <w:pPr>
            <w:pBdr>
              <w:bottom w:val="single" w:sz="4" w:space="1" w:color="000000"/>
            </w:pBdr>
            <w:spacing w:line="360" w:lineRule="auto"/>
            <w:ind w:firstLine="709"/>
            <w:jc w:val="both"/>
          </w:pPr>
        </w:pPrChange>
      </w:pPr>
      <w:ins w:id="3170" w:author="MARCELO" w:date="2009-06-07T22:00:00Z">
        <w:r>
          <w:rPr>
            <w:rFonts w:ascii="Times New Roman" w:hAnsi="Times New Roman"/>
            <w:bCs/>
            <w:color w:val="000000"/>
          </w:rPr>
          <w:t xml:space="preserve">As funcionalidades oferecidas pela ferramenta proposta por este trabalho </w:t>
        </w:r>
      </w:ins>
      <w:ins w:id="3171" w:author="MARCELO" w:date="2009-06-07T22:13:00Z">
        <w:r w:rsidR="009779EE">
          <w:rPr>
            <w:rFonts w:ascii="Times New Roman" w:hAnsi="Times New Roman"/>
            <w:bCs/>
            <w:color w:val="000000"/>
          </w:rPr>
          <w:t>foram levantadas com base na</w:t>
        </w:r>
      </w:ins>
      <w:ins w:id="3172" w:author="MARCELO" w:date="2009-06-07T22:01:00Z">
        <w:r>
          <w:rPr>
            <w:rFonts w:ascii="Times New Roman" w:hAnsi="Times New Roman"/>
            <w:bCs/>
            <w:color w:val="000000"/>
          </w:rPr>
          <w:t>s demandas de pós-codificação elicitadas n</w:t>
        </w:r>
      </w:ins>
      <w:ins w:id="3173" w:author="MARCELO" w:date="2009-06-07T22:02:00Z">
        <w:r>
          <w:rPr>
            <w:rFonts w:ascii="Times New Roman" w:hAnsi="Times New Roman"/>
            <w:bCs/>
            <w:color w:val="000000"/>
          </w:rPr>
          <w:t>a seção de motivação (seção 1.1)</w:t>
        </w:r>
      </w:ins>
      <w:ins w:id="3174" w:author="MARCELO" w:date="2009-06-07T22:04:00Z">
        <w:r>
          <w:rPr>
            <w:rFonts w:ascii="Times New Roman" w:hAnsi="Times New Roman"/>
            <w:bCs/>
            <w:color w:val="000000"/>
          </w:rPr>
          <w:t xml:space="preserve">. </w:t>
        </w:r>
      </w:ins>
      <w:ins w:id="3175" w:author="MARCELO" w:date="2009-06-07T23:55:00Z">
        <w:r w:rsidR="00021B21">
          <w:rPr>
            <w:rFonts w:ascii="Times New Roman" w:hAnsi="Times New Roman"/>
            <w:bCs/>
            <w:color w:val="000000"/>
          </w:rPr>
          <w:t xml:space="preserve">Também foram consideradas as funcionalidades oferecidas pelas ferramentas analisadas na seção </w:t>
        </w:r>
      </w:ins>
      <w:ins w:id="3176" w:author="MARCELO" w:date="2009-06-08T23:56:00Z">
        <w:r w:rsidR="00E01E10">
          <w:rPr>
            <w:rFonts w:ascii="Times New Roman" w:hAnsi="Times New Roman"/>
            <w:bCs/>
            <w:color w:val="000000"/>
          </w:rPr>
          <w:t>2.5</w:t>
        </w:r>
      </w:ins>
      <w:ins w:id="3177" w:author="MARCELO" w:date="2009-06-07T23:55:00Z">
        <w:r w:rsidR="00021B21">
          <w:rPr>
            <w:rFonts w:ascii="Times New Roman" w:hAnsi="Times New Roman"/>
            <w:bCs/>
            <w:color w:val="000000"/>
          </w:rPr>
          <w:t xml:space="preserve">. </w:t>
        </w:r>
      </w:ins>
      <w:ins w:id="3178" w:author="MARCELO" w:date="2009-06-07T22:06:00Z">
        <w:r>
          <w:rPr>
            <w:rFonts w:ascii="Times New Roman" w:hAnsi="Times New Roman"/>
            <w:bCs/>
            <w:color w:val="000000"/>
          </w:rPr>
          <w:t xml:space="preserve">Ao todo, foram especificadas </w:t>
        </w:r>
      </w:ins>
      <w:ins w:id="3179" w:author="MARCELO" w:date="2009-06-07T22:07:00Z">
        <w:r>
          <w:rPr>
            <w:rFonts w:ascii="Times New Roman" w:hAnsi="Times New Roman"/>
            <w:bCs/>
            <w:color w:val="000000"/>
          </w:rPr>
          <w:t xml:space="preserve">dez funcionalidades divididas em quatro módulos distintos: análise, documentação, refatoramento e teste. </w:t>
        </w:r>
      </w:ins>
      <w:ins w:id="3180" w:author="MARCELO" w:date="2009-06-07T22:08:00Z">
        <w:r w:rsidR="009779EE">
          <w:rPr>
            <w:rFonts w:ascii="Times New Roman" w:hAnsi="Times New Roman"/>
            <w:bCs/>
            <w:color w:val="000000"/>
          </w:rPr>
          <w:t>Três destas dez funcio</w:t>
        </w:r>
      </w:ins>
      <w:ins w:id="3181" w:author="MARCELO" w:date="2009-06-07T22:09:00Z">
        <w:r w:rsidR="009779EE">
          <w:rPr>
            <w:rFonts w:ascii="Times New Roman" w:hAnsi="Times New Roman"/>
            <w:bCs/>
            <w:color w:val="000000"/>
          </w:rPr>
          <w:t>nalidades não estão presentes nas ferramentas analisadas</w:t>
        </w:r>
      </w:ins>
      <w:ins w:id="3182" w:author="MARCELO" w:date="2009-06-07T22:15:00Z">
        <w:r w:rsidR="009779EE">
          <w:rPr>
            <w:rFonts w:ascii="Times New Roman" w:hAnsi="Times New Roman"/>
            <w:bCs/>
            <w:color w:val="000000"/>
          </w:rPr>
          <w:t xml:space="preserve"> (geração de fachada, gráfico de dependência e renomeação de entidades)</w:t>
        </w:r>
      </w:ins>
      <w:ins w:id="3183" w:author="MARCELO" w:date="2009-06-07T22:09:00Z">
        <w:r w:rsidR="009779EE">
          <w:rPr>
            <w:rFonts w:ascii="Times New Roman" w:hAnsi="Times New Roman"/>
            <w:bCs/>
            <w:color w:val="000000"/>
          </w:rPr>
          <w:t xml:space="preserve">, enquanto as outras sete </w:t>
        </w:r>
      </w:ins>
      <w:ins w:id="3184" w:author="MARCELO" w:date="2009-06-07T22:10:00Z">
        <w:r w:rsidR="009779EE">
          <w:rPr>
            <w:rFonts w:ascii="Times New Roman" w:hAnsi="Times New Roman"/>
            <w:bCs/>
            <w:color w:val="000000"/>
          </w:rPr>
          <w:t xml:space="preserve">estão presentes, porém </w:t>
        </w:r>
      </w:ins>
      <w:ins w:id="3185" w:author="MARCELO" w:date="2009-06-07T22:09:00Z">
        <w:r w:rsidR="009779EE">
          <w:rPr>
            <w:rFonts w:ascii="Times New Roman" w:hAnsi="Times New Roman"/>
            <w:bCs/>
            <w:color w:val="000000"/>
          </w:rPr>
          <w:t>possuem desvantagens em relaç</w:t>
        </w:r>
      </w:ins>
      <w:ins w:id="3186" w:author="MARCELO" w:date="2009-06-07T22:10:00Z">
        <w:r w:rsidR="009779EE">
          <w:rPr>
            <w:rFonts w:ascii="Times New Roman" w:hAnsi="Times New Roman"/>
            <w:bCs/>
            <w:color w:val="000000"/>
          </w:rPr>
          <w:t>ão ao PL/SQL Helper, c</w:t>
        </w:r>
      </w:ins>
      <w:ins w:id="3187" w:author="MARCELO" w:date="2009-06-07T22:04:00Z">
        <w:r>
          <w:rPr>
            <w:rFonts w:ascii="Times New Roman" w:hAnsi="Times New Roman"/>
            <w:bCs/>
            <w:color w:val="000000"/>
          </w:rPr>
          <w:t xml:space="preserve">omo visto no estudo dos trabalhos correlatos (seção </w:t>
        </w:r>
      </w:ins>
      <w:ins w:id="3188" w:author="MARCELO" w:date="2009-06-08T23:56:00Z">
        <w:r w:rsidR="00E01E10">
          <w:rPr>
            <w:rFonts w:ascii="Times New Roman" w:hAnsi="Times New Roman"/>
            <w:bCs/>
            <w:color w:val="000000"/>
          </w:rPr>
          <w:t>2.5</w:t>
        </w:r>
      </w:ins>
      <w:ins w:id="3189" w:author="MARCELO" w:date="2009-06-07T22:04:00Z">
        <w:r>
          <w:rPr>
            <w:rFonts w:ascii="Times New Roman" w:hAnsi="Times New Roman"/>
            <w:bCs/>
            <w:color w:val="000000"/>
          </w:rPr>
          <w:t>)</w:t>
        </w:r>
      </w:ins>
      <w:ins w:id="3190" w:author="MARCELO" w:date="2009-06-07T22:14:00Z">
        <w:r w:rsidR="009779EE">
          <w:rPr>
            <w:rFonts w:ascii="Times New Roman" w:hAnsi="Times New Roman"/>
            <w:bCs/>
            <w:color w:val="000000"/>
          </w:rPr>
          <w:t>.</w:t>
        </w:r>
      </w:ins>
      <w:ins w:id="3191" w:author="MARCELO" w:date="2009-06-07T22:04:00Z">
        <w:r>
          <w:rPr>
            <w:rFonts w:ascii="Times New Roman" w:hAnsi="Times New Roman"/>
            <w:bCs/>
            <w:color w:val="000000"/>
          </w:rPr>
          <w:t xml:space="preserve"> </w:t>
        </w:r>
      </w:ins>
      <w:ins w:id="3192" w:author="MARCELO" w:date="2009-06-21T23:10:00Z">
        <w:r w:rsidR="00A34298">
          <w:rPr>
            <w:rFonts w:ascii="Times New Roman" w:hAnsi="Times New Roman"/>
            <w:bCs/>
            <w:color w:val="000000"/>
          </w:rPr>
          <w:t xml:space="preserve"> O modelo UML, </w:t>
        </w:r>
      </w:ins>
      <w:ins w:id="3193" w:author="MARCELO" w:date="2009-06-21T23:11:00Z">
        <w:r w:rsidR="00A34298">
          <w:rPr>
            <w:rFonts w:ascii="Times New Roman" w:hAnsi="Times New Roman"/>
            <w:bCs/>
            <w:color w:val="000000"/>
          </w:rPr>
          <w:t>que pode ser visualizado</w:t>
        </w:r>
      </w:ins>
      <w:ins w:id="3194" w:author="MARCELO" w:date="2009-06-21T23:10:00Z">
        <w:r w:rsidR="00A34298">
          <w:rPr>
            <w:rFonts w:ascii="Times New Roman" w:hAnsi="Times New Roman"/>
            <w:bCs/>
            <w:color w:val="000000"/>
          </w:rPr>
          <w:t xml:space="preserve"> no Anexo</w:t>
        </w:r>
      </w:ins>
    </w:p>
    <w:p w:rsidR="00B86C89" w:rsidRDefault="00A34298" w:rsidP="00EB36D3">
      <w:pPr>
        <w:spacing w:line="360" w:lineRule="auto"/>
        <w:ind w:firstLine="709"/>
        <w:jc w:val="both"/>
        <w:rPr>
          <w:ins w:id="3195" w:author="MARCELO" w:date="2009-06-07T22:00:00Z"/>
          <w:rFonts w:ascii="Times New Roman" w:hAnsi="Times New Roman"/>
          <w:bCs/>
          <w:color w:val="000000"/>
        </w:rPr>
        <w:pPrChange w:id="3196" w:author="MARCELO" w:date="2009-06-07T15:32:00Z">
          <w:pPr>
            <w:pBdr>
              <w:bottom w:val="single" w:sz="4" w:space="1" w:color="000000"/>
            </w:pBdr>
            <w:spacing w:line="360" w:lineRule="auto"/>
            <w:ind w:firstLine="709"/>
            <w:jc w:val="both"/>
          </w:pPr>
        </w:pPrChange>
      </w:pPr>
      <w:ins w:id="3197" w:author="MARCELO" w:date="2009-06-21T23:10:00Z">
        <w:r>
          <w:rPr>
            <w:rFonts w:ascii="Times New Roman" w:hAnsi="Times New Roman"/>
            <w:bCs/>
            <w:color w:val="000000"/>
          </w:rPr>
          <w:t xml:space="preserve"> 1 deste documento, exibe o diagrama de classes do PL/SQL Helper</w:t>
        </w:r>
      </w:ins>
      <w:ins w:id="3198" w:author="MARCELO" w:date="2009-06-21T23:12:00Z">
        <w:r>
          <w:rPr>
            <w:rFonts w:ascii="Times New Roman" w:hAnsi="Times New Roman"/>
            <w:bCs/>
            <w:color w:val="000000"/>
          </w:rPr>
          <w:t xml:space="preserve"> e</w:t>
        </w:r>
      </w:ins>
      <w:ins w:id="3199" w:author="MARCELO" w:date="2009-06-21T23:11:00Z">
        <w:r>
          <w:rPr>
            <w:rFonts w:ascii="Times New Roman" w:hAnsi="Times New Roman"/>
            <w:bCs/>
            <w:color w:val="000000"/>
          </w:rPr>
          <w:t xml:space="preserve"> cont</w:t>
        </w:r>
      </w:ins>
      <w:ins w:id="3200" w:author="MARCELO" w:date="2009-06-21T23:12:00Z">
        <w:r>
          <w:rPr>
            <w:rFonts w:ascii="Times New Roman" w:hAnsi="Times New Roman"/>
            <w:bCs/>
            <w:color w:val="000000"/>
          </w:rPr>
          <w:t>ém as funcionalidades especificadas neste capítulo, juntamente com detalhes dos componentes definidos para a arquitetura da ferramenta.</w:t>
        </w:r>
      </w:ins>
    </w:p>
    <w:p w:rsidR="009779EE" w:rsidRDefault="009779EE" w:rsidP="00EB36D3">
      <w:pPr>
        <w:spacing w:line="360" w:lineRule="auto"/>
        <w:ind w:firstLine="709"/>
        <w:jc w:val="both"/>
        <w:rPr>
          <w:ins w:id="3201" w:author="MARCELO" w:date="2009-06-07T22:14:00Z"/>
          <w:rFonts w:ascii="Times New Roman" w:hAnsi="Times New Roman"/>
          <w:bCs/>
          <w:i/>
          <w:iCs/>
          <w:color w:val="000000"/>
        </w:rPr>
        <w:pPrChange w:id="3202" w:author="MARCELO" w:date="2009-06-07T15:32:00Z">
          <w:pPr>
            <w:pBdr>
              <w:bottom w:val="single" w:sz="4" w:space="1" w:color="000000"/>
            </w:pBdr>
            <w:spacing w:line="360" w:lineRule="auto"/>
            <w:ind w:firstLine="709"/>
            <w:jc w:val="both"/>
          </w:pPr>
        </w:pPrChange>
      </w:pPr>
    </w:p>
    <w:p w:rsidR="00FB039E" w:rsidDel="009779EE" w:rsidRDefault="00FB039E" w:rsidP="00EB36D3">
      <w:pPr>
        <w:spacing w:line="360" w:lineRule="auto"/>
        <w:ind w:firstLine="709"/>
        <w:jc w:val="both"/>
        <w:rPr>
          <w:ins w:id="3203" w:author="MARCELO PEREIRA" w:date="2009-05-28T15:55:00Z"/>
          <w:del w:id="3204" w:author="MARCELO" w:date="2009-06-07T22:14:00Z"/>
        </w:rPr>
        <w:pPrChange w:id="3205" w:author="MARCELO" w:date="2009-06-07T15:32:00Z">
          <w:pPr>
            <w:pBdr>
              <w:bottom w:val="single" w:sz="4" w:space="1" w:color="000000"/>
            </w:pBdr>
            <w:spacing w:line="360" w:lineRule="auto"/>
            <w:ind w:firstLine="709"/>
            <w:jc w:val="both"/>
          </w:pPr>
        </w:pPrChange>
      </w:pPr>
      <w:ins w:id="3206" w:author="MARCELO PEREIRA" w:date="2009-05-28T15:28:00Z">
        <w:del w:id="3207" w:author="MARCELO" w:date="2009-06-07T22:14:00Z">
          <w:r w:rsidDel="009779EE">
            <w:rPr>
              <w:rFonts w:ascii="Times New Roman" w:hAnsi="Times New Roman"/>
              <w:bCs/>
              <w:i/>
              <w:iCs/>
              <w:color w:val="000000"/>
            </w:rPr>
            <w:delText>,</w:delText>
          </w:r>
        </w:del>
      </w:ins>
      <w:ins w:id="3208" w:author="MARCELO PEREIRA" w:date="2009-05-28T15:29:00Z">
        <w:del w:id="3209" w:author="MARCELO" w:date="2009-06-07T22:14:00Z">
          <w:r w:rsidDel="009779EE">
            <w:rPr>
              <w:rFonts w:ascii="Times New Roman" w:hAnsi="Times New Roman"/>
              <w:bCs/>
              <w:color w:val="000000"/>
            </w:rPr>
            <w:delText xml:space="preserve">especificar e implementar um </w:delText>
          </w:r>
        </w:del>
        <w:del w:id="3210" w:author="MARCELO" w:date="2009-06-07T21:58:00Z">
          <w:r w:rsidDel="00B86C89">
            <w:rPr>
              <w:rFonts w:ascii="Times New Roman" w:hAnsi="Times New Roman"/>
              <w:bCs/>
              <w:color w:val="000000"/>
            </w:rPr>
            <w:delText xml:space="preserve">protótipo de </w:delText>
          </w:r>
        </w:del>
        <w:del w:id="3211" w:author="MARCELO" w:date="2009-06-07T22:14:00Z">
          <w:r w:rsidDel="009779EE">
            <w:rPr>
              <w:rFonts w:ascii="Times New Roman" w:hAnsi="Times New Roman"/>
              <w:bCs/>
              <w:color w:val="000000"/>
            </w:rPr>
            <w:delText xml:space="preserve">sistema </w:delText>
          </w:r>
        </w:del>
      </w:ins>
      <w:ins w:id="3212" w:author="MARCELO PEREIRA" w:date="2009-05-19T15:37:00Z">
        <w:del w:id="3213" w:author="MARCELO" w:date="2009-06-07T22:14:00Z">
          <w:r w:rsidDel="009779EE">
            <w:rPr>
              <w:rFonts w:ascii="Times New Roman" w:hAnsi="Times New Roman"/>
              <w:bCs/>
              <w:color w:val="000000"/>
            </w:rPr>
            <w:delText xml:space="preserve"> </w:delText>
          </w:r>
        </w:del>
        <w:del w:id="3214" w:author="MARCELO" w:date="2009-06-07T21:59:00Z">
          <w:r w:rsidDel="00B86C89">
            <w:rPr>
              <w:rFonts w:ascii="Times New Roman" w:hAnsi="Times New Roman"/>
              <w:bCs/>
              <w:color w:val="000000"/>
            </w:rPr>
            <w:delText>Um estudo foi feito sobre o Projeto SIG@ [37] e necessidades na área de adaptação de novos desenvolvedores a este sistema e manutenção de códigos legados foram levantadas.</w:delText>
          </w:r>
        </w:del>
      </w:ins>
      <w:ins w:id="3215" w:author="MARCELO PEREIRA" w:date="2009-05-19T15:38:00Z">
        <w:del w:id="3216" w:author="MARCELO" w:date="2009-06-07T21:59:00Z">
          <w:r w:rsidDel="00B86C89">
            <w:rPr>
              <w:rFonts w:ascii="Times New Roman" w:hAnsi="Times New Roman"/>
              <w:bCs/>
              <w:color w:val="000000"/>
            </w:rPr>
            <w:delText xml:space="preserve"> essas</w:delText>
          </w:r>
        </w:del>
      </w:ins>
      <w:ins w:id="3217" w:author="MARCELO PEREIRA" w:date="2009-05-18T16:37:00Z">
        <w:del w:id="3218" w:author="MARCELO" w:date="2009-06-07T22:14:00Z">
          <w:r w:rsidDel="009779EE">
            <w:rPr>
              <w:rFonts w:ascii="Times New Roman" w:hAnsi="Times New Roman"/>
              <w:bCs/>
              <w:color w:val="000000"/>
            </w:rPr>
            <w:delText xml:space="preserve">A ferramenta final </w:delText>
          </w:r>
        </w:del>
      </w:ins>
      <w:ins w:id="3219" w:author="MARCELO PEREIRA" w:date="2009-05-18T16:39:00Z">
        <w:del w:id="3220" w:author="MARCELO" w:date="2009-06-07T22:14:00Z">
          <w:r w:rsidDel="009779EE">
            <w:rPr>
              <w:rFonts w:ascii="Times New Roman" w:hAnsi="Times New Roman"/>
              <w:bCs/>
              <w:color w:val="000000"/>
            </w:rPr>
            <w:delText>possui</w:delText>
          </w:r>
        </w:del>
      </w:ins>
      <w:ins w:id="3221" w:author="MARCELO PEREIRA" w:date="2009-05-18T16:38:00Z">
        <w:del w:id="3222" w:author="MARCELO" w:date="2009-06-07T22:14:00Z">
          <w:r w:rsidDel="009779EE">
            <w:rPr>
              <w:rFonts w:ascii="Times New Roman" w:hAnsi="Times New Roman"/>
              <w:bCs/>
              <w:color w:val="000000"/>
            </w:rPr>
            <w:delText xml:space="preserve"> código aberto</w:delText>
          </w:r>
        </w:del>
      </w:ins>
      <w:ins w:id="3223" w:author="MARCELO PEREIRA" w:date="2009-05-28T15:30:00Z">
        <w:del w:id="3224" w:author="MARCELO" w:date="2009-06-07T22:14:00Z">
          <w:r w:rsidDel="009779EE">
            <w:rPr>
              <w:rFonts w:ascii="Times New Roman" w:hAnsi="Times New Roman"/>
              <w:bCs/>
              <w:color w:val="000000"/>
            </w:rPr>
            <w:delText>.</w:delText>
          </w:r>
        </w:del>
      </w:ins>
    </w:p>
    <w:p w:rsidR="00FB039E" w:rsidDel="00B86C89" w:rsidRDefault="00FB039E" w:rsidP="00EB36D3">
      <w:pPr>
        <w:spacing w:line="360" w:lineRule="auto"/>
        <w:ind w:firstLine="709"/>
        <w:jc w:val="both"/>
        <w:rPr>
          <w:del w:id="3225" w:author="MARCELO" w:date="2009-06-07T22:06:00Z"/>
        </w:rPr>
        <w:pPrChange w:id="3226" w:author="MARCELO" w:date="2009-06-07T15:32:00Z">
          <w:pPr>
            <w:pBdr>
              <w:bottom w:val="single" w:sz="4" w:space="1" w:color="000000"/>
            </w:pBdr>
            <w:spacing w:line="360" w:lineRule="auto"/>
            <w:ind w:firstLine="709"/>
            <w:jc w:val="both"/>
          </w:pPr>
        </w:pPrChange>
      </w:pPr>
    </w:p>
    <w:p w:rsidR="00FB039E" w:rsidDel="00B86C89" w:rsidRDefault="00FB039E" w:rsidP="00EB36D3">
      <w:pPr>
        <w:spacing w:line="360" w:lineRule="auto"/>
        <w:ind w:firstLine="709"/>
        <w:jc w:val="both"/>
        <w:rPr>
          <w:del w:id="3227" w:author="MARCELO" w:date="2009-06-07T22:06:00Z"/>
          <w:rFonts w:ascii="Times New Roman" w:hAnsi="Times New Roman"/>
          <w:bCs/>
          <w:color w:val="FF0000"/>
        </w:rPr>
        <w:pPrChange w:id="3228"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rPrChange w:id="3229" w:author="MARCELO PEREIRA" w:date="2009-05-28T16:07:00Z">
            <w:rPr/>
          </w:rPrChange>
        </w:rPr>
        <w:pPrChange w:id="3230" w:author="MARCELO" w:date="2009-06-07T15:32:00Z">
          <w:pPr>
            <w:pBdr>
              <w:bottom w:val="single" w:sz="4" w:space="1" w:color="000000"/>
            </w:pBdr>
            <w:spacing w:line="360" w:lineRule="auto"/>
            <w:ind w:firstLine="709"/>
            <w:jc w:val="both"/>
          </w:pPr>
        </w:pPrChange>
      </w:pPr>
      <w:ins w:id="3231" w:author="MARCELO" w:date="2009-05-17T18:00:00Z">
        <w:r>
          <w:rPr>
            <w:rFonts w:ascii="Times New Roman" w:hAnsi="Times New Roman"/>
            <w:b/>
            <w:bCs/>
            <w:color w:val="000000"/>
          </w:rPr>
          <w:t>3.</w:t>
        </w:r>
      </w:ins>
      <w:ins w:id="3232" w:author="MARCELO" w:date="2009-06-08T23:45:00Z">
        <w:r w:rsidR="00B62D98">
          <w:rPr>
            <w:rFonts w:ascii="Times New Roman" w:hAnsi="Times New Roman"/>
            <w:b/>
            <w:bCs/>
            <w:color w:val="000000"/>
          </w:rPr>
          <w:t>3</w:t>
        </w:r>
      </w:ins>
      <w:ins w:id="3233" w:author="MARCELO" w:date="2009-05-17T18:00:00Z">
        <w:r>
          <w:rPr>
            <w:rFonts w:ascii="Times New Roman" w:hAnsi="Times New Roman"/>
            <w:b/>
            <w:bCs/>
            <w:color w:val="000000"/>
          </w:rPr>
          <w:t>.</w:t>
        </w:r>
      </w:ins>
      <w:ins w:id="3234" w:author="MARCELO" w:date="2009-05-17T18:01:00Z">
        <w:r>
          <w:rPr>
            <w:rFonts w:ascii="Times New Roman" w:hAnsi="Times New Roman"/>
            <w:b/>
            <w:bCs/>
            <w:color w:val="000000"/>
          </w:rPr>
          <w:t>1</w:t>
        </w:r>
      </w:ins>
      <w:ins w:id="3235" w:author="MARCELO" w:date="2009-05-17T18:00:00Z">
        <w:r>
          <w:rPr>
            <w:rFonts w:ascii="Times New Roman" w:hAnsi="Times New Roman"/>
            <w:b/>
            <w:bCs/>
            <w:color w:val="000000"/>
          </w:rPr>
          <w:t xml:space="preserve"> Documentação</w:t>
        </w:r>
      </w:ins>
    </w:p>
    <w:p w:rsidR="00FB039E" w:rsidRDefault="00FB039E" w:rsidP="00EB36D3">
      <w:pPr>
        <w:spacing w:line="360" w:lineRule="auto"/>
        <w:ind w:firstLine="709"/>
        <w:jc w:val="both"/>
        <w:rPr>
          <w:rFonts w:ascii="Times New Roman" w:hAnsi="Times New Roman"/>
          <w:bCs/>
          <w:color w:val="000000"/>
          <w:rPrChange w:id="3236" w:author="MARCELO PEREIRA" w:date="2009-05-28T16:07:00Z">
            <w:rPr>
              <w:rFonts w:ascii="Times New Roman" w:hAnsi="Times New Roman"/>
              <w:bCs/>
              <w:color w:val="000000"/>
            </w:rPr>
          </w:rPrChange>
        </w:rPr>
        <w:pPrChange w:id="3237" w:author="MARCELO" w:date="2009-06-07T15:32:00Z">
          <w:pPr>
            <w:pBdr>
              <w:bottom w:val="single" w:sz="4" w:space="1" w:color="000000"/>
            </w:pBdr>
            <w:spacing w:line="360" w:lineRule="auto"/>
            <w:ind w:firstLine="709"/>
            <w:jc w:val="both"/>
          </w:pPr>
        </w:pPrChange>
      </w:pPr>
    </w:p>
    <w:p w:rsidR="00133E51" w:rsidRDefault="00FB039E" w:rsidP="00133E51">
      <w:pPr>
        <w:spacing w:line="360" w:lineRule="auto"/>
        <w:ind w:firstLine="709"/>
        <w:jc w:val="both"/>
        <w:rPr>
          <w:ins w:id="3238" w:author="MARCELO" w:date="2009-06-07T22:35:00Z"/>
          <w:rFonts w:ascii="Times New Roman" w:hAnsi="Times New Roman"/>
          <w:bCs/>
          <w:color w:val="000000"/>
        </w:rPr>
        <w:pPrChange w:id="3239" w:author="MARCELO" w:date="2009-06-07T22:22:00Z">
          <w:pPr>
            <w:pBdr>
              <w:bottom w:val="single" w:sz="4" w:space="1" w:color="000000"/>
            </w:pBdr>
            <w:spacing w:line="360" w:lineRule="auto"/>
            <w:ind w:firstLine="709"/>
            <w:jc w:val="both"/>
          </w:pPr>
        </w:pPrChange>
      </w:pPr>
      <w:ins w:id="3240" w:author="MARCELO" w:date="2009-05-17T17:25:00Z">
        <w:del w:id="3241" w:author="MARCELO PEREIRA" w:date="2009-05-28T15:55:00Z">
          <w:r>
            <w:rPr>
              <w:rFonts w:ascii="Times New Roman" w:hAnsi="Times New Roman"/>
              <w:bCs/>
              <w:color w:val="FF0000"/>
            </w:rPr>
            <w:delText>Na</w:delText>
          </w:r>
        </w:del>
      </w:ins>
      <w:ins w:id="3242" w:author="MARCELO" w:date="2009-05-17T17:19:00Z">
        <w:del w:id="3243" w:author="MARCELO PEREIRA" w:date="2009-05-28T15:55:00Z">
          <w:r>
            <w:rPr>
              <w:rFonts w:ascii="Times New Roman" w:hAnsi="Times New Roman"/>
              <w:bCs/>
              <w:color w:val="FF0000"/>
            </w:rPr>
            <w:delText xml:space="preserve"> </w:delText>
          </w:r>
        </w:del>
      </w:ins>
      <w:ins w:id="3244" w:author="MARCELO" w:date="2009-05-17T17:25:00Z">
        <w:del w:id="3245" w:author="MARCELO PEREIRA" w:date="2009-05-28T15:55:00Z">
          <w:r>
            <w:rPr>
              <w:rFonts w:ascii="Times New Roman" w:hAnsi="Times New Roman"/>
              <w:bCs/>
              <w:color w:val="FF0000"/>
            </w:rPr>
            <w:delText>pesquisa p</w:delText>
          </w:r>
        </w:del>
      </w:ins>
      <w:ins w:id="3246" w:author="MARCELO PEREIRA" w:date="2009-05-28T15:55:00Z">
        <w:del w:id="3247" w:author="MARCELO" w:date="2009-06-07T22:33:00Z">
          <w:r w:rsidDel="00A97908">
            <w:rPr>
              <w:rFonts w:ascii="Times New Roman" w:hAnsi="Times New Roman"/>
              <w:bCs/>
              <w:color w:val="000000"/>
            </w:rPr>
            <w:delText>P</w:delText>
          </w:r>
        </w:del>
      </w:ins>
      <w:ins w:id="3248" w:author="MARCELO PEREIRA" w:date="2009-05-28T15:56:00Z">
        <w:del w:id="3249" w:author="MARCELO" w:date="2009-06-07T22:33:00Z">
          <w:r w:rsidDel="00A97908">
            <w:rPr>
              <w:rFonts w:ascii="Times New Roman" w:hAnsi="Times New Roman"/>
              <w:bCs/>
              <w:color w:val="000000"/>
            </w:rPr>
            <w:delText>,</w:delText>
          </w:r>
        </w:del>
      </w:ins>
      <w:ins w:id="3250" w:author="MARCELO" w:date="2009-06-07T22:18:00Z">
        <w:r w:rsidR="00133E51">
          <w:rPr>
            <w:rFonts w:ascii="Times New Roman" w:hAnsi="Times New Roman"/>
            <w:bCs/>
            <w:color w:val="000000"/>
          </w:rPr>
          <w:t>Como visto na seção</w:t>
        </w:r>
      </w:ins>
      <w:ins w:id="3251" w:author="MARCELO" w:date="2009-06-07T22:22:00Z">
        <w:r w:rsidR="00133E51">
          <w:rPr>
            <w:rFonts w:ascii="Times New Roman" w:hAnsi="Times New Roman"/>
            <w:bCs/>
            <w:color w:val="000000"/>
          </w:rPr>
          <w:t xml:space="preserve"> 3.1, </w:t>
        </w:r>
      </w:ins>
      <w:ins w:id="3252" w:author="MARCELO" w:date="2009-06-07T22:23:00Z">
        <w:r w:rsidR="00133E51">
          <w:rPr>
            <w:rFonts w:ascii="Times New Roman" w:hAnsi="Times New Roman"/>
            <w:bCs/>
            <w:color w:val="000000"/>
          </w:rPr>
          <w:t>a fácil utilização da documentação é importante para uma aplicação de banco de dados. Por este motivo</w:t>
        </w:r>
      </w:ins>
      <w:ins w:id="3253" w:author="MARCELO" w:date="2009-06-07T22:25:00Z">
        <w:r w:rsidR="00133E51">
          <w:rPr>
            <w:rFonts w:ascii="Times New Roman" w:hAnsi="Times New Roman"/>
            <w:bCs/>
            <w:color w:val="000000"/>
          </w:rPr>
          <w:t>,</w:t>
        </w:r>
      </w:ins>
      <w:ins w:id="3254" w:author="MARCELO" w:date="2009-06-07T22:23:00Z">
        <w:r w:rsidR="00133E51">
          <w:rPr>
            <w:rFonts w:ascii="Times New Roman" w:hAnsi="Times New Roman"/>
            <w:bCs/>
            <w:color w:val="000000"/>
          </w:rPr>
          <w:t xml:space="preserve"> </w:t>
        </w:r>
      </w:ins>
      <w:ins w:id="3255" w:author="MARCELO" w:date="2009-06-07T22:25:00Z">
        <w:r w:rsidR="00133E51">
          <w:rPr>
            <w:rFonts w:ascii="Times New Roman" w:hAnsi="Times New Roman"/>
            <w:bCs/>
            <w:color w:val="000000"/>
          </w:rPr>
          <w:t xml:space="preserve">foi </w:t>
        </w:r>
      </w:ins>
      <w:ins w:id="3256" w:author="MARCELO" w:date="2009-06-07T22:31:00Z">
        <w:r w:rsidR="00313C62">
          <w:rPr>
            <w:rFonts w:ascii="Times New Roman" w:hAnsi="Times New Roman"/>
            <w:bCs/>
            <w:color w:val="000000"/>
          </w:rPr>
          <w:t>decidido fazer</w:t>
        </w:r>
      </w:ins>
      <w:ins w:id="3257" w:author="MARCELO" w:date="2009-06-07T22:23:00Z">
        <w:r w:rsidR="00133E51">
          <w:rPr>
            <w:rFonts w:ascii="Times New Roman" w:hAnsi="Times New Roman"/>
            <w:bCs/>
            <w:color w:val="000000"/>
          </w:rPr>
          <w:t xml:space="preserve"> uso do padr</w:t>
        </w:r>
      </w:ins>
      <w:ins w:id="3258" w:author="MARCELO" w:date="2009-06-07T22:24:00Z">
        <w:r w:rsidR="00133E51">
          <w:rPr>
            <w:rFonts w:ascii="Times New Roman" w:hAnsi="Times New Roman"/>
            <w:bCs/>
            <w:color w:val="000000"/>
          </w:rPr>
          <w:t>ão Java Doc [34]</w:t>
        </w:r>
      </w:ins>
      <w:ins w:id="3259" w:author="MARCELO" w:date="2009-06-07T22:25:00Z">
        <w:r w:rsidR="00133E51">
          <w:rPr>
            <w:rFonts w:ascii="Times New Roman" w:hAnsi="Times New Roman"/>
            <w:bCs/>
            <w:color w:val="000000"/>
          </w:rPr>
          <w:t xml:space="preserve">. </w:t>
        </w:r>
      </w:ins>
      <w:ins w:id="3260" w:author="MARCELO" w:date="2009-06-07T22:27:00Z">
        <w:r w:rsidR="00133E51">
          <w:rPr>
            <w:rFonts w:ascii="Times New Roman" w:hAnsi="Times New Roman"/>
            <w:bCs/>
            <w:color w:val="000000"/>
          </w:rPr>
          <w:t>A</w:t>
        </w:r>
      </w:ins>
      <w:ins w:id="3261" w:author="MARCELO" w:date="2009-06-07T22:26:00Z">
        <w:r w:rsidR="00133E51">
          <w:rPr>
            <w:rFonts w:ascii="Times New Roman" w:hAnsi="Times New Roman"/>
            <w:bCs/>
            <w:color w:val="000000"/>
          </w:rPr>
          <w:t xml:space="preserve"> seção </w:t>
        </w:r>
      </w:ins>
      <w:ins w:id="3262" w:author="MARCELO" w:date="2009-06-08T23:56:00Z">
        <w:r w:rsidR="00E01E10">
          <w:rPr>
            <w:rFonts w:ascii="Times New Roman" w:hAnsi="Times New Roman"/>
            <w:bCs/>
            <w:color w:val="000000"/>
          </w:rPr>
          <w:t>2.5</w:t>
        </w:r>
      </w:ins>
      <w:ins w:id="3263" w:author="MARCELO" w:date="2009-06-07T22:28:00Z">
        <w:r w:rsidR="00133E51">
          <w:rPr>
            <w:rFonts w:ascii="Times New Roman" w:hAnsi="Times New Roman"/>
            <w:bCs/>
            <w:color w:val="000000"/>
          </w:rPr>
          <w:t xml:space="preserve"> apresentou</w:t>
        </w:r>
      </w:ins>
      <w:ins w:id="3264" w:author="MARCELO" w:date="2009-06-07T22:26:00Z">
        <w:r w:rsidR="00133E51">
          <w:rPr>
            <w:rFonts w:ascii="Times New Roman" w:hAnsi="Times New Roman"/>
            <w:bCs/>
            <w:color w:val="000000"/>
          </w:rPr>
          <w:t xml:space="preserve"> o PLDOC</w:t>
        </w:r>
      </w:ins>
      <w:ins w:id="3265" w:author="MARCELO" w:date="2009-06-07T22:35:00Z">
        <w:r w:rsidR="00A97908">
          <w:rPr>
            <w:rFonts w:ascii="Times New Roman" w:hAnsi="Times New Roman"/>
            <w:bCs/>
            <w:color w:val="000000"/>
          </w:rPr>
          <w:t xml:space="preserve"> [35]</w:t>
        </w:r>
      </w:ins>
      <w:ins w:id="3266" w:author="MARCELO" w:date="2009-06-07T22:26:00Z">
        <w:r w:rsidR="00133E51">
          <w:rPr>
            <w:rFonts w:ascii="Times New Roman" w:hAnsi="Times New Roman"/>
            <w:bCs/>
            <w:color w:val="000000"/>
          </w:rPr>
          <w:t xml:space="preserve"> </w:t>
        </w:r>
      </w:ins>
      <w:ins w:id="3267" w:author="MARCELO" w:date="2009-06-07T22:28:00Z">
        <w:r w:rsidR="00133E51">
          <w:rPr>
            <w:rFonts w:ascii="Times New Roman" w:hAnsi="Times New Roman"/>
            <w:bCs/>
            <w:color w:val="000000"/>
          </w:rPr>
          <w:t>como sendo</w:t>
        </w:r>
      </w:ins>
      <w:ins w:id="3268" w:author="MARCELO" w:date="2009-06-07T22:26:00Z">
        <w:r w:rsidR="00133E51">
          <w:rPr>
            <w:rFonts w:ascii="Times New Roman" w:hAnsi="Times New Roman"/>
            <w:bCs/>
            <w:color w:val="000000"/>
          </w:rPr>
          <w:t xml:space="preserve"> uma ferramenta de código aberto e que faz uso do padrão Java Doc para gerar a documentação da aplicação de banco de dados desejada</w:t>
        </w:r>
      </w:ins>
      <w:ins w:id="3269" w:author="MARCELO" w:date="2009-06-07T22:29:00Z">
        <w:r w:rsidR="00313C62">
          <w:rPr>
            <w:rFonts w:ascii="Times New Roman" w:hAnsi="Times New Roman"/>
            <w:bCs/>
            <w:color w:val="000000"/>
          </w:rPr>
          <w:t>, mas que não possui interface gráfica</w:t>
        </w:r>
      </w:ins>
      <w:ins w:id="3270" w:author="MARCELO" w:date="2009-06-07T22:26:00Z">
        <w:r w:rsidR="00133E51">
          <w:rPr>
            <w:rFonts w:ascii="Times New Roman" w:hAnsi="Times New Roman"/>
            <w:bCs/>
            <w:color w:val="000000"/>
          </w:rPr>
          <w:t xml:space="preserve">. </w:t>
        </w:r>
      </w:ins>
      <w:ins w:id="3271" w:author="MARCELO" w:date="2009-06-07T22:28:00Z">
        <w:r w:rsidR="00313C62">
          <w:rPr>
            <w:rFonts w:ascii="Times New Roman" w:hAnsi="Times New Roman"/>
            <w:bCs/>
            <w:color w:val="000000"/>
          </w:rPr>
          <w:t xml:space="preserve">Por isso, o PLDOC foi </w:t>
        </w:r>
      </w:ins>
      <w:ins w:id="3272" w:author="MARCELO" w:date="2009-06-07T22:32:00Z">
        <w:r w:rsidR="00A97908">
          <w:rPr>
            <w:rFonts w:ascii="Times New Roman" w:hAnsi="Times New Roman"/>
            <w:bCs/>
            <w:color w:val="000000"/>
          </w:rPr>
          <w:t>incorporado à</w:t>
        </w:r>
      </w:ins>
      <w:ins w:id="3273" w:author="MARCELO" w:date="2009-06-07T22:28:00Z">
        <w:r w:rsidR="00313C62">
          <w:rPr>
            <w:rFonts w:ascii="Times New Roman" w:hAnsi="Times New Roman"/>
            <w:bCs/>
            <w:color w:val="000000"/>
          </w:rPr>
          <w:t xml:space="preserve"> ferramenta proposta por este trabalho, </w:t>
        </w:r>
      </w:ins>
      <w:ins w:id="3274" w:author="MARCELO" w:date="2009-06-07T22:31:00Z">
        <w:r w:rsidR="00313C62">
          <w:rPr>
            <w:rFonts w:ascii="Times New Roman" w:hAnsi="Times New Roman"/>
            <w:bCs/>
            <w:color w:val="000000"/>
          </w:rPr>
          <w:t>para</w:t>
        </w:r>
      </w:ins>
      <w:ins w:id="3275" w:author="MARCELO" w:date="2009-06-07T22:28:00Z">
        <w:r w:rsidR="00313C62">
          <w:rPr>
            <w:rFonts w:ascii="Times New Roman" w:hAnsi="Times New Roman"/>
            <w:bCs/>
            <w:color w:val="000000"/>
          </w:rPr>
          <w:t xml:space="preserve"> </w:t>
        </w:r>
      </w:ins>
      <w:ins w:id="3276" w:author="MARCELO" w:date="2009-06-07T22:29:00Z">
        <w:r w:rsidR="00313C62">
          <w:rPr>
            <w:rFonts w:ascii="Times New Roman" w:hAnsi="Times New Roman"/>
            <w:bCs/>
            <w:color w:val="000000"/>
          </w:rPr>
          <w:t>atender as funcionalidades especificadas para seu módulo de documentação,</w:t>
        </w:r>
      </w:ins>
      <w:ins w:id="3277" w:author="MARCELO" w:date="2009-06-07T22:32:00Z">
        <w:r w:rsidR="00313C62">
          <w:rPr>
            <w:rFonts w:ascii="Times New Roman" w:hAnsi="Times New Roman"/>
            <w:bCs/>
            <w:color w:val="000000"/>
          </w:rPr>
          <w:t xml:space="preserve"> e ao mesmo tempo</w:t>
        </w:r>
      </w:ins>
      <w:ins w:id="3278" w:author="MARCELO" w:date="2009-06-07T22:29:00Z">
        <w:r w:rsidR="00313C62">
          <w:rPr>
            <w:rFonts w:ascii="Times New Roman" w:hAnsi="Times New Roman"/>
            <w:bCs/>
            <w:color w:val="000000"/>
          </w:rPr>
          <w:t xml:space="preserve"> </w:t>
        </w:r>
      </w:ins>
      <w:ins w:id="3279" w:author="MARCELO" w:date="2009-06-07T22:30:00Z">
        <w:r w:rsidR="00313C62">
          <w:rPr>
            <w:rFonts w:ascii="Times New Roman" w:hAnsi="Times New Roman"/>
            <w:bCs/>
            <w:color w:val="000000"/>
          </w:rPr>
          <w:t>representar uma interface gráfica para o PLDOC.</w:t>
        </w:r>
      </w:ins>
    </w:p>
    <w:p w:rsidR="00A97908" w:rsidRPr="00313C62" w:rsidRDefault="00A97908" w:rsidP="00133E51">
      <w:pPr>
        <w:spacing w:line="360" w:lineRule="auto"/>
        <w:ind w:firstLine="709"/>
        <w:jc w:val="both"/>
        <w:rPr>
          <w:ins w:id="3280" w:author="MARCELO" w:date="2009-06-07T22:18:00Z"/>
          <w:rFonts w:ascii="Times New Roman" w:hAnsi="Times New Roman"/>
          <w:bCs/>
          <w:color w:val="000000"/>
        </w:rPr>
        <w:pPrChange w:id="3281" w:author="MARCELO" w:date="2009-06-07T22:22:00Z">
          <w:pPr>
            <w:pBdr>
              <w:bottom w:val="single" w:sz="4" w:space="1" w:color="000000"/>
            </w:pBdr>
            <w:spacing w:line="360" w:lineRule="auto"/>
            <w:ind w:firstLine="709"/>
            <w:jc w:val="both"/>
          </w:pPr>
        </w:pPrChange>
      </w:pPr>
      <w:ins w:id="3282" w:author="MARCELO" w:date="2009-06-07T22:35:00Z">
        <w:r>
          <w:rPr>
            <w:rFonts w:ascii="Times New Roman" w:hAnsi="Times New Roman"/>
            <w:bCs/>
            <w:color w:val="000000"/>
          </w:rPr>
          <w:t xml:space="preserve">Como a </w:t>
        </w:r>
      </w:ins>
      <w:ins w:id="3283" w:author="MARCELO" w:date="2009-06-20T14:42:00Z">
        <w:r w:rsidR="00736AB9">
          <w:rPr>
            <w:rFonts w:ascii="Times New Roman" w:hAnsi="Times New Roman"/>
            <w:bCs/>
            <w:color w:val="000000"/>
          </w:rPr>
          <w:t xml:space="preserve">busca </w:t>
        </w:r>
      </w:ins>
      <w:ins w:id="3284" w:author="MARCELO" w:date="2009-06-07T22:35:00Z">
        <w:r>
          <w:rPr>
            <w:rFonts w:ascii="Times New Roman" w:hAnsi="Times New Roman"/>
            <w:bCs/>
            <w:color w:val="000000"/>
          </w:rPr>
          <w:t xml:space="preserve">era por uma ferramenta para documentar um sistema já codificado, então outras ferramentas com objetivo de facilitar o processo de documentação durante a fase de desenvolvimento foram excluídas da </w:t>
        </w:r>
      </w:ins>
      <w:ins w:id="3285" w:author="MARCELO" w:date="2009-06-20T14:42:00Z">
        <w:r w:rsidR="00736AB9">
          <w:rPr>
            <w:rFonts w:ascii="Times New Roman" w:hAnsi="Times New Roman"/>
            <w:bCs/>
            <w:color w:val="000000"/>
          </w:rPr>
          <w:t>pesquisa</w:t>
        </w:r>
      </w:ins>
      <w:ins w:id="3286" w:author="MARCELO" w:date="2009-06-07T22:35:00Z">
        <w:r>
          <w:rPr>
            <w:rFonts w:ascii="Times New Roman" w:hAnsi="Times New Roman"/>
            <w:bCs/>
            <w:color w:val="000000"/>
          </w:rPr>
          <w:t xml:space="preserve">. O objetivo principal </w:t>
        </w:r>
      </w:ins>
      <w:ins w:id="3287" w:author="MARCELO" w:date="2009-06-20T14:42:00Z">
        <w:r w:rsidR="00736AB9">
          <w:rPr>
            <w:rFonts w:ascii="Times New Roman" w:hAnsi="Times New Roman"/>
            <w:bCs/>
            <w:color w:val="000000"/>
          </w:rPr>
          <w:t xml:space="preserve">deste módulo de documentação </w:t>
        </w:r>
      </w:ins>
      <w:ins w:id="3288" w:author="MARCELO" w:date="2009-06-07T22:35:00Z">
        <w:r>
          <w:rPr>
            <w:rFonts w:ascii="Times New Roman" w:hAnsi="Times New Roman"/>
            <w:bCs/>
            <w:color w:val="000000"/>
          </w:rPr>
          <w:t xml:space="preserve">é aproveitar os comentários escritos nos códigos pelos desenvolvedores e agrupá-los de maneira lógica e </w:t>
        </w:r>
      </w:ins>
      <w:ins w:id="3289" w:author="MARCELO" w:date="2009-06-20T14:43:00Z">
        <w:r w:rsidR="00736AB9">
          <w:rPr>
            <w:rFonts w:ascii="Times New Roman" w:hAnsi="Times New Roman"/>
            <w:bCs/>
            <w:color w:val="000000"/>
          </w:rPr>
          <w:t>de</w:t>
        </w:r>
      </w:ins>
      <w:ins w:id="3290" w:author="MARCELO" w:date="2009-06-07T22:35:00Z">
        <w:r>
          <w:rPr>
            <w:rFonts w:ascii="Times New Roman" w:hAnsi="Times New Roman"/>
            <w:bCs/>
            <w:color w:val="000000"/>
          </w:rPr>
          <w:t xml:space="preserve"> fácil acess</w:t>
        </w:r>
      </w:ins>
      <w:ins w:id="3291" w:author="MARCELO" w:date="2009-06-20T14:43:00Z">
        <w:r w:rsidR="00736AB9">
          <w:rPr>
            <w:rFonts w:ascii="Times New Roman" w:hAnsi="Times New Roman"/>
            <w:bCs/>
            <w:color w:val="000000"/>
          </w:rPr>
          <w:t>o</w:t>
        </w:r>
      </w:ins>
      <w:ins w:id="3292" w:author="MARCELO" w:date="2009-06-07T22:35:00Z">
        <w:r>
          <w:rPr>
            <w:rFonts w:ascii="Times New Roman" w:hAnsi="Times New Roman"/>
            <w:bCs/>
            <w:color w:val="000000"/>
          </w:rPr>
          <w:t>.</w:t>
        </w:r>
      </w:ins>
    </w:p>
    <w:p w:rsidR="00564B91" w:rsidRDefault="00564B91" w:rsidP="00EB36D3">
      <w:pPr>
        <w:spacing w:line="360" w:lineRule="auto"/>
        <w:ind w:firstLine="709"/>
        <w:jc w:val="both"/>
        <w:rPr>
          <w:ins w:id="3293" w:author="MARCELO" w:date="2009-06-07T22:46:00Z"/>
        </w:rPr>
        <w:pPrChange w:id="3294" w:author="MARCELO" w:date="2009-06-07T15:32:00Z">
          <w:pPr>
            <w:pBdr>
              <w:bottom w:val="single" w:sz="4" w:space="1" w:color="000000"/>
            </w:pBdr>
            <w:spacing w:line="360" w:lineRule="auto"/>
            <w:ind w:firstLine="709"/>
            <w:jc w:val="both"/>
          </w:pPr>
        </w:pPrChange>
      </w:pPr>
      <w:ins w:id="3295" w:author="MARCELO" w:date="2009-06-07T22:44:00Z">
        <w:r>
          <w:rPr>
            <w:rFonts w:ascii="Times New Roman" w:hAnsi="Times New Roman"/>
            <w:bCs/>
            <w:color w:val="000000"/>
          </w:rPr>
          <w:t xml:space="preserve">Adaptações precisaram ser feitas para incorporar o PLDOC </w:t>
        </w:r>
      </w:ins>
      <w:ins w:id="3296" w:author="MARCELO" w:date="2009-06-07T22:37:00Z">
        <w:r w:rsidR="00A97908">
          <w:rPr>
            <w:rFonts w:ascii="Times New Roman" w:hAnsi="Times New Roman"/>
            <w:bCs/>
            <w:color w:val="000000"/>
          </w:rPr>
          <w:t xml:space="preserve">ao PL/SQL Helper. </w:t>
        </w:r>
      </w:ins>
      <w:ins w:id="3297" w:author="MARCELO" w:date="2009-06-07T22:38:00Z">
        <w:r>
          <w:rPr>
            <w:rFonts w:ascii="Times New Roman" w:hAnsi="Times New Roman"/>
            <w:bCs/>
            <w:color w:val="000000"/>
          </w:rPr>
          <w:t>O</w:t>
        </w:r>
      </w:ins>
      <w:ins w:id="3298" w:author="MARCELO" w:date="2009-06-07T22:37:00Z">
        <w:r w:rsidR="00A97908">
          <w:rPr>
            <w:rFonts w:ascii="Times New Roman" w:hAnsi="Times New Roman"/>
            <w:bCs/>
            <w:color w:val="000000"/>
          </w:rPr>
          <w:t xml:space="preserve"> </w:t>
        </w:r>
        <w:r w:rsidR="00A97908" w:rsidRPr="00A97908">
          <w:rPr>
            <w:rFonts w:ascii="Times New Roman" w:hAnsi="Times New Roman"/>
            <w:bCs/>
            <w:i/>
            <w:color w:val="000000"/>
            <w:rPrChange w:id="3299" w:author="MARCELO" w:date="2009-06-07T22:37:00Z">
              <w:rPr>
                <w:rFonts w:ascii="Times New Roman" w:hAnsi="Times New Roman"/>
                <w:bCs/>
                <w:color w:val="000000"/>
              </w:rPr>
            </w:rPrChange>
          </w:rPr>
          <w:t>framework</w:t>
        </w:r>
      </w:ins>
      <w:ins w:id="3300" w:author="MARCELO" w:date="2009-06-07T22:38:00Z">
        <w:r w:rsidR="00A97908">
          <w:rPr>
            <w:i/>
          </w:rPr>
          <w:t xml:space="preserve"> </w:t>
        </w:r>
        <w:r>
          <w:t xml:space="preserve">está em fase de desenvolvimento e, por isso, </w:t>
        </w:r>
        <w:r w:rsidR="00A97908">
          <w:t>possui apenas documentação de pacotes</w:t>
        </w:r>
        <w:r>
          <w:t xml:space="preserve">. </w:t>
        </w:r>
      </w:ins>
      <w:ins w:id="3301" w:author="MARCELO" w:date="2009-06-07T22:39:00Z">
        <w:r>
          <w:t>S</w:t>
        </w:r>
      </w:ins>
      <w:ins w:id="3302" w:author="MARCELO" w:date="2009-06-07T22:40:00Z">
        <w:r>
          <w:t xml:space="preserve">ua versão mais recente, utilizada pela ferramenta proposta por este trabalho, é a 0.8.3. Nesta versão, </w:t>
        </w:r>
      </w:ins>
      <w:ins w:id="3303" w:author="MARCELO" w:date="2009-06-07T22:41:00Z">
        <w:r>
          <w:t>a</w:t>
        </w:r>
      </w:ins>
      <w:ins w:id="3304" w:author="MARCELO" w:date="2009-06-07T22:38:00Z">
        <w:r>
          <w:t xml:space="preserve"> funcionalidade oferecida </w:t>
        </w:r>
      </w:ins>
      <w:ins w:id="3305" w:author="MARCELO" w:date="2009-06-07T22:41:00Z">
        <w:r>
          <w:t xml:space="preserve">está limitada </w:t>
        </w:r>
      </w:ins>
      <w:ins w:id="3306" w:author="MARCELO" w:date="2009-06-07T22:42:00Z">
        <w:r>
          <w:t xml:space="preserve">a gerar documentação para </w:t>
        </w:r>
      </w:ins>
      <w:ins w:id="3307" w:author="MARCELO" w:date="2009-06-07T22:41:00Z">
        <w:r>
          <w:t xml:space="preserve">arquivos de extensão </w:t>
        </w:r>
        <w:r w:rsidRPr="00564B91">
          <w:rPr>
            <w:i/>
            <w:rPrChange w:id="3308" w:author="MARCELO" w:date="2009-06-07T22:42:00Z">
              <w:rPr/>
            </w:rPrChange>
          </w:rPr>
          <w:t>SQL</w:t>
        </w:r>
      </w:ins>
      <w:ins w:id="3309" w:author="MARCELO" w:date="2009-06-07T22:42:00Z">
        <w:r>
          <w:rPr>
            <w:i/>
          </w:rPr>
          <w:t xml:space="preserve"> </w:t>
        </w:r>
        <w:r>
          <w:t>dentro de um</w:t>
        </w:r>
      </w:ins>
      <w:ins w:id="3310" w:author="MARCELO" w:date="2009-06-07T22:48:00Z">
        <w:r w:rsidR="003C1AB6">
          <w:t>a</w:t>
        </w:r>
      </w:ins>
      <w:ins w:id="3311" w:author="MARCELO" w:date="2009-06-07T22:42:00Z">
        <w:r>
          <w:t xml:space="preserve"> </w:t>
        </w:r>
      </w:ins>
      <w:ins w:id="3312" w:author="MARCELO" w:date="2009-06-07T22:48:00Z">
        <w:r w:rsidR="003C1AB6">
          <w:t>pasta</w:t>
        </w:r>
      </w:ins>
      <w:ins w:id="3313" w:author="MARCELO" w:date="2009-06-07T22:42:00Z">
        <w:r>
          <w:t xml:space="preserve"> especificad</w:t>
        </w:r>
      </w:ins>
      <w:ins w:id="3314" w:author="MARCELO" w:date="2009-06-07T22:49:00Z">
        <w:r w:rsidR="003C1AB6">
          <w:t>a</w:t>
        </w:r>
      </w:ins>
      <w:ins w:id="3315" w:author="MARCELO" w:date="2009-06-07T22:42:00Z">
        <w:r>
          <w:t>. Para que sua funcionalidade seja utilizada, o usuário deve copiar o</w:t>
        </w:r>
      </w:ins>
      <w:ins w:id="3316" w:author="MARCELO" w:date="2009-06-07T22:45:00Z">
        <w:r>
          <w:t>s</w:t>
        </w:r>
      </w:ins>
      <w:ins w:id="3317" w:author="MARCELO" w:date="2009-06-07T22:42:00Z">
        <w:r>
          <w:t xml:space="preserve"> código</w:t>
        </w:r>
      </w:ins>
      <w:ins w:id="3318" w:author="MARCELO" w:date="2009-06-07T22:45:00Z">
        <w:r>
          <w:t>s</w:t>
        </w:r>
      </w:ins>
      <w:ins w:id="3319" w:author="MARCELO" w:date="2009-06-07T22:42:00Z">
        <w:r>
          <w:t xml:space="preserve"> dos pacotes de dados, transformá-los em arquivos</w:t>
        </w:r>
      </w:ins>
      <w:ins w:id="3320" w:author="MARCELO" w:date="2009-06-07T22:49:00Z">
        <w:r w:rsidR="003C1AB6">
          <w:t>, colocar estes arquivos em uma única pasta</w:t>
        </w:r>
      </w:ins>
      <w:ins w:id="3321" w:author="MARCELO" w:date="2009-06-07T22:42:00Z">
        <w:r>
          <w:t xml:space="preserve"> e invocar o </w:t>
        </w:r>
        <w:r w:rsidRPr="00564B91">
          <w:rPr>
            <w:i/>
            <w:rPrChange w:id="3322" w:author="MARCELO" w:date="2009-06-07T22:43:00Z">
              <w:rPr/>
            </w:rPrChange>
          </w:rPr>
          <w:t>framework</w:t>
        </w:r>
        <w:r>
          <w:t xml:space="preserve"> atrav</w:t>
        </w:r>
      </w:ins>
      <w:ins w:id="3323" w:author="MARCELO" w:date="2009-06-07T22:43:00Z">
        <w:r>
          <w:t xml:space="preserve">és de linha de comando. O PL/SQL Helper automatizou </w:t>
        </w:r>
      </w:ins>
      <w:ins w:id="3324" w:author="MARCELO" w:date="2009-06-07T22:49:00Z">
        <w:r w:rsidR="003C1AB6">
          <w:t xml:space="preserve">todo </w:t>
        </w:r>
      </w:ins>
      <w:ins w:id="3325" w:author="MARCELO" w:date="2009-06-07T22:43:00Z">
        <w:r>
          <w:t>este processo, selecionando em tempo real os pacotes do usuário, criando os arquivos necessários e inv</w:t>
        </w:r>
      </w:ins>
      <w:ins w:id="3326" w:author="MARCELO" w:date="2009-06-07T22:44:00Z">
        <w:r>
          <w:t>o</w:t>
        </w:r>
      </w:ins>
      <w:ins w:id="3327" w:author="MARCELO" w:date="2009-06-07T22:43:00Z">
        <w:r>
          <w:t xml:space="preserve">cando </w:t>
        </w:r>
      </w:ins>
      <w:ins w:id="3328" w:author="MARCELO" w:date="2009-06-07T22:44:00Z">
        <w:r>
          <w:t>o PLDOC.</w:t>
        </w:r>
      </w:ins>
    </w:p>
    <w:p w:rsidR="00FB039E" w:rsidDel="00564B91" w:rsidRDefault="00FB039E" w:rsidP="00EB36D3">
      <w:pPr>
        <w:spacing w:line="360" w:lineRule="auto"/>
        <w:ind w:firstLine="709"/>
        <w:jc w:val="both"/>
        <w:rPr>
          <w:del w:id="3329" w:author="MARCELO" w:date="2009-06-07T22:47:00Z"/>
        </w:rPr>
        <w:pPrChange w:id="3330" w:author="MARCELO" w:date="2009-06-07T15:32:00Z">
          <w:pPr>
            <w:pBdr>
              <w:bottom w:val="single" w:sz="4" w:space="1" w:color="000000"/>
            </w:pBdr>
            <w:spacing w:line="360" w:lineRule="auto"/>
            <w:ind w:firstLine="709"/>
            <w:jc w:val="both"/>
          </w:pPr>
        </w:pPrChange>
      </w:pPr>
      <w:ins w:id="3331" w:author="MARCELO PEREIRA" w:date="2009-05-28T15:56:00Z">
        <w:del w:id="3332" w:author="MARCELO" w:date="2009-06-07T22:36:00Z">
          <w:r w:rsidDel="00A97908">
            <w:rPr>
              <w:rFonts w:ascii="Times New Roman" w:hAnsi="Times New Roman"/>
              <w:bCs/>
              <w:color w:val="000000"/>
            </w:rPr>
            <w:delText>: foi fundamental</w:delText>
          </w:r>
        </w:del>
      </w:ins>
      <w:del w:id="3333" w:author="MARCELO" w:date="2009-05-17T17:16:00Z">
        <w:r>
          <w:rPr>
            <w:rFonts w:ascii="Times New Roman" w:hAnsi="Times New Roman"/>
            <w:bCs/>
            <w:color w:val="FF0000"/>
          </w:rPr>
          <w:tab/>
        </w:r>
      </w:del>
      <w:ins w:id="3334" w:author="MARCELO PEREIRA" w:date="2009-05-28T15:56:00Z">
        <w:del w:id="3335" w:author="MARCELO" w:date="2009-06-07T22:36:00Z">
          <w:r w:rsidDel="00A97908">
            <w:rPr>
              <w:rFonts w:ascii="Times New Roman" w:hAnsi="Times New Roman"/>
              <w:bCs/>
              <w:color w:val="000000"/>
            </w:rPr>
            <w:delText xml:space="preserve"> [34]</w:delText>
          </w:r>
        </w:del>
      </w:ins>
      <w:ins w:id="3336" w:author="MARCELO PEREIRA" w:date="2009-05-28T15:57:00Z">
        <w:del w:id="3337" w:author="MARCELO" w:date="2009-06-07T22:36:00Z">
          <w:r w:rsidDel="00A97908">
            <w:rPr>
              <w:rFonts w:ascii="Times New Roman" w:hAnsi="Times New Roman"/>
              <w:bCs/>
              <w:color w:val="000000"/>
            </w:rPr>
            <w:tab/>
          </w:r>
        </w:del>
      </w:ins>
      <w:ins w:id="3338" w:author="MARCELO PEREIRA" w:date="2009-05-28T15:59:00Z">
        <w:del w:id="3339" w:author="MARCELO" w:date="2009-06-07T22:36:00Z">
          <w:r w:rsidDel="00A97908">
            <w:rPr>
              <w:rFonts w:ascii="Times New Roman" w:hAnsi="Times New Roman"/>
              <w:bCs/>
              <w:color w:val="000000"/>
            </w:rPr>
            <w:delText>trabalho</w:delText>
          </w:r>
        </w:del>
      </w:ins>
      <w:ins w:id="3340" w:author="MARCELO PEREIRA" w:date="2009-05-20T14:53:00Z">
        <w:del w:id="3341" w:author="MARCELO" w:date="2009-06-07T22:36:00Z">
          <w:r w:rsidDel="00A97908">
            <w:rPr>
              <w:rFonts w:ascii="Times New Roman" w:hAnsi="Times New Roman"/>
              <w:bCs/>
              <w:color w:val="000000"/>
            </w:rPr>
            <w:delText xml:space="preserve"> e </w:delText>
          </w:r>
        </w:del>
      </w:ins>
    </w:p>
    <w:p w:rsidR="0023264A" w:rsidRDefault="00FB039E" w:rsidP="00EB36D3">
      <w:pPr>
        <w:spacing w:line="360" w:lineRule="auto"/>
        <w:ind w:firstLine="709"/>
        <w:jc w:val="both"/>
        <w:rPr>
          <w:ins w:id="3342" w:author="MARCELO" w:date="2009-06-08T23:00:00Z"/>
          <w:rFonts w:ascii="Times New Roman" w:hAnsi="Times New Roman"/>
          <w:bCs/>
          <w:color w:val="000000"/>
        </w:rPr>
        <w:pPrChange w:id="3343" w:author="MARCELO" w:date="2009-06-07T15:32:00Z">
          <w:pPr>
            <w:pBdr>
              <w:bottom w:val="single" w:sz="4" w:space="1" w:color="000000"/>
            </w:pBdr>
            <w:spacing w:line="360" w:lineRule="auto"/>
            <w:ind w:firstLine="709"/>
            <w:jc w:val="both"/>
          </w:pPr>
        </w:pPrChange>
      </w:pPr>
      <w:ins w:id="3344" w:author="MARCELO PEREIRA" w:date="2009-05-28T15:59:00Z">
        <w:del w:id="3345" w:author="MARCELO" w:date="2009-06-07T22:47:00Z">
          <w:r w:rsidDel="00564B91">
            <w:rPr>
              <w:rFonts w:ascii="Times New Roman" w:hAnsi="Times New Roman"/>
              <w:bCs/>
              <w:color w:val="000000"/>
            </w:rPr>
            <w:delText>proposta por este documento</w:delText>
          </w:r>
        </w:del>
      </w:ins>
      <w:ins w:id="3346" w:author="MARCELO PEREIRA" w:date="2009-05-18T14:46:00Z">
        <w:del w:id="3347" w:author="MARCELO" w:date="2009-06-07T22:47:00Z">
          <w:r w:rsidDel="00564B91">
            <w:rPr>
              <w:rFonts w:ascii="Times New Roman" w:hAnsi="Times New Roman"/>
              <w:bCs/>
              <w:color w:val="000000"/>
            </w:rPr>
            <w:delText>tipos</w:delText>
          </w:r>
        </w:del>
      </w:ins>
      <w:ins w:id="3348" w:author="MARCELO" w:date="2009-06-07T22:47:00Z">
        <w:r w:rsidR="00564B91">
          <w:rPr>
            <w:rFonts w:ascii="Times New Roman" w:hAnsi="Times New Roman"/>
            <w:bCs/>
            <w:color w:val="000000"/>
          </w:rPr>
          <w:t>Para a ferramenta proposta por este trabalho, foram definidas as seguintes funcionalidades para o módulo de documentação</w:t>
        </w:r>
      </w:ins>
      <w:ins w:id="3349" w:author="MARCELO" w:date="2009-05-17T17:53:00Z">
        <w:r>
          <w:rPr>
            <w:rFonts w:ascii="Times New Roman" w:hAnsi="Times New Roman"/>
            <w:bCs/>
            <w:color w:val="000000"/>
          </w:rPr>
          <w:t xml:space="preserve">: documentação de pacotes </w:t>
        </w:r>
      </w:ins>
      <w:ins w:id="3350" w:author="MARCELO" w:date="2009-05-17T17:54:00Z">
        <w:r>
          <w:rPr>
            <w:rFonts w:ascii="Times New Roman" w:hAnsi="Times New Roman"/>
            <w:bCs/>
            <w:color w:val="000000"/>
          </w:rPr>
          <w:t>isolados</w:t>
        </w:r>
      </w:ins>
      <w:ins w:id="3351" w:author="MARCELO" w:date="2009-05-17T17:53:00Z">
        <w:r>
          <w:rPr>
            <w:rFonts w:ascii="Times New Roman" w:hAnsi="Times New Roman"/>
            <w:bCs/>
            <w:color w:val="000000"/>
          </w:rPr>
          <w:t xml:space="preserve">, documentação de um conjunto de pacotes, documentação de entidades </w:t>
        </w:r>
      </w:ins>
      <w:ins w:id="3352" w:author="MARCELO" w:date="2009-05-17T17:54:00Z">
        <w:r>
          <w:rPr>
            <w:rFonts w:ascii="Times New Roman" w:hAnsi="Times New Roman"/>
            <w:bCs/>
            <w:color w:val="000000"/>
          </w:rPr>
          <w:t>isoladas,</w:t>
        </w:r>
      </w:ins>
      <w:ins w:id="3353" w:author="MARCELO" w:date="2009-05-17T17:53:00Z">
        <w:r>
          <w:rPr>
            <w:rFonts w:ascii="Times New Roman" w:hAnsi="Times New Roman"/>
            <w:bCs/>
            <w:color w:val="000000"/>
          </w:rPr>
          <w:t xml:space="preserve"> documentação de um conjunto de entidades e documentaç</w:t>
        </w:r>
      </w:ins>
      <w:ins w:id="3354" w:author="MARCELO" w:date="2009-05-17T17:54:00Z">
        <w:r>
          <w:rPr>
            <w:rFonts w:ascii="Times New Roman" w:hAnsi="Times New Roman"/>
            <w:bCs/>
            <w:color w:val="000000"/>
          </w:rPr>
          <w:t>ão completa de todas as entidades e pacotes. Ess</w:t>
        </w:r>
      </w:ins>
      <w:ins w:id="3355" w:author="MARCELO" w:date="2009-05-17T17:55:00Z">
        <w:r>
          <w:rPr>
            <w:rFonts w:ascii="Times New Roman" w:hAnsi="Times New Roman"/>
            <w:bCs/>
            <w:color w:val="000000"/>
          </w:rPr>
          <w:t xml:space="preserve">es </w:t>
        </w:r>
        <w:del w:id="3356" w:author="MARCELO PEREIRA" w:date="2009-05-18T14:47:00Z">
          <w:r>
            <w:rPr>
              <w:rFonts w:ascii="Times New Roman" w:hAnsi="Times New Roman"/>
              <w:bCs/>
              <w:color w:val="FF0000"/>
            </w:rPr>
            <w:delText>alvos</w:delText>
          </w:r>
        </w:del>
      </w:ins>
      <w:ins w:id="3357" w:author="MARCELO PEREIRA" w:date="2009-05-18T14:47:00Z">
        <w:r>
          <w:rPr>
            <w:rFonts w:ascii="Times New Roman" w:hAnsi="Times New Roman"/>
            <w:bCs/>
            <w:color w:val="000000"/>
          </w:rPr>
          <w:t>tipos básicos</w:t>
        </w:r>
      </w:ins>
      <w:ins w:id="3358" w:author="MARCELO" w:date="2009-05-17T17:55:00Z">
        <w:r>
          <w:rPr>
            <w:rFonts w:ascii="Times New Roman" w:hAnsi="Times New Roman"/>
            <w:bCs/>
            <w:color w:val="000000"/>
          </w:rPr>
          <w:t xml:space="preserve"> podem ser agrupados em </w:t>
        </w:r>
      </w:ins>
      <w:ins w:id="3359" w:author="MARCELO" w:date="2009-06-08T00:38:00Z">
        <w:r w:rsidR="00734326">
          <w:rPr>
            <w:rFonts w:ascii="Times New Roman" w:hAnsi="Times New Roman"/>
            <w:bCs/>
            <w:color w:val="000000"/>
          </w:rPr>
          <w:t xml:space="preserve">três </w:t>
        </w:r>
      </w:ins>
      <w:ins w:id="3360" w:author="MARCELO" w:date="2009-05-17T17:55:00Z">
        <w:r>
          <w:rPr>
            <w:rFonts w:ascii="Times New Roman" w:hAnsi="Times New Roman"/>
            <w:bCs/>
            <w:color w:val="000000"/>
          </w:rPr>
          <w:t>classes</w:t>
        </w:r>
      </w:ins>
      <w:ins w:id="3361" w:author="MARCELO" w:date="2009-06-08T00:38:00Z">
        <w:r w:rsidR="006E5C6F">
          <w:rPr>
            <w:rFonts w:ascii="Times New Roman" w:hAnsi="Times New Roman"/>
            <w:bCs/>
            <w:color w:val="000000"/>
          </w:rPr>
          <w:t xml:space="preserve"> que são oferecidas pelo PL/SQL Helper</w:t>
        </w:r>
      </w:ins>
      <w:ins w:id="3362" w:author="MARCELO" w:date="2009-05-17T17:55:00Z">
        <w:r>
          <w:rPr>
            <w:rFonts w:ascii="Times New Roman" w:hAnsi="Times New Roman"/>
            <w:bCs/>
            <w:color w:val="000000"/>
          </w:rPr>
          <w:t>: documentação de pacotes,</w:t>
        </w:r>
      </w:ins>
      <w:ins w:id="3363" w:author="MARCELO" w:date="2009-05-17T17:56:00Z">
        <w:r>
          <w:rPr>
            <w:rFonts w:ascii="Times New Roman" w:hAnsi="Times New Roman"/>
            <w:bCs/>
            <w:color w:val="000000"/>
          </w:rPr>
          <w:t xml:space="preserve"> </w:t>
        </w:r>
      </w:ins>
      <w:ins w:id="3364" w:author="MARCELO" w:date="2009-05-17T17:55:00Z">
        <w:r>
          <w:rPr>
            <w:rFonts w:ascii="Times New Roman" w:hAnsi="Times New Roman"/>
            <w:bCs/>
            <w:color w:val="000000"/>
          </w:rPr>
          <w:t xml:space="preserve">documentação de entidades e documentação completa. </w:t>
        </w:r>
      </w:ins>
      <w:ins w:id="3365" w:author="MARCELO" w:date="2009-05-17T17:56:00Z">
        <w:r>
          <w:rPr>
            <w:rFonts w:ascii="Times New Roman" w:hAnsi="Times New Roman"/>
            <w:bCs/>
            <w:color w:val="000000"/>
          </w:rPr>
          <w:t xml:space="preserve"> A primeira classe é responsável pela documentação dos diversos pacotes de dados criados na conta do usu</w:t>
        </w:r>
      </w:ins>
      <w:ins w:id="3366" w:author="MARCELO" w:date="2009-05-17T17:57:00Z">
        <w:r>
          <w:rPr>
            <w:rFonts w:ascii="Times New Roman" w:hAnsi="Times New Roman"/>
            <w:bCs/>
            <w:color w:val="000000"/>
          </w:rPr>
          <w:t>ário de banco de dados, enquanto a segunda classe é responsável por documentar os elementos criados fora de pacotes</w:t>
        </w:r>
      </w:ins>
      <w:ins w:id="3367" w:author="MARCELO" w:date="2009-05-17T18:05:00Z">
        <w:r>
          <w:rPr>
            <w:rFonts w:ascii="Times New Roman" w:hAnsi="Times New Roman"/>
            <w:bCs/>
            <w:color w:val="000000"/>
          </w:rPr>
          <w:t xml:space="preserve"> de</w:t>
        </w:r>
      </w:ins>
      <w:ins w:id="3368" w:author="MARCELO" w:date="2009-05-17T17:57:00Z">
        <w:r>
          <w:rPr>
            <w:rFonts w:ascii="Times New Roman" w:hAnsi="Times New Roman"/>
            <w:bCs/>
            <w:color w:val="000000"/>
          </w:rPr>
          <w:t xml:space="preserve"> agrupamentos lógicos</w:t>
        </w:r>
      </w:ins>
      <w:ins w:id="3369" w:author="MARCELO" w:date="2009-05-17T18:01:00Z">
        <w:r>
          <w:rPr>
            <w:rFonts w:ascii="Times New Roman" w:hAnsi="Times New Roman"/>
            <w:bCs/>
            <w:color w:val="000000"/>
          </w:rPr>
          <w:t xml:space="preserve"> e a</w:t>
        </w:r>
      </w:ins>
      <w:ins w:id="3370" w:author="MARCELO" w:date="2009-05-17T17:57:00Z">
        <w:r>
          <w:rPr>
            <w:rFonts w:ascii="Times New Roman" w:hAnsi="Times New Roman"/>
            <w:bCs/>
            <w:color w:val="000000"/>
          </w:rPr>
          <w:t xml:space="preserve"> terceira classe documenta o projeto</w:t>
        </w:r>
      </w:ins>
      <w:ins w:id="3371" w:author="MARCELO" w:date="2009-05-17T17:58:00Z">
        <w:r>
          <w:rPr>
            <w:rFonts w:ascii="Times New Roman" w:hAnsi="Times New Roman"/>
            <w:bCs/>
            <w:color w:val="000000"/>
          </w:rPr>
          <w:t xml:space="preserve"> como um todo</w:t>
        </w:r>
      </w:ins>
      <w:ins w:id="3372" w:author="MARCELO" w:date="2009-05-17T17:57:00Z">
        <w:r>
          <w:rPr>
            <w:rFonts w:ascii="Times New Roman" w:hAnsi="Times New Roman"/>
            <w:bCs/>
            <w:color w:val="000000"/>
          </w:rPr>
          <w:t>.</w:t>
        </w:r>
      </w:ins>
      <w:ins w:id="3373" w:author="MARCELO" w:date="2009-05-17T17:58:00Z">
        <w:r>
          <w:rPr>
            <w:rFonts w:ascii="Times New Roman" w:hAnsi="Times New Roman"/>
            <w:bCs/>
            <w:color w:val="000000"/>
          </w:rPr>
          <w:t xml:space="preserve"> Essa separação</w:t>
        </w:r>
      </w:ins>
      <w:ins w:id="3374" w:author="MARCELO" w:date="2009-06-08T22:58:00Z">
        <w:r w:rsidR="0023264A">
          <w:rPr>
            <w:rFonts w:ascii="Times New Roman" w:hAnsi="Times New Roman"/>
            <w:bCs/>
            <w:color w:val="000000"/>
          </w:rPr>
          <w:t xml:space="preserve"> em classes de funcionalidades</w:t>
        </w:r>
      </w:ins>
      <w:ins w:id="3375" w:author="MARCELO" w:date="2009-05-17T17:58:00Z">
        <w:r>
          <w:rPr>
            <w:rFonts w:ascii="Times New Roman" w:hAnsi="Times New Roman"/>
            <w:bCs/>
            <w:color w:val="000000"/>
          </w:rPr>
          <w:t xml:space="preserve"> é </w:t>
        </w:r>
      </w:ins>
      <w:ins w:id="3376" w:author="MARCELO PEREIRA" w:date="2009-05-18T14:47:00Z">
        <w:r>
          <w:rPr>
            <w:rFonts w:ascii="Times New Roman" w:hAnsi="Times New Roman"/>
            <w:bCs/>
            <w:color w:val="000000"/>
          </w:rPr>
          <w:t xml:space="preserve">bastante </w:t>
        </w:r>
      </w:ins>
      <w:ins w:id="3377" w:author="MARCELO" w:date="2009-05-17T17:58:00Z">
        <w:r>
          <w:rPr>
            <w:rFonts w:ascii="Times New Roman" w:hAnsi="Times New Roman"/>
            <w:bCs/>
            <w:color w:val="000000"/>
          </w:rPr>
          <w:t xml:space="preserve">útil para </w:t>
        </w:r>
      </w:ins>
      <w:ins w:id="3378" w:author="MARCELO" w:date="2009-05-31T17:42:00Z">
        <w:r w:rsidR="004F678B">
          <w:rPr>
            <w:rFonts w:ascii="Times New Roman" w:hAnsi="Times New Roman"/>
            <w:bCs/>
            <w:color w:val="000000"/>
          </w:rPr>
          <w:t>aplicações</w:t>
        </w:r>
      </w:ins>
      <w:ins w:id="3379" w:author="MARCELO" w:date="2009-05-17T17:58:00Z">
        <w:r>
          <w:rPr>
            <w:rFonts w:ascii="Times New Roman" w:hAnsi="Times New Roman"/>
            <w:bCs/>
            <w:color w:val="000000"/>
          </w:rPr>
          <w:t xml:space="preserve"> ainda em desenvolvimento</w:t>
        </w:r>
      </w:ins>
      <w:ins w:id="3380" w:author="MARCELO PEREIRA" w:date="2009-05-18T14:47:00Z">
        <w:r>
          <w:rPr>
            <w:rFonts w:ascii="Times New Roman" w:hAnsi="Times New Roman"/>
            <w:bCs/>
            <w:color w:val="000000"/>
          </w:rPr>
          <w:t xml:space="preserve"> ou em crescimento</w:t>
        </w:r>
      </w:ins>
      <w:ins w:id="3381" w:author="MARCELO" w:date="2009-05-17T17:58:00Z">
        <w:r>
          <w:rPr>
            <w:rFonts w:ascii="Times New Roman" w:hAnsi="Times New Roman"/>
            <w:bCs/>
            <w:color w:val="000000"/>
          </w:rPr>
          <w:t xml:space="preserve">, pois </w:t>
        </w:r>
      </w:ins>
      <w:ins w:id="3382" w:author="MARCELO" w:date="2009-06-20T14:43:00Z">
        <w:r w:rsidR="008531E8">
          <w:rPr>
            <w:rFonts w:ascii="Times New Roman" w:hAnsi="Times New Roman"/>
            <w:bCs/>
            <w:color w:val="000000"/>
          </w:rPr>
          <w:t>ela permite</w:t>
        </w:r>
      </w:ins>
      <w:ins w:id="3383" w:author="MARCELO" w:date="2009-05-17T17:59:00Z">
        <w:r>
          <w:rPr>
            <w:rFonts w:ascii="Times New Roman" w:hAnsi="Times New Roman"/>
            <w:bCs/>
            <w:color w:val="000000"/>
          </w:rPr>
          <w:t xml:space="preserve"> documentar </w:t>
        </w:r>
      </w:ins>
      <w:ins w:id="3384" w:author="MARCELO PEREIRA" w:date="2009-05-18T14:48:00Z">
        <w:r>
          <w:rPr>
            <w:rFonts w:ascii="Times New Roman" w:hAnsi="Times New Roman"/>
            <w:bCs/>
            <w:color w:val="000000"/>
          </w:rPr>
          <w:t xml:space="preserve">os novos </w:t>
        </w:r>
      </w:ins>
      <w:ins w:id="3385" w:author="MARCELO" w:date="2009-05-17T17:59:00Z">
        <w:r>
          <w:rPr>
            <w:rFonts w:ascii="Times New Roman" w:hAnsi="Times New Roman"/>
            <w:bCs/>
            <w:color w:val="000000"/>
          </w:rPr>
          <w:t>módulos em separado, visto que outr</w:t>
        </w:r>
      </w:ins>
      <w:ins w:id="3386" w:author="MARCELO" w:date="2009-05-17T18:05:00Z">
        <w:r>
          <w:rPr>
            <w:rFonts w:ascii="Times New Roman" w:hAnsi="Times New Roman"/>
            <w:bCs/>
            <w:color w:val="000000"/>
          </w:rPr>
          <w:t>a</w:t>
        </w:r>
      </w:ins>
      <w:ins w:id="3387" w:author="MARCELO" w:date="2009-05-17T17:59:00Z">
        <w:r>
          <w:rPr>
            <w:rFonts w:ascii="Times New Roman" w:hAnsi="Times New Roman"/>
            <w:bCs/>
            <w:color w:val="000000"/>
          </w:rPr>
          <w:t xml:space="preserve">s </w:t>
        </w:r>
      </w:ins>
      <w:ins w:id="3388" w:author="MARCELO" w:date="2009-05-17T18:05:00Z">
        <w:r>
          <w:rPr>
            <w:rFonts w:ascii="Times New Roman" w:hAnsi="Times New Roman"/>
            <w:bCs/>
            <w:color w:val="000000"/>
          </w:rPr>
          <w:t>partes</w:t>
        </w:r>
      </w:ins>
      <w:ins w:id="3389" w:author="MARCELO" w:date="2009-05-17T17:59:00Z">
        <w:r>
          <w:rPr>
            <w:rFonts w:ascii="Times New Roman" w:hAnsi="Times New Roman"/>
            <w:bCs/>
            <w:color w:val="000000"/>
          </w:rPr>
          <w:t xml:space="preserve"> do </w:t>
        </w:r>
      </w:ins>
      <w:ins w:id="3390" w:author="MARCELO" w:date="2009-05-31T17:42:00Z">
        <w:r w:rsidR="004F678B">
          <w:rPr>
            <w:rFonts w:ascii="Times New Roman" w:hAnsi="Times New Roman"/>
            <w:bCs/>
            <w:color w:val="000000"/>
          </w:rPr>
          <w:t>sistema</w:t>
        </w:r>
      </w:ins>
      <w:ins w:id="3391" w:author="MARCELO" w:date="2009-05-17T17:59:00Z">
        <w:r>
          <w:rPr>
            <w:rFonts w:ascii="Times New Roman" w:hAnsi="Times New Roman"/>
            <w:bCs/>
            <w:color w:val="000000"/>
          </w:rPr>
          <w:t xml:space="preserve"> já </w:t>
        </w:r>
      </w:ins>
      <w:ins w:id="3392" w:author="MARCELO" w:date="2009-06-07T22:50:00Z">
        <w:r w:rsidR="003C1AB6">
          <w:rPr>
            <w:rFonts w:ascii="Times New Roman" w:hAnsi="Times New Roman"/>
            <w:bCs/>
            <w:color w:val="000000"/>
          </w:rPr>
          <w:t xml:space="preserve">supostamente </w:t>
        </w:r>
      </w:ins>
      <w:ins w:id="3393" w:author="MARCELO" w:date="2009-05-17T17:59:00Z">
        <w:r>
          <w:rPr>
            <w:rFonts w:ascii="Times New Roman" w:hAnsi="Times New Roman"/>
            <w:bCs/>
            <w:color w:val="000000"/>
          </w:rPr>
          <w:t xml:space="preserve">possuem </w:t>
        </w:r>
      </w:ins>
      <w:ins w:id="3394" w:author="MARCELO" w:date="2009-06-07T22:50:00Z">
        <w:r w:rsidR="003C1AB6">
          <w:rPr>
            <w:rFonts w:ascii="Times New Roman" w:hAnsi="Times New Roman"/>
            <w:bCs/>
            <w:color w:val="000000"/>
          </w:rPr>
          <w:t xml:space="preserve">uma </w:t>
        </w:r>
      </w:ins>
      <w:ins w:id="3395" w:author="MARCELO" w:date="2009-05-17T17:59:00Z">
        <w:r>
          <w:rPr>
            <w:rFonts w:ascii="Times New Roman" w:hAnsi="Times New Roman"/>
            <w:bCs/>
            <w:color w:val="000000"/>
          </w:rPr>
          <w:t>documentação gerada.</w:t>
        </w:r>
      </w:ins>
      <w:ins w:id="3396" w:author="MARCELO" w:date="2009-06-08T22:59:00Z">
        <w:r w:rsidR="0023264A">
          <w:rPr>
            <w:rFonts w:ascii="Times New Roman" w:hAnsi="Times New Roman"/>
            <w:bCs/>
            <w:color w:val="000000"/>
          </w:rPr>
          <w:t xml:space="preserve"> A Figura 3.2 exibe, através de um diagrama de classes UML, a definição da entidade de documentação da arquitetura do PL/SQL Helper.</w:t>
        </w:r>
      </w:ins>
    </w:p>
    <w:p w:rsidR="008531E8" w:rsidRDefault="006C3C68" w:rsidP="008531E8">
      <w:pPr>
        <w:keepNext/>
        <w:spacing w:line="360" w:lineRule="auto"/>
        <w:jc w:val="both"/>
        <w:rPr>
          <w:ins w:id="3397" w:author="MARCELO" w:date="2009-06-20T14:44:00Z"/>
        </w:rPr>
        <w:pPrChange w:id="3398" w:author="MARCELO" w:date="2009-06-20T14:44:00Z">
          <w:pPr>
            <w:spacing w:line="360" w:lineRule="auto"/>
            <w:jc w:val="both"/>
          </w:pPr>
        </w:pPrChange>
      </w:pPr>
      <w:ins w:id="3399" w:author="MARCELO" w:date="2009-06-08T23:00:00Z">
        <w:r>
          <w:rPr>
            <w:rFonts w:ascii="Times New Roman" w:hAnsi="Times New Roman"/>
            <w:bCs/>
            <w:noProof/>
            <w:color w:val="000000"/>
            <w:lang w:eastAsia="pt-BR"/>
          </w:rPr>
          <w:drawing>
            <wp:inline distT="0" distB="0" distL="0" distR="0">
              <wp:extent cx="6326505" cy="2052320"/>
              <wp:effectExtent l="19050" t="0" r="0" b="0"/>
              <wp:docPr id="23" name="Imagem 23" descr="document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umentUnit"/>
                      <pic:cNvPicPr>
                        <a:picLocks noChangeAspect="1" noChangeArrowheads="1"/>
                      </pic:cNvPicPr>
                    </pic:nvPicPr>
                    <pic:blipFill>
                      <a:blip r:embed="rId14"/>
                      <a:srcRect/>
                      <a:stretch>
                        <a:fillRect/>
                      </a:stretch>
                    </pic:blipFill>
                    <pic:spPr bwMode="auto">
                      <a:xfrm>
                        <a:off x="0" y="0"/>
                        <a:ext cx="6326505" cy="2052320"/>
                      </a:xfrm>
                      <a:prstGeom prst="rect">
                        <a:avLst/>
                      </a:prstGeom>
                      <a:noFill/>
                      <a:ln w="9525">
                        <a:noFill/>
                        <a:miter lim="800000"/>
                        <a:headEnd/>
                        <a:tailEnd/>
                      </a:ln>
                    </pic:spPr>
                  </pic:pic>
                </a:graphicData>
              </a:graphic>
            </wp:inline>
          </w:drawing>
        </w:r>
      </w:ins>
    </w:p>
    <w:p w:rsidR="0023264A" w:rsidRDefault="008531E8" w:rsidP="008531E8">
      <w:pPr>
        <w:pStyle w:val="Legenda"/>
        <w:jc w:val="both"/>
        <w:rPr>
          <w:ins w:id="3400" w:author="MARCELO" w:date="2009-06-08T23:00:00Z"/>
          <w:rFonts w:ascii="Times New Roman" w:hAnsi="Times New Roman"/>
          <w:bCs w:val="0"/>
          <w:color w:val="000000"/>
        </w:rPr>
        <w:pPrChange w:id="3401" w:author="MARCELO" w:date="2009-06-20T14:44:00Z">
          <w:pPr>
            <w:pBdr>
              <w:bottom w:val="single" w:sz="4" w:space="1" w:color="000000"/>
            </w:pBdr>
            <w:spacing w:line="360" w:lineRule="auto"/>
            <w:ind w:firstLine="709"/>
            <w:jc w:val="both"/>
          </w:pPr>
        </w:pPrChange>
      </w:pPr>
      <w:ins w:id="3402" w:author="MARCELO" w:date="2009-06-20T14:44:00Z">
        <w:r>
          <w:t xml:space="preserve"> </w:t>
        </w:r>
        <w:r w:rsidRPr="001724FC">
          <w:t>Figura 3.2 - Definição da entidade de documentação do PL/SQL Helper</w:t>
        </w:r>
      </w:ins>
    </w:p>
    <w:p w:rsidR="0023264A" w:rsidRDefault="0023264A" w:rsidP="00EB36D3">
      <w:pPr>
        <w:spacing w:line="360" w:lineRule="auto"/>
        <w:ind w:firstLine="709"/>
        <w:jc w:val="both"/>
        <w:rPr>
          <w:rPrChange w:id="3403" w:author="MARCELO PEREIRA" w:date="2009-05-28T16:07:00Z">
            <w:rPr/>
          </w:rPrChange>
        </w:rPr>
        <w:pPrChange w:id="3404"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rFonts w:ascii="Times New Roman" w:hAnsi="Times New Roman"/>
          <w:bCs/>
        </w:rPr>
        <w:pPrChange w:id="3405" w:author="MARCELO" w:date="2009-06-07T15:32:00Z">
          <w:pPr>
            <w:pBdr>
              <w:bottom w:val="single" w:sz="4" w:space="1" w:color="000000"/>
            </w:pBdr>
            <w:spacing w:line="360" w:lineRule="auto"/>
            <w:ind w:firstLine="709"/>
            <w:jc w:val="both"/>
          </w:pPr>
        </w:pPrChange>
      </w:pPr>
      <w:ins w:id="3406" w:author="MARCELO" w:date="2009-05-17T18:05:00Z">
        <w:r>
          <w:rPr>
            <w:rFonts w:ascii="Times New Roman" w:hAnsi="Times New Roman"/>
            <w:bCs/>
            <w:color w:val="000000"/>
          </w:rPr>
          <w:t>O módulo de documentaç</w:t>
        </w:r>
      </w:ins>
      <w:ins w:id="3407" w:author="MARCELO" w:date="2009-05-17T18:06:00Z">
        <w:r>
          <w:rPr>
            <w:rFonts w:ascii="Times New Roman" w:hAnsi="Times New Roman"/>
            <w:bCs/>
            <w:color w:val="000000"/>
          </w:rPr>
          <w:t>ão d</w:t>
        </w:r>
      </w:ins>
      <w:ins w:id="3408" w:author="MARCELO" w:date="2009-06-07T22:51:00Z">
        <w:r w:rsidR="003C1AB6">
          <w:rPr>
            <w:rFonts w:ascii="Times New Roman" w:hAnsi="Times New Roman"/>
            <w:bCs/>
            <w:color w:val="000000"/>
          </w:rPr>
          <w:t>o PL/SQL Helper</w:t>
        </w:r>
      </w:ins>
      <w:ins w:id="3409" w:author="MARCELO PEREIRA" w:date="2009-05-28T16:00:00Z">
        <w:del w:id="3410" w:author="MARCELO" w:date="2009-06-07T22:51:00Z">
          <w:r w:rsidDel="003C1AB6">
            <w:rPr>
              <w:rFonts w:ascii="Times New Roman" w:hAnsi="Times New Roman"/>
              <w:bCs/>
              <w:color w:val="000000"/>
            </w:rPr>
            <w:delText xml:space="preserve">proposta por este </w:delText>
          </w:r>
        </w:del>
      </w:ins>
      <w:ins w:id="3411" w:author="MARCELO PEREIRA" w:date="2009-05-28T16:01:00Z">
        <w:del w:id="3412" w:author="MARCELO" w:date="2009-06-07T22:51:00Z">
          <w:r w:rsidDel="003C1AB6">
            <w:rPr>
              <w:rFonts w:ascii="Times New Roman" w:hAnsi="Times New Roman"/>
              <w:bCs/>
              <w:color w:val="000000"/>
            </w:rPr>
            <w:delText>trabalho</w:delText>
          </w:r>
        </w:del>
        <w:r>
          <w:rPr>
            <w:rFonts w:ascii="Times New Roman" w:hAnsi="Times New Roman"/>
            <w:bCs/>
            <w:color w:val="000000"/>
          </w:rPr>
          <w:t xml:space="preserve"> </w:t>
        </w:r>
      </w:ins>
      <w:ins w:id="3413" w:author="MARCELO" w:date="2009-05-17T18:06:00Z">
        <w:r>
          <w:rPr>
            <w:rFonts w:ascii="Times New Roman" w:hAnsi="Times New Roman"/>
            <w:bCs/>
            <w:color w:val="000000"/>
          </w:rPr>
          <w:t xml:space="preserve">permite que o usuário selecione visualmente quais entidades ou pacotes do seu </w:t>
        </w:r>
        <w:del w:id="3414" w:author="MARCELO PEREIRA" w:date="2009-05-28T16:01:00Z">
          <w:r>
            <w:rPr>
              <w:rFonts w:ascii="Times New Roman" w:hAnsi="Times New Roman"/>
              <w:bCs/>
              <w:color w:val="FF0000"/>
            </w:rPr>
            <w:delText>projeto</w:delText>
          </w:r>
        </w:del>
      </w:ins>
      <w:ins w:id="3415" w:author="MARCELO PEREIRA" w:date="2009-05-28T16:01:00Z">
        <w:r>
          <w:rPr>
            <w:rFonts w:ascii="Times New Roman" w:hAnsi="Times New Roman"/>
            <w:bCs/>
            <w:color w:val="000000"/>
          </w:rPr>
          <w:t>banco de dados</w:t>
        </w:r>
      </w:ins>
      <w:ins w:id="3416" w:author="MARCELO" w:date="2009-05-17T18:06:00Z">
        <w:r>
          <w:rPr>
            <w:rFonts w:ascii="Times New Roman" w:hAnsi="Times New Roman"/>
            <w:bCs/>
            <w:color w:val="000000"/>
          </w:rPr>
          <w:t xml:space="preserve"> são analisados para documentação. Será possível escolher uma ou mais </w:t>
        </w:r>
      </w:ins>
      <w:ins w:id="3417" w:author="MARCELO" w:date="2009-05-17T18:07:00Z">
        <w:r>
          <w:rPr>
            <w:rFonts w:ascii="Times New Roman" w:hAnsi="Times New Roman"/>
            <w:bCs/>
            <w:color w:val="000000"/>
          </w:rPr>
          <w:t>entidades</w:t>
        </w:r>
        <w:del w:id="3418" w:author="MARCELO PEREIRA" w:date="2009-05-18T14:49:00Z">
          <w:r>
            <w:rPr>
              <w:rFonts w:ascii="Times New Roman" w:hAnsi="Times New Roman"/>
              <w:bCs/>
              <w:color w:val="FF0000"/>
            </w:rPr>
            <w:delText>/</w:delText>
          </w:r>
        </w:del>
      </w:ins>
      <w:ins w:id="3419" w:author="MARCELO PEREIRA" w:date="2009-05-18T14:49:00Z">
        <w:r>
          <w:rPr>
            <w:rFonts w:ascii="Times New Roman" w:hAnsi="Times New Roman"/>
            <w:bCs/>
            <w:color w:val="000000"/>
          </w:rPr>
          <w:t xml:space="preserve"> ou </w:t>
        </w:r>
      </w:ins>
      <w:ins w:id="3420" w:author="MARCELO" w:date="2009-05-17T18:07:00Z">
        <w:r>
          <w:rPr>
            <w:rFonts w:ascii="Times New Roman" w:hAnsi="Times New Roman"/>
            <w:bCs/>
            <w:color w:val="000000"/>
          </w:rPr>
          <w:t>pacotes</w:t>
        </w:r>
      </w:ins>
      <w:ins w:id="3421" w:author="MARCELO" w:date="2009-05-17T18:08:00Z">
        <w:r>
          <w:rPr>
            <w:rFonts w:ascii="Times New Roman" w:hAnsi="Times New Roman"/>
            <w:bCs/>
            <w:color w:val="000000"/>
          </w:rPr>
          <w:t>,</w:t>
        </w:r>
      </w:ins>
      <w:ins w:id="3422" w:author="MARCELO" w:date="2009-05-17T18:07:00Z">
        <w:r>
          <w:rPr>
            <w:rFonts w:ascii="Times New Roman" w:hAnsi="Times New Roman"/>
            <w:bCs/>
            <w:color w:val="000000"/>
          </w:rPr>
          <w:t xml:space="preserve"> o título do </w:t>
        </w:r>
        <w:del w:id="3423" w:author="MARCELO PEREIRA" w:date="2009-05-28T16:01:00Z">
          <w:r>
            <w:rPr>
              <w:rFonts w:ascii="Times New Roman" w:hAnsi="Times New Roman"/>
              <w:bCs/>
              <w:color w:val="FF0000"/>
            </w:rPr>
            <w:delText>projeto</w:delText>
          </w:r>
        </w:del>
      </w:ins>
      <w:ins w:id="3424" w:author="MARCELO PEREIRA" w:date="2009-05-28T16:01:00Z">
        <w:r>
          <w:rPr>
            <w:rFonts w:ascii="Times New Roman" w:hAnsi="Times New Roman"/>
            <w:bCs/>
            <w:color w:val="000000"/>
          </w:rPr>
          <w:t>sistema de software</w:t>
        </w:r>
      </w:ins>
      <w:ins w:id="3425" w:author="MARCELO" w:date="2009-05-17T18:07:00Z">
        <w:r>
          <w:rPr>
            <w:rFonts w:ascii="Times New Roman" w:hAnsi="Times New Roman"/>
            <w:bCs/>
            <w:color w:val="000000"/>
          </w:rPr>
          <w:t xml:space="preserve"> a ser documentado</w:t>
        </w:r>
      </w:ins>
      <w:ins w:id="3426" w:author="MARCELO" w:date="2009-05-17T18:08:00Z">
        <w:r>
          <w:rPr>
            <w:rFonts w:ascii="Times New Roman" w:hAnsi="Times New Roman"/>
            <w:bCs/>
            <w:color w:val="000000"/>
          </w:rPr>
          <w:t xml:space="preserve"> e em qual diretório serão gravados os arquivos de documentação gerados</w:t>
        </w:r>
      </w:ins>
      <w:ins w:id="3427" w:author="MARCELO" w:date="2009-05-17T18:07:00Z">
        <w:r>
          <w:rPr>
            <w:rFonts w:ascii="Times New Roman" w:hAnsi="Times New Roman"/>
            <w:bCs/>
            <w:color w:val="000000"/>
          </w:rPr>
          <w:t xml:space="preserve">. Com essas escolhas, </w:t>
        </w:r>
        <w:del w:id="3428" w:author="MARCELO PEREIRA" w:date="2009-05-28T16:02:00Z">
          <w:r>
            <w:rPr>
              <w:rFonts w:ascii="Times New Roman" w:hAnsi="Times New Roman"/>
              <w:bCs/>
              <w:color w:val="FF0000"/>
            </w:rPr>
            <w:delText xml:space="preserve">o usuário seleciona a opção de </w:delText>
          </w:r>
        </w:del>
        <w:del w:id="3429" w:author="MARCELO PEREIRA" w:date="2009-05-20T14:54:00Z">
          <w:r>
            <w:rPr>
              <w:rFonts w:ascii="Times New Roman" w:hAnsi="Times New Roman"/>
              <w:bCs/>
              <w:color w:val="FF0000"/>
            </w:rPr>
            <w:delText>documentar</w:delText>
          </w:r>
        </w:del>
        <w:del w:id="3430" w:author="MARCELO PEREIRA" w:date="2009-05-28T16:02:00Z">
          <w:r>
            <w:rPr>
              <w:rFonts w:ascii="Times New Roman" w:hAnsi="Times New Roman"/>
              <w:bCs/>
              <w:color w:val="FF0000"/>
            </w:rPr>
            <w:delText xml:space="preserve"> e o sistema entra em atividade.</w:delText>
          </w:r>
        </w:del>
      </w:ins>
      <w:ins w:id="3431" w:author="MARCELO" w:date="2009-05-17T18:08:00Z">
        <w:del w:id="3432" w:author="MARCELO PEREIRA" w:date="2009-05-28T16:02:00Z">
          <w:r>
            <w:rPr>
              <w:rFonts w:ascii="Times New Roman" w:hAnsi="Times New Roman"/>
              <w:bCs/>
              <w:color w:val="FF0000"/>
            </w:rPr>
            <w:delText xml:space="preserve"> </w:delText>
          </w:r>
        </w:del>
      </w:ins>
      <w:ins w:id="3433" w:author="MARCELO PEREIRA" w:date="2009-05-28T16:02:00Z">
        <w:r>
          <w:rPr>
            <w:rFonts w:ascii="Times New Roman" w:hAnsi="Times New Roman"/>
            <w:bCs/>
            <w:color w:val="000000"/>
          </w:rPr>
          <w:t>a</w:t>
        </w:r>
      </w:ins>
      <w:ins w:id="3434" w:author="MARCELO PEREIRA" w:date="2009-05-18T14:50:00Z">
        <w:r>
          <w:rPr>
            <w:rFonts w:ascii="Times New Roman" w:hAnsi="Times New Roman"/>
            <w:bCs/>
            <w:color w:val="000000"/>
          </w:rPr>
          <w:t xml:space="preserve"> ferramenta executa chamadas automáticas ao PLDOC interno</w:t>
        </w:r>
        <w:del w:id="3435" w:author="MARCELO" w:date="2009-06-07T22:52:00Z">
          <w:r w:rsidDel="003C1AB6">
            <w:rPr>
              <w:rFonts w:ascii="Times New Roman" w:hAnsi="Times New Roman"/>
              <w:bCs/>
              <w:color w:val="000000"/>
            </w:rPr>
            <w:delText>, agrupando os resultados separados</w:delText>
          </w:r>
        </w:del>
        <w:r>
          <w:rPr>
            <w:rFonts w:ascii="Times New Roman" w:hAnsi="Times New Roman"/>
            <w:bCs/>
            <w:color w:val="000000"/>
          </w:rPr>
          <w:t>.</w:t>
        </w:r>
      </w:ins>
      <w:ins w:id="3436" w:author="MARCELO PEREIRA" w:date="2009-05-18T14:51:00Z">
        <w:r>
          <w:rPr>
            <w:rFonts w:ascii="Times New Roman" w:hAnsi="Times New Roman"/>
            <w:bCs/>
            <w:color w:val="000000"/>
          </w:rPr>
          <w:t xml:space="preserve"> </w:t>
        </w:r>
        <w:del w:id="3437" w:author="MARCELO" w:date="2009-06-07T22:52:00Z">
          <w:r w:rsidDel="003C1AB6">
            <w:rPr>
              <w:rFonts w:ascii="Times New Roman" w:hAnsi="Times New Roman"/>
              <w:bCs/>
              <w:color w:val="000000"/>
            </w:rPr>
            <w:delText>Ao final da operação</w:delText>
          </w:r>
        </w:del>
      </w:ins>
      <w:ins w:id="3438" w:author="MARCELO" w:date="2009-06-07T22:52:00Z">
        <w:r w:rsidR="003C1AB6">
          <w:rPr>
            <w:rFonts w:ascii="Times New Roman" w:hAnsi="Times New Roman"/>
            <w:bCs/>
            <w:color w:val="000000"/>
          </w:rPr>
          <w:t>Logo após</w:t>
        </w:r>
      </w:ins>
      <w:ins w:id="3439" w:author="MARCELO PEREIRA" w:date="2009-05-18T14:51:00Z">
        <w:r>
          <w:rPr>
            <w:rFonts w:ascii="Times New Roman" w:hAnsi="Times New Roman"/>
            <w:bCs/>
            <w:color w:val="000000"/>
          </w:rPr>
          <w:t xml:space="preserve">, </w:t>
        </w:r>
      </w:ins>
      <w:ins w:id="3440" w:author="MARCELO" w:date="2009-05-17T18:08:00Z">
        <w:del w:id="3441" w:author="MARCELO PEREIRA" w:date="2009-05-18T14:51:00Z">
          <w:r>
            <w:rPr>
              <w:rFonts w:ascii="Times New Roman" w:hAnsi="Times New Roman"/>
              <w:bCs/>
              <w:color w:val="FF0000"/>
            </w:rPr>
            <w:delText>U</w:delText>
          </w:r>
        </w:del>
      </w:ins>
      <w:ins w:id="3442" w:author="MARCELO PEREIRA" w:date="2009-05-18T14:51:00Z">
        <w:r>
          <w:rPr>
            <w:rFonts w:ascii="Times New Roman" w:hAnsi="Times New Roman"/>
            <w:bCs/>
            <w:color w:val="000000"/>
          </w:rPr>
          <w:t>u</w:t>
        </w:r>
      </w:ins>
      <w:ins w:id="3443" w:author="MARCELO" w:date="2009-05-17T18:08:00Z">
        <w:r>
          <w:rPr>
            <w:rFonts w:ascii="Times New Roman" w:hAnsi="Times New Roman"/>
            <w:bCs/>
            <w:color w:val="000000"/>
          </w:rPr>
          <w:t xml:space="preserve">ma mensagem de sucesso será exibida </w:t>
        </w:r>
        <w:del w:id="3444" w:author="MARCELO PEREIRA" w:date="2009-05-18T14:51:00Z">
          <w:r>
            <w:rPr>
              <w:rFonts w:ascii="Times New Roman" w:hAnsi="Times New Roman"/>
              <w:bCs/>
              <w:color w:val="FF0000"/>
            </w:rPr>
            <w:delText xml:space="preserve">ao final do processamento </w:delText>
          </w:r>
        </w:del>
        <w:r>
          <w:rPr>
            <w:rFonts w:ascii="Times New Roman" w:hAnsi="Times New Roman"/>
            <w:bCs/>
            <w:color w:val="000000"/>
          </w:rPr>
          <w:t xml:space="preserve">e o usuário </w:t>
        </w:r>
        <w:del w:id="3445" w:author="MARCELO PEREIRA" w:date="2009-05-28T16:05:00Z">
          <w:r>
            <w:rPr>
              <w:rFonts w:ascii="Times New Roman" w:hAnsi="Times New Roman"/>
              <w:bCs/>
              <w:color w:val="FF0000"/>
            </w:rPr>
            <w:delText xml:space="preserve">já </w:delText>
          </w:r>
        </w:del>
        <w:r>
          <w:rPr>
            <w:rFonts w:ascii="Times New Roman" w:hAnsi="Times New Roman"/>
            <w:bCs/>
            <w:color w:val="000000"/>
          </w:rPr>
          <w:t>poderá acessar</w:t>
        </w:r>
      </w:ins>
      <w:ins w:id="3446" w:author="MARCELO PEREIRA" w:date="2009-05-18T14:52:00Z">
        <w:r>
          <w:rPr>
            <w:rFonts w:ascii="Times New Roman" w:hAnsi="Times New Roman"/>
            <w:bCs/>
            <w:color w:val="000000"/>
          </w:rPr>
          <w:t>, na pasta definida por ele,</w:t>
        </w:r>
      </w:ins>
      <w:ins w:id="3447" w:author="MARCELO" w:date="2009-05-17T18:08:00Z">
        <w:r>
          <w:rPr>
            <w:rFonts w:ascii="Times New Roman" w:hAnsi="Times New Roman"/>
            <w:bCs/>
            <w:color w:val="000000"/>
          </w:rPr>
          <w:t xml:space="preserve"> o</w:t>
        </w:r>
      </w:ins>
      <w:ins w:id="3448" w:author="MARCELO PEREIRA" w:date="2009-05-18T14:52:00Z">
        <w:r>
          <w:rPr>
            <w:rFonts w:ascii="Times New Roman" w:hAnsi="Times New Roman"/>
            <w:bCs/>
            <w:color w:val="000000"/>
          </w:rPr>
          <w:t>s</w:t>
        </w:r>
      </w:ins>
      <w:ins w:id="3449" w:author="MARCELO" w:date="2009-05-17T18:08:00Z">
        <w:r>
          <w:rPr>
            <w:rFonts w:ascii="Times New Roman" w:hAnsi="Times New Roman"/>
            <w:bCs/>
            <w:color w:val="000000"/>
          </w:rPr>
          <w:t xml:space="preserve"> arquivo</w:t>
        </w:r>
      </w:ins>
      <w:ins w:id="3450" w:author="MARCELO PEREIRA" w:date="2009-05-18T14:52:00Z">
        <w:r>
          <w:rPr>
            <w:rFonts w:ascii="Times New Roman" w:hAnsi="Times New Roman"/>
            <w:bCs/>
            <w:color w:val="000000"/>
          </w:rPr>
          <w:t>s</w:t>
        </w:r>
      </w:ins>
      <w:ins w:id="3451" w:author="MARCELO" w:date="2009-05-17T18:08:00Z">
        <w:r>
          <w:rPr>
            <w:rFonts w:ascii="Times New Roman" w:hAnsi="Times New Roman"/>
            <w:bCs/>
            <w:color w:val="000000"/>
          </w:rPr>
          <w:t xml:space="preserve"> </w:t>
        </w:r>
        <w:del w:id="3452" w:author="MARCELO PEREIRA" w:date="2009-05-28T16:03:00Z">
          <w:r>
            <w:rPr>
              <w:rFonts w:ascii="Times New Roman" w:hAnsi="Times New Roman"/>
              <w:bCs/>
              <w:color w:val="FF0000"/>
            </w:rPr>
            <w:delText>HTML para visualizar</w:delText>
          </w:r>
        </w:del>
      </w:ins>
      <w:ins w:id="3453" w:author="MARCELO PEREIRA" w:date="2009-05-28T16:03:00Z">
        <w:r>
          <w:rPr>
            <w:rFonts w:ascii="Times New Roman" w:hAnsi="Times New Roman"/>
            <w:bCs/>
            <w:color w:val="000000"/>
          </w:rPr>
          <w:t>que cont</w:t>
        </w:r>
        <w:del w:id="3454" w:author="MARCELO" w:date="2009-06-07T22:53:00Z">
          <w:r w:rsidDel="003C1AB6">
            <w:rPr>
              <w:rFonts w:ascii="Times New Roman" w:hAnsi="Times New Roman"/>
              <w:bCs/>
              <w:color w:val="000000"/>
            </w:rPr>
            <w:delText>é</w:delText>
          </w:r>
        </w:del>
      </w:ins>
      <w:ins w:id="3455" w:author="MARCELO" w:date="2009-06-07T22:53:00Z">
        <w:r w:rsidR="003C1AB6">
          <w:rPr>
            <w:rFonts w:ascii="Times New Roman" w:hAnsi="Times New Roman"/>
            <w:bCs/>
            <w:color w:val="000000"/>
          </w:rPr>
          <w:t>ê</w:t>
        </w:r>
      </w:ins>
      <w:ins w:id="3456" w:author="MARCELO PEREIRA" w:date="2009-05-28T16:03:00Z">
        <w:r>
          <w:rPr>
            <w:rFonts w:ascii="Times New Roman" w:hAnsi="Times New Roman"/>
            <w:bCs/>
            <w:color w:val="000000"/>
          </w:rPr>
          <w:t>m</w:t>
        </w:r>
      </w:ins>
      <w:ins w:id="3457" w:author="MARCELO" w:date="2009-05-17T18:08:00Z">
        <w:r>
          <w:rPr>
            <w:rFonts w:ascii="Times New Roman" w:hAnsi="Times New Roman"/>
            <w:bCs/>
            <w:color w:val="000000"/>
          </w:rPr>
          <w:t xml:space="preserve"> </w:t>
        </w:r>
      </w:ins>
      <w:ins w:id="3458" w:author="MARCELO" w:date="2009-06-07T22:53:00Z">
        <w:r w:rsidR="003C1AB6">
          <w:rPr>
            <w:rFonts w:ascii="Times New Roman" w:hAnsi="Times New Roman"/>
            <w:bCs/>
            <w:color w:val="000000"/>
          </w:rPr>
          <w:t>a</w:t>
        </w:r>
      </w:ins>
      <w:ins w:id="3459" w:author="MARCELO" w:date="2009-05-17T18:08:00Z">
        <w:r>
          <w:rPr>
            <w:rFonts w:ascii="Times New Roman" w:hAnsi="Times New Roman"/>
            <w:bCs/>
            <w:color w:val="000000"/>
          </w:rPr>
          <w:t xml:space="preserve"> documentaç</w:t>
        </w:r>
      </w:ins>
      <w:ins w:id="3460" w:author="MARCELO" w:date="2009-05-17T18:09:00Z">
        <w:r>
          <w:rPr>
            <w:rFonts w:ascii="Times New Roman" w:hAnsi="Times New Roman"/>
            <w:bCs/>
            <w:color w:val="000000"/>
          </w:rPr>
          <w:t>ão</w:t>
        </w:r>
      </w:ins>
      <w:ins w:id="3461" w:author="MARCELO" w:date="2009-06-07T22:53:00Z">
        <w:r w:rsidR="003C1AB6">
          <w:rPr>
            <w:rFonts w:ascii="Times New Roman" w:hAnsi="Times New Roman"/>
            <w:bCs/>
            <w:color w:val="000000"/>
          </w:rPr>
          <w:t xml:space="preserve"> gerada pelo PL/SQL Helper</w:t>
        </w:r>
      </w:ins>
      <w:ins w:id="3462" w:author="MARCELO" w:date="2009-05-17T18:09:00Z">
        <w:del w:id="3463" w:author="MARCELO PEREIRA" w:date="2009-05-28T16:03:00Z">
          <w:r>
            <w:rPr>
              <w:rFonts w:ascii="Times New Roman" w:hAnsi="Times New Roman"/>
              <w:bCs/>
              <w:color w:val="FF0000"/>
            </w:rPr>
            <w:delText xml:space="preserve"> </w:delText>
          </w:r>
        </w:del>
      </w:ins>
      <w:ins w:id="3464" w:author="MARCELO" w:date="2009-05-17T18:30:00Z">
        <w:del w:id="3465" w:author="MARCELO PEREIRA" w:date="2009-05-28T16:03:00Z">
          <w:r>
            <w:rPr>
              <w:rFonts w:ascii="Times New Roman" w:hAnsi="Times New Roman"/>
              <w:bCs/>
              <w:color w:val="FF0000"/>
            </w:rPr>
            <w:delText>via navegador</w:delText>
          </w:r>
        </w:del>
      </w:ins>
      <w:ins w:id="3466" w:author="MARCELO" w:date="2009-05-17T18:09:00Z">
        <w:r>
          <w:rPr>
            <w:rFonts w:ascii="Times New Roman" w:hAnsi="Times New Roman"/>
            <w:bCs/>
            <w:color w:val="000000"/>
          </w:rPr>
          <w:t xml:space="preserve">. </w:t>
        </w:r>
      </w:ins>
    </w:p>
    <w:p w:rsidR="00FB039E" w:rsidRDefault="00FB039E" w:rsidP="00EB36D3">
      <w:pPr>
        <w:spacing w:line="360" w:lineRule="auto"/>
        <w:ind w:firstLine="709"/>
        <w:jc w:val="both"/>
        <w:rPr>
          <w:ins w:id="3467" w:author="MARCELO" w:date="2009-05-31T17:42:00Z"/>
          <w:rFonts w:ascii="Times New Roman" w:hAnsi="Times New Roman"/>
          <w:bCs/>
        </w:rPr>
        <w:pPrChange w:id="3468" w:author="MARCELO" w:date="2009-06-07T15:32:00Z">
          <w:pPr>
            <w:pBdr>
              <w:bottom w:val="single" w:sz="4" w:space="1" w:color="000000"/>
            </w:pBdr>
            <w:spacing w:line="360" w:lineRule="auto"/>
            <w:ind w:firstLine="709"/>
            <w:jc w:val="both"/>
          </w:pPr>
        </w:pPrChange>
      </w:pPr>
    </w:p>
    <w:p w:rsidR="004F678B" w:rsidRDefault="004F678B" w:rsidP="00EB36D3">
      <w:pPr>
        <w:spacing w:line="360" w:lineRule="auto"/>
        <w:ind w:firstLine="709"/>
        <w:jc w:val="both"/>
        <w:rPr>
          <w:rFonts w:ascii="Times New Roman" w:hAnsi="Times New Roman"/>
          <w:bCs/>
        </w:rPr>
        <w:pPrChange w:id="3469" w:author="MARCELO" w:date="2009-06-07T15:32:00Z">
          <w:pPr>
            <w:pBdr>
              <w:bottom w:val="single" w:sz="4" w:space="1" w:color="000000"/>
            </w:pBdr>
            <w:spacing w:line="360" w:lineRule="auto"/>
            <w:ind w:firstLine="709"/>
            <w:jc w:val="both"/>
          </w:pPr>
        </w:pPrChange>
      </w:pPr>
    </w:p>
    <w:p w:rsidR="00FB039E" w:rsidRPr="003C1AB6" w:rsidDel="00326531" w:rsidRDefault="00FB039E" w:rsidP="00EB36D3">
      <w:pPr>
        <w:spacing w:line="360" w:lineRule="auto"/>
        <w:ind w:firstLine="709"/>
        <w:jc w:val="both"/>
        <w:rPr>
          <w:del w:id="3470" w:author="MARCELO" w:date="2009-05-31T16:39:00Z"/>
          <w:rFonts w:ascii="Times New Roman" w:hAnsi="Times New Roman"/>
          <w:b/>
          <w:bCs/>
        </w:rPr>
        <w:pPrChange w:id="3471" w:author="MARCELO" w:date="2009-06-07T15:32:00Z">
          <w:pPr>
            <w:pBdr>
              <w:bottom w:val="single" w:sz="4" w:space="1" w:color="000000"/>
            </w:pBdr>
            <w:spacing w:line="360" w:lineRule="auto"/>
            <w:ind w:firstLine="709"/>
            <w:jc w:val="both"/>
          </w:pPr>
        </w:pPrChange>
      </w:pPr>
    </w:p>
    <w:p w:rsidR="00FB039E" w:rsidRPr="003C1AB6" w:rsidDel="00326531" w:rsidRDefault="00FB039E" w:rsidP="00EB36D3">
      <w:pPr>
        <w:spacing w:line="360" w:lineRule="auto"/>
        <w:ind w:firstLine="709"/>
        <w:jc w:val="both"/>
        <w:rPr>
          <w:del w:id="3472" w:author="MARCELO" w:date="2009-05-31T16:39:00Z"/>
          <w:rFonts w:ascii="Times New Roman" w:hAnsi="Times New Roman"/>
          <w:b/>
          <w:bCs/>
        </w:rPr>
        <w:pPrChange w:id="3473" w:author="MARCELO" w:date="2009-06-07T15:32:00Z">
          <w:pPr>
            <w:pBdr>
              <w:bottom w:val="single" w:sz="4" w:space="1" w:color="000000"/>
            </w:pBdr>
            <w:spacing w:line="360" w:lineRule="auto"/>
            <w:ind w:firstLine="709"/>
            <w:jc w:val="both"/>
          </w:pPr>
        </w:pPrChange>
      </w:pPr>
    </w:p>
    <w:p w:rsidR="00FB039E" w:rsidRPr="003C1AB6" w:rsidRDefault="00FB039E" w:rsidP="00EB36D3">
      <w:pPr>
        <w:spacing w:line="360" w:lineRule="auto"/>
        <w:ind w:firstLine="709"/>
        <w:jc w:val="both"/>
        <w:pPrChange w:id="3474" w:author="MARCELO" w:date="2009-06-07T15:32:00Z">
          <w:pPr>
            <w:pBdr>
              <w:bottom w:val="single" w:sz="4" w:space="1" w:color="000000"/>
            </w:pBdr>
            <w:spacing w:line="360" w:lineRule="auto"/>
            <w:ind w:firstLine="709"/>
            <w:jc w:val="both"/>
          </w:pPr>
        </w:pPrChange>
      </w:pPr>
      <w:ins w:id="3475" w:author="MARCELO" w:date="2009-05-17T18:43:00Z">
        <w:r w:rsidRPr="003C1AB6">
          <w:rPr>
            <w:rFonts w:ascii="Times New Roman" w:hAnsi="Times New Roman"/>
            <w:b/>
            <w:bCs/>
            <w:rPrChange w:id="3476" w:author="MARCELO" w:date="2009-06-07T22:54:00Z">
              <w:rPr>
                <w:rFonts w:ascii="Times New Roman" w:hAnsi="Times New Roman"/>
                <w:b/>
                <w:bCs/>
                <w:color w:val="FF0000"/>
              </w:rPr>
            </w:rPrChange>
          </w:rPr>
          <w:t>3.</w:t>
        </w:r>
      </w:ins>
      <w:ins w:id="3477" w:author="MARCELO" w:date="2009-06-08T23:45:00Z">
        <w:r w:rsidR="00B62D98">
          <w:rPr>
            <w:rFonts w:ascii="Times New Roman" w:hAnsi="Times New Roman"/>
            <w:b/>
            <w:bCs/>
          </w:rPr>
          <w:t>3</w:t>
        </w:r>
      </w:ins>
      <w:ins w:id="3478" w:author="MARCELO" w:date="2009-05-17T18:43:00Z">
        <w:r w:rsidRPr="003C1AB6">
          <w:rPr>
            <w:rFonts w:ascii="Times New Roman" w:hAnsi="Times New Roman"/>
            <w:b/>
            <w:bCs/>
            <w:rPrChange w:id="3479" w:author="MARCELO" w:date="2009-06-07T22:54:00Z">
              <w:rPr>
                <w:rFonts w:ascii="Times New Roman" w:hAnsi="Times New Roman"/>
                <w:b/>
                <w:bCs/>
                <w:color w:val="FF0000"/>
              </w:rPr>
            </w:rPrChange>
          </w:rPr>
          <w:t>.2 Análise</w:t>
        </w:r>
      </w:ins>
    </w:p>
    <w:p w:rsidR="00FB039E" w:rsidRPr="003C1AB6" w:rsidRDefault="00FB039E" w:rsidP="00EB36D3">
      <w:pPr>
        <w:spacing w:line="360" w:lineRule="auto"/>
        <w:ind w:firstLine="709"/>
        <w:jc w:val="both"/>
        <w:pPrChange w:id="3480" w:author="MARCELO" w:date="2009-06-07T15:32:00Z">
          <w:pPr>
            <w:pBdr>
              <w:bottom w:val="single" w:sz="4" w:space="1" w:color="000000"/>
            </w:pBdr>
            <w:spacing w:line="360" w:lineRule="auto"/>
            <w:ind w:firstLine="709"/>
            <w:jc w:val="both"/>
          </w:pPr>
        </w:pPrChange>
      </w:pPr>
    </w:p>
    <w:p w:rsidR="00FB039E" w:rsidDel="006F1A29" w:rsidRDefault="00FB039E" w:rsidP="00EB36D3">
      <w:pPr>
        <w:spacing w:line="360" w:lineRule="auto"/>
        <w:ind w:firstLine="709"/>
        <w:jc w:val="both"/>
        <w:rPr>
          <w:del w:id="3481" w:author="MARCELO" w:date="2009-06-07T23:58:00Z"/>
          <w:rFonts w:ascii="Times New Roman" w:hAnsi="Times New Roman"/>
          <w:bCs/>
        </w:rPr>
        <w:pPrChange w:id="3482" w:author="MARCELO" w:date="2009-06-07T15:32:00Z">
          <w:pPr>
            <w:pBdr>
              <w:bottom w:val="single" w:sz="4" w:space="1" w:color="000000"/>
            </w:pBdr>
            <w:spacing w:line="360" w:lineRule="auto"/>
            <w:ind w:firstLine="709"/>
            <w:jc w:val="both"/>
          </w:pPr>
        </w:pPrChange>
      </w:pPr>
      <w:ins w:id="3483" w:author="MARCELO" w:date="2009-05-17T18:43:00Z">
        <w:del w:id="3484" w:author="MARCELO PEREIRA" w:date="2009-05-28T16:06:00Z">
          <w:r w:rsidRPr="003C1AB6">
            <w:rPr>
              <w:rFonts w:ascii="Times New Roman" w:hAnsi="Times New Roman"/>
              <w:bCs/>
              <w:rPrChange w:id="3485" w:author="MARCELO" w:date="2009-06-07T22:54:00Z">
                <w:rPr>
                  <w:rFonts w:ascii="Times New Roman" w:hAnsi="Times New Roman"/>
                  <w:bCs/>
                  <w:color w:val="FF0000"/>
                </w:rPr>
              </w:rPrChange>
            </w:rPr>
            <w:delText>Para o</w:delText>
          </w:r>
        </w:del>
      </w:ins>
      <w:ins w:id="3486" w:author="MARCELO PEREIRA" w:date="2009-05-28T16:06:00Z">
        <w:r w:rsidRPr="003C1AB6">
          <w:rPr>
            <w:rFonts w:ascii="Times New Roman" w:hAnsi="Times New Roman"/>
            <w:bCs/>
            <w:rPrChange w:id="3487" w:author="MARCELO" w:date="2009-06-07T22:54:00Z">
              <w:rPr>
                <w:rFonts w:ascii="Times New Roman" w:hAnsi="Times New Roman"/>
                <w:bCs/>
                <w:color w:val="FF0000"/>
              </w:rPr>
            </w:rPrChange>
          </w:rPr>
          <w:t>O</w:t>
        </w:r>
      </w:ins>
      <w:ins w:id="3488" w:author="MARCELO" w:date="2009-05-17T18:43:00Z">
        <w:r w:rsidRPr="003C1AB6">
          <w:rPr>
            <w:rFonts w:ascii="Times New Roman" w:hAnsi="Times New Roman"/>
            <w:bCs/>
            <w:rPrChange w:id="3489" w:author="MARCELO" w:date="2009-06-07T22:54:00Z">
              <w:rPr>
                <w:rFonts w:ascii="Times New Roman" w:hAnsi="Times New Roman"/>
                <w:bCs/>
                <w:color w:val="FF0000"/>
              </w:rPr>
            </w:rPrChange>
          </w:rPr>
          <w:t xml:space="preserve"> módulo de análise</w:t>
        </w:r>
        <w:del w:id="3490" w:author="MARCELO PEREIRA" w:date="2009-05-28T16:06:00Z">
          <w:r w:rsidRPr="003C1AB6">
            <w:rPr>
              <w:rFonts w:ascii="Times New Roman" w:hAnsi="Times New Roman"/>
              <w:bCs/>
              <w:rPrChange w:id="3491" w:author="MARCELO" w:date="2009-06-07T22:54:00Z">
                <w:rPr>
                  <w:rFonts w:ascii="Times New Roman" w:hAnsi="Times New Roman"/>
                  <w:bCs/>
                  <w:color w:val="FF0000"/>
                </w:rPr>
              </w:rPrChange>
            </w:rPr>
            <w:delText>, foram levantadas</w:delText>
          </w:r>
        </w:del>
      </w:ins>
      <w:ins w:id="3492" w:author="MARCELO PEREIRA" w:date="2009-05-28T16:06:00Z">
        <w:r w:rsidRPr="003C1AB6">
          <w:rPr>
            <w:rFonts w:ascii="Times New Roman" w:hAnsi="Times New Roman"/>
            <w:bCs/>
            <w:rPrChange w:id="3493" w:author="MARCELO" w:date="2009-06-07T22:54:00Z">
              <w:rPr>
                <w:rFonts w:ascii="Times New Roman" w:hAnsi="Times New Roman"/>
                <w:bCs/>
                <w:color w:val="FF0000"/>
              </w:rPr>
            </w:rPrChange>
          </w:rPr>
          <w:t xml:space="preserve"> provê</w:t>
        </w:r>
      </w:ins>
      <w:ins w:id="3494" w:author="MARCELO" w:date="2009-05-17T18:43:00Z">
        <w:r w:rsidRPr="003C1AB6">
          <w:rPr>
            <w:rFonts w:ascii="Times New Roman" w:hAnsi="Times New Roman"/>
            <w:bCs/>
            <w:rPrChange w:id="3495" w:author="MARCELO" w:date="2009-06-07T22:54:00Z">
              <w:rPr>
                <w:rFonts w:ascii="Times New Roman" w:hAnsi="Times New Roman"/>
                <w:bCs/>
                <w:color w:val="FF0000"/>
              </w:rPr>
            </w:rPrChange>
          </w:rPr>
          <w:t xml:space="preserve"> funcionalidades que aux</w:t>
        </w:r>
      </w:ins>
      <w:ins w:id="3496" w:author="MARCELO" w:date="2009-05-17T18:44:00Z">
        <w:r w:rsidRPr="003C1AB6">
          <w:rPr>
            <w:rFonts w:ascii="Times New Roman" w:hAnsi="Times New Roman"/>
            <w:bCs/>
            <w:rPrChange w:id="3497" w:author="MARCELO" w:date="2009-06-07T22:54:00Z">
              <w:rPr>
                <w:rFonts w:ascii="Times New Roman" w:hAnsi="Times New Roman"/>
                <w:bCs/>
                <w:color w:val="FF0000"/>
              </w:rPr>
            </w:rPrChange>
          </w:rPr>
          <w:t>i</w:t>
        </w:r>
      </w:ins>
      <w:ins w:id="3498" w:author="MARCELO" w:date="2009-05-17T18:43:00Z">
        <w:r w:rsidRPr="003C1AB6">
          <w:rPr>
            <w:rFonts w:ascii="Times New Roman" w:hAnsi="Times New Roman"/>
            <w:bCs/>
            <w:rPrChange w:id="3499" w:author="MARCELO" w:date="2009-06-07T22:54:00Z">
              <w:rPr>
                <w:rFonts w:ascii="Times New Roman" w:hAnsi="Times New Roman"/>
                <w:bCs/>
                <w:color w:val="FF0000"/>
              </w:rPr>
            </w:rPrChange>
          </w:rPr>
          <w:t xml:space="preserve">liam </w:t>
        </w:r>
      </w:ins>
      <w:ins w:id="3500" w:author="MARCELO" w:date="2009-05-17T18:44:00Z">
        <w:r w:rsidRPr="003C1AB6">
          <w:rPr>
            <w:rFonts w:ascii="Times New Roman" w:hAnsi="Times New Roman"/>
            <w:bCs/>
            <w:rPrChange w:id="3501" w:author="MARCELO" w:date="2009-06-07T22:54:00Z">
              <w:rPr>
                <w:rFonts w:ascii="Times New Roman" w:hAnsi="Times New Roman"/>
                <w:bCs/>
                <w:color w:val="FF0000"/>
              </w:rPr>
            </w:rPrChange>
          </w:rPr>
          <w:t>na manutenção d</w:t>
        </w:r>
        <w:del w:id="3502" w:author="MARCELO PEREIRA" w:date="2009-05-28T16:06:00Z">
          <w:r w:rsidRPr="003C1AB6">
            <w:rPr>
              <w:rFonts w:ascii="Times New Roman" w:hAnsi="Times New Roman"/>
              <w:bCs/>
              <w:rPrChange w:id="3503" w:author="MARCELO" w:date="2009-06-07T22:54:00Z">
                <w:rPr>
                  <w:rFonts w:ascii="Times New Roman" w:hAnsi="Times New Roman"/>
                  <w:bCs/>
                  <w:color w:val="FF0000"/>
                </w:rPr>
              </w:rPrChange>
            </w:rPr>
            <w:delText>o</w:delText>
          </w:r>
        </w:del>
      </w:ins>
      <w:ins w:id="3504" w:author="MARCELO PEREIRA" w:date="2009-05-28T16:06:00Z">
        <w:r w:rsidRPr="003C1AB6">
          <w:rPr>
            <w:rFonts w:ascii="Times New Roman" w:hAnsi="Times New Roman"/>
            <w:bCs/>
            <w:rPrChange w:id="3505" w:author="MARCELO" w:date="2009-06-07T22:54:00Z">
              <w:rPr>
                <w:rFonts w:ascii="Times New Roman" w:hAnsi="Times New Roman"/>
                <w:bCs/>
                <w:color w:val="FF0000"/>
              </w:rPr>
            </w:rPrChange>
          </w:rPr>
          <w:t>e</w:t>
        </w:r>
      </w:ins>
      <w:ins w:id="3506" w:author="MARCELO" w:date="2009-05-17T18:44:00Z">
        <w:r w:rsidRPr="003C1AB6">
          <w:rPr>
            <w:rFonts w:ascii="Times New Roman" w:hAnsi="Times New Roman"/>
            <w:bCs/>
            <w:rPrChange w:id="3507" w:author="MARCELO" w:date="2009-06-07T22:54:00Z">
              <w:rPr>
                <w:rFonts w:ascii="Times New Roman" w:hAnsi="Times New Roman"/>
                <w:bCs/>
                <w:color w:val="FF0000"/>
              </w:rPr>
            </w:rPrChange>
          </w:rPr>
          <w:t xml:space="preserve"> código. </w:t>
        </w:r>
      </w:ins>
      <w:ins w:id="3508" w:author="MARCELO PEREIRA" w:date="2009-05-28T16:09:00Z">
        <w:r w:rsidRPr="003C1AB6">
          <w:rPr>
            <w:rFonts w:ascii="Times New Roman" w:hAnsi="Times New Roman"/>
            <w:bCs/>
            <w:rPrChange w:id="3509" w:author="MARCELO" w:date="2009-06-07T22:54:00Z">
              <w:rPr>
                <w:rFonts w:ascii="Times New Roman" w:hAnsi="Times New Roman"/>
                <w:bCs/>
                <w:color w:val="FF0000"/>
              </w:rPr>
            </w:rPrChange>
          </w:rPr>
          <w:t xml:space="preserve">Como visto anteriormente, </w:t>
        </w:r>
      </w:ins>
      <w:ins w:id="3510" w:author="MARCELO PEREIRA" w:date="2009-05-28T16:12:00Z">
        <w:r w:rsidRPr="003C1AB6">
          <w:rPr>
            <w:rFonts w:ascii="Times New Roman" w:hAnsi="Times New Roman"/>
            <w:bCs/>
            <w:rPrChange w:id="3511" w:author="MARCELO" w:date="2009-06-07T22:54:00Z">
              <w:rPr>
                <w:rFonts w:ascii="Times New Roman" w:hAnsi="Times New Roman"/>
                <w:bCs/>
                <w:color w:val="FF0000"/>
              </w:rPr>
            </w:rPrChange>
          </w:rPr>
          <w:t>a única funcionalidade de análise para código PL/SQL que se tem conhecimento é o sistema de métricas do Toad</w:t>
        </w:r>
      </w:ins>
      <w:ins w:id="3512" w:author="MARCELO PEREIRA" w:date="2009-05-28T16:13:00Z">
        <w:r w:rsidRPr="003C1AB6">
          <w:rPr>
            <w:rFonts w:ascii="Times New Roman" w:hAnsi="Times New Roman"/>
            <w:bCs/>
            <w:rPrChange w:id="3513" w:author="MARCELO" w:date="2009-06-07T22:54:00Z">
              <w:rPr>
                <w:rFonts w:ascii="Times New Roman" w:hAnsi="Times New Roman"/>
                <w:bCs/>
                <w:color w:val="FF0000"/>
              </w:rPr>
            </w:rPrChange>
          </w:rPr>
          <w:t xml:space="preserve"> Soft [32]. Para a ferramenta proposta por esse trabalho</w:t>
        </w:r>
      </w:ins>
      <w:ins w:id="3514" w:author="MARCELO" w:date="2009-06-20T14:44:00Z">
        <w:r w:rsidR="008531E8">
          <w:rPr>
            <w:rFonts w:ascii="Times New Roman" w:hAnsi="Times New Roman"/>
            <w:bCs/>
          </w:rPr>
          <w:t>,</w:t>
        </w:r>
      </w:ins>
      <w:ins w:id="3515" w:author="MARCELO PEREIRA" w:date="2009-05-28T16:13:00Z">
        <w:r w:rsidRPr="003C1AB6">
          <w:rPr>
            <w:rFonts w:ascii="Times New Roman" w:hAnsi="Times New Roman"/>
            <w:bCs/>
            <w:rPrChange w:id="3516" w:author="MARCELO" w:date="2009-06-07T22:54:00Z">
              <w:rPr>
                <w:rFonts w:ascii="Times New Roman" w:hAnsi="Times New Roman"/>
                <w:bCs/>
                <w:color w:val="FF0000"/>
              </w:rPr>
            </w:rPrChange>
          </w:rPr>
          <w:t xml:space="preserve"> foram definidas três funcionalidades analíticas</w:t>
        </w:r>
        <w:del w:id="3517" w:author="MARCELO" w:date="2009-06-07T22:54:00Z">
          <w:r w:rsidRPr="003C1AB6" w:rsidDel="003C1AB6">
            <w:rPr>
              <w:rFonts w:ascii="Times New Roman" w:hAnsi="Times New Roman"/>
              <w:bCs/>
              <w:rPrChange w:id="3518" w:author="MARCELO" w:date="2009-06-07T22:54:00Z">
                <w:rPr>
                  <w:rFonts w:ascii="Times New Roman" w:hAnsi="Times New Roman"/>
                  <w:bCs/>
                  <w:color w:val="FF0000"/>
                </w:rPr>
              </w:rPrChange>
            </w:rPr>
            <w:delText>. A escolha destas</w:delText>
          </w:r>
        </w:del>
        <w:del w:id="3519" w:author="MARCELO" w:date="2009-05-31T17:08:00Z">
          <w:r w:rsidRPr="003C1AB6" w:rsidDel="00686C47">
            <w:rPr>
              <w:rFonts w:ascii="Times New Roman" w:hAnsi="Times New Roman"/>
              <w:bCs/>
              <w:rPrChange w:id="3520" w:author="MARCELO" w:date="2009-06-07T22:54:00Z">
                <w:rPr>
                  <w:rFonts w:ascii="Times New Roman" w:hAnsi="Times New Roman"/>
                  <w:bCs/>
                  <w:color w:val="FF0000"/>
                </w:rPr>
              </w:rPrChange>
            </w:rPr>
            <w:delText>, foi</w:delText>
          </w:r>
        </w:del>
        <w:del w:id="3521" w:author="MARCELO" w:date="2009-06-07T22:54:00Z">
          <w:r w:rsidRPr="003C1AB6" w:rsidDel="003C1AB6">
            <w:rPr>
              <w:rFonts w:ascii="Times New Roman" w:hAnsi="Times New Roman"/>
              <w:bCs/>
              <w:rPrChange w:id="3522" w:author="MARCELO" w:date="2009-06-07T22:54:00Z">
                <w:rPr>
                  <w:rFonts w:ascii="Times New Roman" w:hAnsi="Times New Roman"/>
                  <w:bCs/>
                  <w:color w:val="FF0000"/>
                </w:rPr>
              </w:rPrChange>
            </w:rPr>
            <w:delText xml:space="preserve"> feita com base na disponibilidade</w:delText>
          </w:r>
        </w:del>
      </w:ins>
      <w:ins w:id="3523" w:author="MARCELO PEREIRA" w:date="2009-05-28T16:14:00Z">
        <w:del w:id="3524" w:author="MARCELO" w:date="2009-06-07T22:54:00Z">
          <w:r w:rsidRPr="003C1AB6" w:rsidDel="003C1AB6">
            <w:rPr>
              <w:rFonts w:ascii="Times New Roman" w:hAnsi="Times New Roman"/>
              <w:bCs/>
              <w:rPrChange w:id="3525" w:author="MARCELO" w:date="2009-06-07T22:54:00Z">
                <w:rPr>
                  <w:rFonts w:ascii="Times New Roman" w:hAnsi="Times New Roman"/>
                  <w:bCs/>
                  <w:color w:val="FF0000"/>
                </w:rPr>
              </w:rPrChange>
            </w:rPr>
            <w:delText xml:space="preserve"> das funcionalidades no mercado</w:delText>
          </w:r>
        </w:del>
      </w:ins>
      <w:ins w:id="3526" w:author="MARCELO" w:date="2009-06-07T22:54:00Z">
        <w:r w:rsidR="003C1AB6">
          <w:rPr>
            <w:rFonts w:ascii="Times New Roman" w:hAnsi="Times New Roman"/>
            <w:bCs/>
          </w:rPr>
          <w:t>, que foram escolhidas com base nas atuais funcionalidades oferecidas pelas ferramentas analisadas na seç</w:t>
        </w:r>
      </w:ins>
      <w:ins w:id="3527" w:author="MARCELO" w:date="2009-06-07T22:55:00Z">
        <w:r w:rsidR="003C1AB6">
          <w:rPr>
            <w:rFonts w:ascii="Times New Roman" w:hAnsi="Times New Roman"/>
            <w:bCs/>
          </w:rPr>
          <w:t xml:space="preserve">ão </w:t>
        </w:r>
      </w:ins>
      <w:ins w:id="3528" w:author="MARCELO" w:date="2009-06-08T23:56:00Z">
        <w:r w:rsidR="00E01E10">
          <w:rPr>
            <w:rFonts w:ascii="Times New Roman" w:hAnsi="Times New Roman"/>
            <w:bCs/>
          </w:rPr>
          <w:t>2.5</w:t>
        </w:r>
      </w:ins>
      <w:ins w:id="3529" w:author="MARCELO" w:date="2009-06-07T22:55:00Z">
        <w:r w:rsidR="003C1AB6">
          <w:rPr>
            <w:rFonts w:ascii="Times New Roman" w:hAnsi="Times New Roman"/>
            <w:bCs/>
          </w:rPr>
          <w:t xml:space="preserve"> e com as demandas elicitadas na seção 1.1</w:t>
        </w:r>
      </w:ins>
      <w:ins w:id="3530" w:author="MARCELO PEREIRA" w:date="2009-05-28T16:14:00Z">
        <w:r w:rsidRPr="003C1AB6">
          <w:rPr>
            <w:rFonts w:ascii="Times New Roman" w:hAnsi="Times New Roman"/>
            <w:bCs/>
            <w:rPrChange w:id="3531" w:author="MARCELO" w:date="2009-06-07T22:54:00Z">
              <w:rPr>
                <w:rFonts w:ascii="Times New Roman" w:hAnsi="Times New Roman"/>
                <w:bCs/>
                <w:color w:val="FF0000"/>
              </w:rPr>
            </w:rPrChange>
          </w:rPr>
          <w:t xml:space="preserve">. Para análise de códigos PL/SQL foram definidas: </w:t>
        </w:r>
        <w:del w:id="3532" w:author="MARCELO" w:date="2009-06-20T14:44:00Z">
          <w:r w:rsidRPr="003C1AB6" w:rsidDel="008531E8">
            <w:rPr>
              <w:rFonts w:ascii="Times New Roman" w:hAnsi="Times New Roman"/>
              <w:bCs/>
              <w:rPrChange w:id="3533" w:author="MARCELO" w:date="2009-06-07T22:54:00Z">
                <w:rPr>
                  <w:rFonts w:ascii="Times New Roman" w:hAnsi="Times New Roman"/>
                  <w:bCs/>
                  <w:color w:val="FF0000"/>
                </w:rPr>
              </w:rPrChange>
            </w:rPr>
            <w:delText>M</w:delText>
          </w:r>
        </w:del>
      </w:ins>
      <w:ins w:id="3534" w:author="MARCELO" w:date="2009-06-20T14:44:00Z">
        <w:r w:rsidR="008531E8">
          <w:rPr>
            <w:rFonts w:ascii="Times New Roman" w:hAnsi="Times New Roman"/>
            <w:bCs/>
          </w:rPr>
          <w:t>m</w:t>
        </w:r>
      </w:ins>
      <w:ins w:id="3535" w:author="MARCELO PEREIRA" w:date="2009-05-28T16:14:00Z">
        <w:r w:rsidRPr="003C1AB6">
          <w:rPr>
            <w:rFonts w:ascii="Times New Roman" w:hAnsi="Times New Roman"/>
            <w:bCs/>
            <w:rPrChange w:id="3536" w:author="MARCELO" w:date="2009-06-07T22:54:00Z">
              <w:rPr>
                <w:rFonts w:ascii="Times New Roman" w:hAnsi="Times New Roman"/>
                <w:bCs/>
                <w:color w:val="FF0000"/>
              </w:rPr>
            </w:rPrChange>
          </w:rPr>
          <w:t xml:space="preserve">étricas e </w:t>
        </w:r>
        <w:del w:id="3537" w:author="MARCELO" w:date="2009-06-20T14:44:00Z">
          <w:r w:rsidRPr="003C1AB6" w:rsidDel="008531E8">
            <w:rPr>
              <w:rFonts w:ascii="Times New Roman" w:hAnsi="Times New Roman"/>
              <w:bCs/>
              <w:rPrChange w:id="3538" w:author="MARCELO" w:date="2009-06-07T22:54:00Z">
                <w:rPr>
                  <w:rFonts w:ascii="Times New Roman" w:hAnsi="Times New Roman"/>
                  <w:bCs/>
                  <w:color w:val="FF0000"/>
                </w:rPr>
              </w:rPrChange>
            </w:rPr>
            <w:delText>G</w:delText>
          </w:r>
        </w:del>
      </w:ins>
      <w:ins w:id="3539" w:author="MARCELO" w:date="2009-06-20T14:44:00Z">
        <w:r w:rsidR="008531E8">
          <w:rPr>
            <w:rFonts w:ascii="Times New Roman" w:hAnsi="Times New Roman"/>
            <w:bCs/>
          </w:rPr>
          <w:t>g</w:t>
        </w:r>
      </w:ins>
      <w:ins w:id="3540" w:author="MARCELO PEREIRA" w:date="2009-05-28T16:14:00Z">
        <w:r w:rsidRPr="003C1AB6">
          <w:rPr>
            <w:rFonts w:ascii="Times New Roman" w:hAnsi="Times New Roman"/>
            <w:bCs/>
            <w:rPrChange w:id="3541" w:author="MARCELO" w:date="2009-06-07T22:54:00Z">
              <w:rPr>
                <w:rFonts w:ascii="Times New Roman" w:hAnsi="Times New Roman"/>
                <w:bCs/>
                <w:color w:val="FF0000"/>
              </w:rPr>
            </w:rPrChange>
          </w:rPr>
          <w:t xml:space="preserve">ráfico de </w:t>
        </w:r>
        <w:del w:id="3542" w:author="MARCELO" w:date="2009-06-20T14:44:00Z">
          <w:r w:rsidRPr="003C1AB6" w:rsidDel="008531E8">
            <w:rPr>
              <w:rFonts w:ascii="Times New Roman" w:hAnsi="Times New Roman"/>
              <w:bCs/>
              <w:rPrChange w:id="3543" w:author="MARCELO" w:date="2009-06-07T22:54:00Z">
                <w:rPr>
                  <w:rFonts w:ascii="Times New Roman" w:hAnsi="Times New Roman"/>
                  <w:bCs/>
                  <w:color w:val="FF0000"/>
                </w:rPr>
              </w:rPrChange>
            </w:rPr>
            <w:delText>D</w:delText>
          </w:r>
        </w:del>
      </w:ins>
      <w:ins w:id="3544" w:author="MARCELO" w:date="2009-06-20T14:44:00Z">
        <w:r w:rsidR="008531E8">
          <w:rPr>
            <w:rFonts w:ascii="Times New Roman" w:hAnsi="Times New Roman"/>
            <w:bCs/>
          </w:rPr>
          <w:t>d</w:t>
        </w:r>
      </w:ins>
      <w:ins w:id="3545" w:author="MARCELO PEREIRA" w:date="2009-05-28T16:14:00Z">
        <w:r w:rsidRPr="003C1AB6">
          <w:rPr>
            <w:rFonts w:ascii="Times New Roman" w:hAnsi="Times New Roman"/>
            <w:bCs/>
            <w:rPrChange w:id="3546" w:author="MARCELO" w:date="2009-06-07T22:54:00Z">
              <w:rPr>
                <w:rFonts w:ascii="Times New Roman" w:hAnsi="Times New Roman"/>
                <w:bCs/>
                <w:color w:val="FF0000"/>
              </w:rPr>
            </w:rPrChange>
          </w:rPr>
          <w:t xml:space="preserve">ependência de </w:t>
        </w:r>
        <w:del w:id="3547" w:author="MARCELO" w:date="2009-06-20T14:44:00Z">
          <w:r w:rsidRPr="003C1AB6" w:rsidDel="008531E8">
            <w:rPr>
              <w:rFonts w:ascii="Times New Roman" w:hAnsi="Times New Roman"/>
              <w:bCs/>
              <w:rPrChange w:id="3548" w:author="MARCELO" w:date="2009-06-07T22:54:00Z">
                <w:rPr>
                  <w:rFonts w:ascii="Times New Roman" w:hAnsi="Times New Roman"/>
                  <w:bCs/>
                  <w:color w:val="FF0000"/>
                </w:rPr>
              </w:rPrChange>
            </w:rPr>
            <w:delText>R</w:delText>
          </w:r>
        </w:del>
      </w:ins>
      <w:ins w:id="3549" w:author="MARCELO" w:date="2009-06-20T14:44:00Z">
        <w:r w:rsidR="008531E8">
          <w:rPr>
            <w:rFonts w:ascii="Times New Roman" w:hAnsi="Times New Roman"/>
            <w:bCs/>
          </w:rPr>
          <w:t>r</w:t>
        </w:r>
      </w:ins>
      <w:ins w:id="3550" w:author="MARCELO PEREIRA" w:date="2009-05-28T16:14:00Z">
        <w:r w:rsidRPr="003C1AB6">
          <w:rPr>
            <w:rFonts w:ascii="Times New Roman" w:hAnsi="Times New Roman"/>
            <w:bCs/>
            <w:rPrChange w:id="3551" w:author="MARCELO" w:date="2009-06-07T22:54:00Z">
              <w:rPr>
                <w:rFonts w:ascii="Times New Roman" w:hAnsi="Times New Roman"/>
                <w:bCs/>
                <w:color w:val="FF0000"/>
              </w:rPr>
            </w:rPrChange>
          </w:rPr>
          <w:t>otinas.</w:t>
        </w:r>
      </w:ins>
      <w:ins w:id="3552" w:author="MARCELO PEREIRA" w:date="2009-05-28T16:15:00Z">
        <w:r w:rsidRPr="003C1AB6">
          <w:rPr>
            <w:rFonts w:ascii="Times New Roman" w:hAnsi="Times New Roman"/>
            <w:bCs/>
            <w:rPrChange w:id="3553" w:author="MARCELO" w:date="2009-06-07T22:54:00Z">
              <w:rPr>
                <w:rFonts w:ascii="Times New Roman" w:hAnsi="Times New Roman"/>
                <w:bCs/>
                <w:color w:val="FF0000"/>
              </w:rPr>
            </w:rPrChange>
          </w:rPr>
          <w:t xml:space="preserve"> Para análise do banco de dados</w:t>
        </w:r>
      </w:ins>
      <w:ins w:id="3554" w:author="MARCELO" w:date="2009-06-20T14:45:00Z">
        <w:r w:rsidR="008531E8">
          <w:rPr>
            <w:rFonts w:ascii="Times New Roman" w:hAnsi="Times New Roman"/>
            <w:bCs/>
          </w:rPr>
          <w:t>,</w:t>
        </w:r>
      </w:ins>
      <w:ins w:id="3555" w:author="MARCELO PEREIRA" w:date="2009-05-28T16:15:00Z">
        <w:r w:rsidRPr="003C1AB6">
          <w:rPr>
            <w:rFonts w:ascii="Times New Roman" w:hAnsi="Times New Roman"/>
            <w:bCs/>
            <w:rPrChange w:id="3556" w:author="MARCELO" w:date="2009-06-07T22:54:00Z">
              <w:rPr>
                <w:rFonts w:ascii="Times New Roman" w:hAnsi="Times New Roman"/>
                <w:bCs/>
                <w:color w:val="FF0000"/>
              </w:rPr>
            </w:rPrChange>
          </w:rPr>
          <w:t xml:space="preserve"> foi selecionada </w:t>
        </w:r>
      </w:ins>
      <w:ins w:id="3557" w:author="MARCELO PEREIRA" w:date="2009-05-28T16:16:00Z">
        <w:r w:rsidRPr="003C1AB6">
          <w:rPr>
            <w:rFonts w:ascii="Times New Roman" w:hAnsi="Times New Roman"/>
            <w:bCs/>
            <w:rPrChange w:id="3558" w:author="MARCELO" w:date="2009-06-07T22:54:00Z">
              <w:rPr>
                <w:rFonts w:ascii="Times New Roman" w:hAnsi="Times New Roman"/>
                <w:bCs/>
                <w:color w:val="FF0000"/>
              </w:rPr>
            </w:rPrChange>
          </w:rPr>
          <w:t>a exibição do modelo relacional das tabelas.</w:t>
        </w:r>
      </w:ins>
      <w:ins w:id="3559" w:author="MARCELO PEREIRA" w:date="2009-05-28T16:17:00Z">
        <w:r w:rsidRPr="003C1AB6">
          <w:rPr>
            <w:rFonts w:ascii="Times New Roman" w:hAnsi="Times New Roman"/>
            <w:bCs/>
            <w:rPrChange w:id="3560" w:author="MARCELO" w:date="2009-06-07T22:54:00Z">
              <w:rPr>
                <w:rFonts w:ascii="Times New Roman" w:hAnsi="Times New Roman"/>
                <w:bCs/>
                <w:color w:val="FF0000"/>
              </w:rPr>
            </w:rPrChange>
          </w:rPr>
          <w:t xml:space="preserve"> </w:t>
        </w:r>
      </w:ins>
      <w:ins w:id="3561" w:author="MARCELO" w:date="2009-06-08T23:12:00Z">
        <w:r w:rsidR="006F1A29">
          <w:rPr>
            <w:rFonts w:ascii="Times New Roman" w:hAnsi="Times New Roman"/>
            <w:bCs/>
          </w:rPr>
          <w:t>A Figura 3.3 exibe a definição, em UML, da unidade de análise do PL/SQL Helper.</w:t>
        </w:r>
      </w:ins>
    </w:p>
    <w:p w:rsidR="006F1A29" w:rsidRPr="003C1AB6" w:rsidRDefault="006F1A29" w:rsidP="00EB36D3">
      <w:pPr>
        <w:spacing w:line="360" w:lineRule="auto"/>
        <w:ind w:firstLine="709"/>
        <w:jc w:val="both"/>
        <w:rPr>
          <w:ins w:id="3562" w:author="MARCELO" w:date="2009-06-08T23:12:00Z"/>
          <w:rFonts w:ascii="Times New Roman" w:hAnsi="Times New Roman"/>
          <w:bCs/>
          <w:rPrChange w:id="3563" w:author="MARCELO" w:date="2009-06-07T22:54:00Z">
            <w:rPr>
              <w:ins w:id="3564" w:author="MARCELO" w:date="2009-06-08T23:12:00Z"/>
              <w:rFonts w:ascii="Times New Roman" w:hAnsi="Times New Roman"/>
              <w:bCs/>
              <w:color w:val="FF0000"/>
            </w:rPr>
          </w:rPrChange>
        </w:rPr>
        <w:pPrChange w:id="3565" w:author="MARCELO" w:date="2009-06-07T15:32:00Z">
          <w:pPr>
            <w:pBdr>
              <w:bottom w:val="single" w:sz="4" w:space="1" w:color="000000"/>
            </w:pBdr>
            <w:spacing w:line="360" w:lineRule="auto"/>
            <w:ind w:firstLine="709"/>
            <w:jc w:val="both"/>
          </w:pPr>
        </w:pPrChange>
      </w:pPr>
    </w:p>
    <w:p w:rsidR="0039569F" w:rsidRDefault="006C3C68" w:rsidP="0039569F">
      <w:pPr>
        <w:keepNext/>
        <w:spacing w:line="360" w:lineRule="auto"/>
        <w:ind w:left="1418" w:firstLine="709"/>
        <w:jc w:val="both"/>
        <w:rPr>
          <w:ins w:id="3566" w:author="MARCELO" w:date="2009-06-20T14:45:00Z"/>
        </w:rPr>
        <w:pPrChange w:id="3567" w:author="MARCELO" w:date="2009-06-20T14:45:00Z">
          <w:pPr>
            <w:spacing w:line="360" w:lineRule="auto"/>
            <w:ind w:left="1418" w:firstLine="709"/>
            <w:jc w:val="both"/>
          </w:pPr>
        </w:pPrChange>
      </w:pPr>
      <w:ins w:id="3568" w:author="MARCELO" w:date="2009-06-08T23:12:00Z">
        <w:r>
          <w:rPr>
            <w:rFonts w:ascii="Times New Roman" w:hAnsi="Times New Roman"/>
            <w:bCs/>
            <w:noProof/>
            <w:color w:val="FF0000"/>
            <w:lang w:eastAsia="pt-BR"/>
          </w:rPr>
          <w:drawing>
            <wp:inline distT="0" distB="0" distL="0" distR="0">
              <wp:extent cx="3816985" cy="2094865"/>
              <wp:effectExtent l="19050" t="0" r="0" b="0"/>
              <wp:docPr id="24" name="Imagem 24" descr="analysis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alysisUnit"/>
                      <pic:cNvPicPr>
                        <a:picLocks noChangeAspect="1" noChangeArrowheads="1"/>
                      </pic:cNvPicPr>
                    </pic:nvPicPr>
                    <pic:blipFill>
                      <a:blip r:embed="rId15"/>
                      <a:srcRect/>
                      <a:stretch>
                        <a:fillRect/>
                      </a:stretch>
                    </pic:blipFill>
                    <pic:spPr bwMode="auto">
                      <a:xfrm>
                        <a:off x="0" y="0"/>
                        <a:ext cx="3816985" cy="2094865"/>
                      </a:xfrm>
                      <a:prstGeom prst="rect">
                        <a:avLst/>
                      </a:prstGeom>
                      <a:noFill/>
                      <a:ln w="9525">
                        <a:noFill/>
                        <a:miter lim="800000"/>
                        <a:headEnd/>
                        <a:tailEnd/>
                      </a:ln>
                    </pic:spPr>
                  </pic:pic>
                </a:graphicData>
              </a:graphic>
            </wp:inline>
          </w:drawing>
        </w:r>
      </w:ins>
    </w:p>
    <w:p w:rsidR="0039569F" w:rsidRDefault="0039569F" w:rsidP="0039569F">
      <w:pPr>
        <w:pStyle w:val="Legenda"/>
        <w:ind w:left="2127"/>
        <w:jc w:val="both"/>
        <w:rPr>
          <w:ins w:id="3569" w:author="MARCELO" w:date="2009-06-20T14:45:00Z"/>
        </w:rPr>
        <w:pPrChange w:id="3570" w:author="MARCELO" w:date="2009-06-20T14:45:00Z">
          <w:pPr>
            <w:pStyle w:val="Legenda"/>
          </w:pPr>
        </w:pPrChange>
      </w:pPr>
      <w:ins w:id="3571" w:author="MARCELO" w:date="2009-06-20T14:45:00Z">
        <w:r>
          <w:t xml:space="preserve">  </w:t>
        </w:r>
        <w:r w:rsidRPr="00D5429C">
          <w:t>Figura 3.3 - Definição da entidade de análise do PL/SQL Helper</w:t>
        </w:r>
      </w:ins>
    </w:p>
    <w:p w:rsidR="00FB039E" w:rsidRDefault="00FB039E" w:rsidP="006F1A29">
      <w:pPr>
        <w:spacing w:line="360" w:lineRule="auto"/>
        <w:ind w:left="1418" w:firstLine="709"/>
        <w:jc w:val="both"/>
        <w:rPr>
          <w:color w:val="FF0000"/>
        </w:rPr>
        <w:pPrChange w:id="3572" w:author="MARCELO" w:date="2009-06-08T23:12:00Z">
          <w:pPr>
            <w:pBdr>
              <w:bottom w:val="single" w:sz="4" w:space="1" w:color="000000"/>
            </w:pBdr>
            <w:spacing w:line="360" w:lineRule="auto"/>
            <w:ind w:firstLine="709"/>
            <w:jc w:val="both"/>
          </w:pPr>
        </w:pPrChange>
      </w:pPr>
      <w:ins w:id="3573" w:author="MARCELO" w:date="2009-05-17T19:00:00Z">
        <w:del w:id="3574" w:author="MARCELO PEREIRA" w:date="2009-05-28T16:17:00Z">
          <w:r>
            <w:rPr>
              <w:rFonts w:ascii="Times New Roman" w:hAnsi="Times New Roman"/>
              <w:bCs/>
              <w:color w:val="FF0000"/>
            </w:rPr>
            <w:delText>A escolha das funcionalidades foi</w:delText>
          </w:r>
        </w:del>
      </w:ins>
      <w:ins w:id="3575" w:author="MARCELO" w:date="2009-05-17T18:58:00Z">
        <w:del w:id="3576" w:author="MARCELO PEREIRA" w:date="2009-05-28T16:17:00Z">
          <w:r>
            <w:rPr>
              <w:rFonts w:ascii="Times New Roman" w:hAnsi="Times New Roman"/>
              <w:bCs/>
              <w:color w:val="FF0000"/>
            </w:rPr>
            <w:delText xml:space="preserve"> feita com base em </w:delText>
          </w:r>
        </w:del>
        <w:del w:id="3577" w:author="MARCELO PEREIRA" w:date="2009-05-18T16:12:00Z">
          <w:r>
            <w:rPr>
              <w:rFonts w:ascii="Times New Roman" w:hAnsi="Times New Roman"/>
              <w:bCs/>
              <w:color w:val="FF0000"/>
            </w:rPr>
            <w:delText>minha experi</w:delText>
          </w:r>
        </w:del>
      </w:ins>
      <w:ins w:id="3578" w:author="MARCELO" w:date="2009-05-17T18:59:00Z">
        <w:del w:id="3579" w:author="MARCELO PEREIRA" w:date="2009-05-18T16:12:00Z">
          <w:r>
            <w:rPr>
              <w:rFonts w:ascii="Times New Roman" w:hAnsi="Times New Roman"/>
              <w:bCs/>
              <w:color w:val="FF0000"/>
            </w:rPr>
            <w:delText>ência pessoal.</w:delText>
          </w:r>
        </w:del>
        <w:del w:id="3580" w:author="MARCELO PEREIRA" w:date="2009-05-28T16:17:00Z">
          <w:r>
            <w:rPr>
              <w:rFonts w:ascii="Times New Roman" w:hAnsi="Times New Roman"/>
              <w:bCs/>
              <w:color w:val="FF0000"/>
            </w:rPr>
            <w:delText xml:space="preserve"> </w:delText>
          </w:r>
        </w:del>
        <w:del w:id="3581" w:author="MARCELO PEREIRA" w:date="2009-05-18T16:16:00Z">
          <w:r>
            <w:rPr>
              <w:rFonts w:ascii="Times New Roman" w:hAnsi="Times New Roman"/>
              <w:bCs/>
              <w:color w:val="FF0000"/>
            </w:rPr>
            <w:delText>A</w:delText>
          </w:r>
        </w:del>
        <w:del w:id="3582" w:author="MARCELO PEREIRA" w:date="2009-05-28T16:17:00Z">
          <w:r>
            <w:rPr>
              <w:rFonts w:ascii="Times New Roman" w:hAnsi="Times New Roman"/>
              <w:bCs/>
              <w:color w:val="FF0000"/>
            </w:rPr>
            <w:delText>o ser contratado pela empresa</w:delText>
          </w:r>
        </w:del>
        <w:del w:id="3583" w:author="MARCELO PEREIRA" w:date="2009-05-18T16:16:00Z">
          <w:r>
            <w:rPr>
              <w:rFonts w:ascii="Times New Roman" w:hAnsi="Times New Roman"/>
              <w:bCs/>
              <w:color w:val="FF0000"/>
            </w:rPr>
            <w:delText>, eu fui designado para tarefa de otimizaç</w:delText>
          </w:r>
        </w:del>
      </w:ins>
      <w:ins w:id="3584" w:author="MARCELO" w:date="2009-05-17T19:00:00Z">
        <w:del w:id="3585" w:author="MARCELO PEREIRA" w:date="2009-05-18T16:16:00Z">
          <w:r>
            <w:rPr>
              <w:rFonts w:ascii="Times New Roman" w:hAnsi="Times New Roman"/>
              <w:bCs/>
              <w:color w:val="FF0000"/>
            </w:rPr>
            <w:delText>ão do sistema da empresa, o</w:delText>
          </w:r>
        </w:del>
        <w:del w:id="3586" w:author="MARCELO PEREIRA" w:date="2009-05-28T16:17:00Z">
          <w:r>
            <w:rPr>
              <w:rFonts w:ascii="Times New Roman" w:hAnsi="Times New Roman"/>
              <w:bCs/>
              <w:color w:val="FF0000"/>
            </w:rPr>
            <w:delText xml:space="preserve"> </w:delText>
          </w:r>
        </w:del>
        <w:del w:id="3587" w:author="MARCELO PEREIRA" w:date="2009-05-18T16:16:00Z">
          <w:r>
            <w:rPr>
              <w:rFonts w:ascii="Times New Roman" w:hAnsi="Times New Roman"/>
              <w:bCs/>
              <w:color w:val="FF0000"/>
            </w:rPr>
            <w:delText>que me trouxe problemas de adaptaç</w:delText>
          </w:r>
        </w:del>
      </w:ins>
      <w:ins w:id="3588" w:author="MARCELO" w:date="2009-05-17T19:01:00Z">
        <w:del w:id="3589" w:author="MARCELO PEREIRA" w:date="2009-05-18T16:16:00Z">
          <w:r>
            <w:rPr>
              <w:rFonts w:ascii="Times New Roman" w:hAnsi="Times New Roman"/>
              <w:bCs/>
              <w:color w:val="FF0000"/>
            </w:rPr>
            <w:delText>ão</w:delText>
          </w:r>
        </w:del>
      </w:ins>
      <w:ins w:id="3590" w:author="MARCELO" w:date="2009-05-17T19:00:00Z">
        <w:del w:id="3591" w:author="MARCELO PEREIRA" w:date="2009-05-28T16:17:00Z">
          <w:r>
            <w:rPr>
              <w:rFonts w:ascii="Times New Roman" w:hAnsi="Times New Roman"/>
              <w:bCs/>
              <w:color w:val="FF0000"/>
            </w:rPr>
            <w:delText>.</w:delText>
          </w:r>
        </w:del>
      </w:ins>
      <w:ins w:id="3592" w:author="MARCELO" w:date="2009-05-17T19:01:00Z">
        <w:del w:id="3593" w:author="MARCELO PEREIRA" w:date="2009-05-28T16:17:00Z">
          <w:r>
            <w:rPr>
              <w:rFonts w:ascii="Times New Roman" w:hAnsi="Times New Roman"/>
              <w:bCs/>
              <w:color w:val="FF0000"/>
            </w:rPr>
            <w:delText xml:space="preserve"> </w:delText>
          </w:r>
        </w:del>
        <w:del w:id="3594" w:author="MARCELO PEREIRA" w:date="2009-05-18T16:17:00Z">
          <w:r>
            <w:rPr>
              <w:rFonts w:ascii="Times New Roman" w:hAnsi="Times New Roman"/>
              <w:bCs/>
              <w:color w:val="FF0000"/>
            </w:rPr>
            <w:delText>Foi muito</w:delText>
          </w:r>
        </w:del>
        <w:del w:id="3595" w:author="MARCELO PEREIRA" w:date="2009-05-28T16:17:00Z">
          <w:r>
            <w:rPr>
              <w:rFonts w:ascii="Times New Roman" w:hAnsi="Times New Roman"/>
              <w:bCs/>
              <w:color w:val="FF0000"/>
            </w:rPr>
            <w:delText xml:space="preserve"> difícil entender a semântica das rotinas e seus relacionamentos</w:delText>
          </w:r>
        </w:del>
        <w:del w:id="3596" w:author="MARCELO PEREIRA" w:date="2009-05-18T16:17:00Z">
          <w:r>
            <w:rPr>
              <w:rFonts w:ascii="Times New Roman" w:hAnsi="Times New Roman"/>
              <w:bCs/>
              <w:color w:val="FF0000"/>
            </w:rPr>
            <w:delText>. Logo, eu não sabia</w:delText>
          </w:r>
        </w:del>
        <w:del w:id="3597" w:author="MARCELO PEREIRA" w:date="2009-05-28T16:17:00Z">
          <w:r>
            <w:rPr>
              <w:rFonts w:ascii="Times New Roman" w:hAnsi="Times New Roman"/>
              <w:bCs/>
              <w:color w:val="FF0000"/>
            </w:rPr>
            <w:delText xml:space="preserve"> ao certo quais </w:delText>
          </w:r>
        </w:del>
      </w:ins>
      <w:ins w:id="3598" w:author="MARCELO" w:date="2009-05-17T19:04:00Z">
        <w:del w:id="3599" w:author="MARCELO PEREIRA" w:date="2009-05-28T16:17:00Z">
          <w:r>
            <w:rPr>
              <w:rFonts w:ascii="Times New Roman" w:hAnsi="Times New Roman"/>
              <w:bCs/>
              <w:color w:val="FF0000"/>
            </w:rPr>
            <w:delText xml:space="preserve">as </w:delText>
          </w:r>
        </w:del>
      </w:ins>
      <w:ins w:id="3600" w:author="MARCELO" w:date="2009-05-17T19:01:00Z">
        <w:del w:id="3601" w:author="MARCELO PEREIRA" w:date="2009-05-28T16:17:00Z">
          <w:r>
            <w:rPr>
              <w:rFonts w:ascii="Times New Roman" w:hAnsi="Times New Roman"/>
              <w:bCs/>
              <w:color w:val="FF0000"/>
            </w:rPr>
            <w:delText xml:space="preserve">conseqüências </w:delText>
          </w:r>
        </w:del>
      </w:ins>
      <w:ins w:id="3602" w:author="MARCELO" w:date="2009-05-17T19:04:00Z">
        <w:del w:id="3603" w:author="MARCELO PEREIRA" w:date="2009-05-28T16:17:00Z">
          <w:r>
            <w:rPr>
              <w:rFonts w:ascii="Times New Roman" w:hAnsi="Times New Roman"/>
              <w:bCs/>
              <w:color w:val="FF0000"/>
            </w:rPr>
            <w:delText>em se</w:delText>
          </w:r>
        </w:del>
      </w:ins>
      <w:ins w:id="3604" w:author="MARCELO" w:date="2009-05-17T19:01:00Z">
        <w:del w:id="3605" w:author="MARCELO PEREIRA" w:date="2009-05-28T16:17:00Z">
          <w:r>
            <w:rPr>
              <w:rFonts w:ascii="Times New Roman" w:hAnsi="Times New Roman"/>
              <w:bCs/>
              <w:color w:val="FF0000"/>
            </w:rPr>
            <w:delText xml:space="preserve"> altera</w:delText>
          </w:r>
        </w:del>
      </w:ins>
      <w:ins w:id="3606" w:author="MARCELO" w:date="2009-05-17T19:04:00Z">
        <w:del w:id="3607" w:author="MARCELO PEREIRA" w:date="2009-05-28T16:17:00Z">
          <w:r>
            <w:rPr>
              <w:rFonts w:ascii="Times New Roman" w:hAnsi="Times New Roman"/>
              <w:bCs/>
              <w:color w:val="FF0000"/>
            </w:rPr>
            <w:delText>r</w:delText>
          </w:r>
        </w:del>
      </w:ins>
      <w:ins w:id="3608" w:author="MARCELO" w:date="2009-05-17T19:01:00Z">
        <w:del w:id="3609" w:author="MARCELO PEREIRA" w:date="2009-05-28T16:17:00Z">
          <w:r>
            <w:rPr>
              <w:rFonts w:ascii="Times New Roman" w:hAnsi="Times New Roman"/>
              <w:bCs/>
              <w:color w:val="FF0000"/>
            </w:rPr>
            <w:delText xml:space="preserve"> determinada rotina. </w:delText>
          </w:r>
        </w:del>
      </w:ins>
    </w:p>
    <w:p w:rsidR="00FB039E" w:rsidDel="0039569F" w:rsidRDefault="00FB039E" w:rsidP="00EB36D3">
      <w:pPr>
        <w:spacing w:line="360" w:lineRule="auto"/>
        <w:ind w:firstLine="709"/>
        <w:jc w:val="both"/>
        <w:rPr>
          <w:del w:id="3610" w:author="MARCELO" w:date="2009-06-20T14:45:00Z"/>
          <w:color w:val="FF0000"/>
        </w:rPr>
        <w:pPrChange w:id="3611"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pPrChange w:id="3612" w:author="MARCELO" w:date="2009-06-07T15:32:00Z">
          <w:pPr>
            <w:pBdr>
              <w:bottom w:val="single" w:sz="4" w:space="1" w:color="000000"/>
            </w:pBdr>
            <w:spacing w:line="360" w:lineRule="auto"/>
            <w:ind w:firstLine="709"/>
            <w:jc w:val="both"/>
          </w:pPr>
        </w:pPrChange>
      </w:pPr>
    </w:p>
    <w:p w:rsidR="00FB039E" w:rsidRPr="00C301E0" w:rsidRDefault="00FB039E" w:rsidP="00EB36D3">
      <w:pPr>
        <w:spacing w:line="360" w:lineRule="auto"/>
        <w:ind w:firstLine="709"/>
        <w:jc w:val="both"/>
        <w:rPr>
          <w:rPrChange w:id="3613" w:author="MARCELO" w:date="2009-06-07T23:00:00Z">
            <w:rPr>
              <w:color w:val="FF0000"/>
            </w:rPr>
          </w:rPrChange>
        </w:rPr>
        <w:pPrChange w:id="3614" w:author="MARCELO" w:date="2009-06-07T15:32:00Z">
          <w:pPr>
            <w:pBdr>
              <w:bottom w:val="single" w:sz="4" w:space="1" w:color="000000"/>
            </w:pBdr>
            <w:spacing w:line="360" w:lineRule="auto"/>
            <w:ind w:firstLine="709"/>
            <w:jc w:val="both"/>
          </w:pPr>
        </w:pPrChange>
      </w:pPr>
      <w:ins w:id="3615" w:author="MARCELO PEREIRA" w:date="2009-05-18T16:23:00Z">
        <w:r w:rsidRPr="00C301E0">
          <w:rPr>
            <w:rFonts w:ascii="Times New Roman" w:hAnsi="Times New Roman"/>
            <w:b/>
            <w:bCs/>
            <w:rPrChange w:id="3616" w:author="MARCELO" w:date="2009-06-07T23:00:00Z">
              <w:rPr>
                <w:rFonts w:ascii="Times New Roman" w:hAnsi="Times New Roman"/>
                <w:b/>
                <w:bCs/>
                <w:color w:val="FF0000"/>
              </w:rPr>
            </w:rPrChange>
          </w:rPr>
          <w:t>3.</w:t>
        </w:r>
        <w:del w:id="3617" w:author="MARCELO" w:date="2009-06-08T23:45:00Z">
          <w:r w:rsidRPr="00C301E0" w:rsidDel="00B62D98">
            <w:rPr>
              <w:rFonts w:ascii="Times New Roman" w:hAnsi="Times New Roman"/>
              <w:b/>
              <w:bCs/>
              <w:rPrChange w:id="3618" w:author="MARCELO" w:date="2009-06-07T23:00:00Z">
                <w:rPr>
                  <w:rFonts w:ascii="Times New Roman" w:hAnsi="Times New Roman"/>
                  <w:b/>
                  <w:bCs/>
                  <w:color w:val="FF0000"/>
                </w:rPr>
              </w:rPrChange>
            </w:rPr>
            <w:delText>2</w:delText>
          </w:r>
        </w:del>
      </w:ins>
      <w:ins w:id="3619" w:author="MARCELO" w:date="2009-06-08T23:45:00Z">
        <w:r w:rsidR="00B62D98">
          <w:rPr>
            <w:rFonts w:ascii="Times New Roman" w:hAnsi="Times New Roman"/>
            <w:b/>
            <w:bCs/>
          </w:rPr>
          <w:t>3</w:t>
        </w:r>
      </w:ins>
      <w:ins w:id="3620" w:author="MARCELO PEREIRA" w:date="2009-05-18T16:23:00Z">
        <w:r w:rsidRPr="00C301E0">
          <w:rPr>
            <w:rFonts w:ascii="Times New Roman" w:hAnsi="Times New Roman"/>
            <w:b/>
            <w:bCs/>
            <w:rPrChange w:id="3621" w:author="MARCELO" w:date="2009-06-07T23:00:00Z">
              <w:rPr>
                <w:rFonts w:ascii="Times New Roman" w:hAnsi="Times New Roman"/>
                <w:b/>
                <w:bCs/>
                <w:color w:val="FF0000"/>
              </w:rPr>
            </w:rPrChange>
          </w:rPr>
          <w:t>.2.1 Gráfico de Dependências</w:t>
        </w:r>
      </w:ins>
    </w:p>
    <w:p w:rsidR="00FB039E" w:rsidRPr="00C301E0" w:rsidRDefault="00FB039E" w:rsidP="00EB36D3">
      <w:pPr>
        <w:spacing w:line="360" w:lineRule="auto"/>
        <w:ind w:firstLine="709"/>
        <w:jc w:val="both"/>
        <w:rPr>
          <w:rPrChange w:id="3622" w:author="MARCELO" w:date="2009-06-07T23:00:00Z">
            <w:rPr>
              <w:color w:val="FF0000"/>
            </w:rPr>
          </w:rPrChange>
        </w:rPr>
        <w:pPrChange w:id="3623" w:author="MARCELO" w:date="2009-06-07T15:32:00Z">
          <w:pPr>
            <w:pBdr>
              <w:bottom w:val="single" w:sz="4" w:space="1" w:color="000000"/>
            </w:pBdr>
            <w:spacing w:line="360" w:lineRule="auto"/>
            <w:ind w:firstLine="709"/>
            <w:jc w:val="both"/>
          </w:pPr>
        </w:pPrChange>
      </w:pPr>
    </w:p>
    <w:p w:rsidR="00FB039E" w:rsidDel="0059679E" w:rsidRDefault="00FB039E" w:rsidP="00EB36D3">
      <w:pPr>
        <w:spacing w:line="360" w:lineRule="auto"/>
        <w:ind w:firstLine="709"/>
        <w:jc w:val="both"/>
        <w:rPr>
          <w:del w:id="3624" w:author="MARCELO" w:date="2009-05-31T17:34:00Z"/>
        </w:rPr>
        <w:pPrChange w:id="3625" w:author="MARCELO" w:date="2009-06-07T15:32:00Z">
          <w:pPr>
            <w:pBdr>
              <w:bottom w:val="single" w:sz="4" w:space="1" w:color="000000"/>
            </w:pBdr>
            <w:spacing w:line="360" w:lineRule="auto"/>
            <w:ind w:firstLine="709"/>
            <w:jc w:val="both"/>
          </w:pPr>
        </w:pPrChange>
      </w:pPr>
      <w:ins w:id="3626" w:author="MARCELO" w:date="2009-05-17T19:01:00Z">
        <w:del w:id="3627" w:author="MARCELO PEREIRA" w:date="2009-05-18T16:30:00Z">
          <w:r w:rsidRPr="00C301E0">
            <w:rPr>
              <w:rFonts w:ascii="Times New Roman" w:hAnsi="Times New Roman"/>
              <w:bCs/>
              <w:rPrChange w:id="3628" w:author="MARCELO" w:date="2009-06-07T23:00:00Z">
                <w:rPr>
                  <w:rFonts w:ascii="Times New Roman" w:hAnsi="Times New Roman"/>
                  <w:bCs/>
                  <w:color w:val="FF0000"/>
                </w:rPr>
              </w:rPrChange>
            </w:rPr>
            <w:delText xml:space="preserve">Partindo deste ponto </w:delText>
          </w:r>
        </w:del>
        <w:del w:id="3629" w:author="MARCELO PEREIRA" w:date="2009-05-18T16:17:00Z">
          <w:r w:rsidRPr="00C301E0">
            <w:rPr>
              <w:rFonts w:ascii="Times New Roman" w:hAnsi="Times New Roman"/>
              <w:bCs/>
              <w:rPrChange w:id="3630" w:author="MARCELO" w:date="2009-06-07T23:00:00Z">
                <w:rPr>
                  <w:rFonts w:ascii="Times New Roman" w:hAnsi="Times New Roman"/>
                  <w:bCs/>
                  <w:color w:val="FF0000"/>
                </w:rPr>
              </w:rPrChange>
            </w:rPr>
            <w:delText>eu</w:delText>
          </w:r>
        </w:del>
      </w:ins>
      <w:ins w:id="3631" w:author="MARCELO PEREIRA" w:date="2009-05-18T16:30:00Z">
        <w:r w:rsidRPr="00C301E0">
          <w:rPr>
            <w:rFonts w:ascii="Times New Roman" w:hAnsi="Times New Roman"/>
            <w:bCs/>
            <w:rPrChange w:id="3632" w:author="MARCELO" w:date="2009-06-07T23:00:00Z">
              <w:rPr>
                <w:rFonts w:ascii="Times New Roman" w:hAnsi="Times New Roman"/>
                <w:bCs/>
                <w:color w:val="FF0000"/>
              </w:rPr>
            </w:rPrChange>
          </w:rPr>
          <w:t xml:space="preserve">A primeira </w:t>
        </w:r>
      </w:ins>
      <w:ins w:id="3633" w:author="MARCELO" w:date="2009-05-17T19:01:00Z">
        <w:del w:id="3634" w:author="MARCELO PEREIRA" w:date="2009-05-18T16:30:00Z">
          <w:r w:rsidRPr="00C301E0">
            <w:rPr>
              <w:rFonts w:ascii="Times New Roman" w:hAnsi="Times New Roman"/>
              <w:bCs/>
              <w:rPrChange w:id="3635" w:author="MARCELO" w:date="2009-06-07T23:00:00Z">
                <w:rPr>
                  <w:rFonts w:ascii="Times New Roman" w:hAnsi="Times New Roman"/>
                  <w:bCs/>
                  <w:color w:val="FF0000"/>
                </w:rPr>
              </w:rPrChange>
            </w:rPr>
            <w:delText xml:space="preserve"> </w:delText>
          </w:r>
        </w:del>
        <w:del w:id="3636" w:author="MARCELO PEREIRA" w:date="2009-05-18T16:18:00Z">
          <w:r w:rsidRPr="00C301E0">
            <w:rPr>
              <w:rFonts w:ascii="Times New Roman" w:hAnsi="Times New Roman"/>
              <w:bCs/>
              <w:rPrChange w:id="3637" w:author="MARCELO" w:date="2009-06-07T23:00:00Z">
                <w:rPr>
                  <w:rFonts w:ascii="Times New Roman" w:hAnsi="Times New Roman"/>
                  <w:bCs/>
                  <w:color w:val="FF0000"/>
                </w:rPr>
              </w:rPrChange>
            </w:rPr>
            <w:delText xml:space="preserve">selecionei </w:delText>
          </w:r>
        </w:del>
        <w:del w:id="3638" w:author="MARCELO PEREIRA" w:date="2009-05-18T16:30:00Z">
          <w:r w:rsidRPr="00C301E0">
            <w:rPr>
              <w:rFonts w:ascii="Times New Roman" w:hAnsi="Times New Roman"/>
              <w:bCs/>
              <w:rPrChange w:id="3639" w:author="MARCELO" w:date="2009-06-07T23:00:00Z">
                <w:rPr>
                  <w:rFonts w:ascii="Times New Roman" w:hAnsi="Times New Roman"/>
                  <w:bCs/>
                  <w:color w:val="FF0000"/>
                </w:rPr>
              </w:rPrChange>
            </w:rPr>
            <w:delText xml:space="preserve">uma </w:delText>
          </w:r>
        </w:del>
        <w:r w:rsidRPr="00C301E0">
          <w:rPr>
            <w:rFonts w:ascii="Times New Roman" w:hAnsi="Times New Roman"/>
            <w:bCs/>
            <w:rPrChange w:id="3640" w:author="MARCELO" w:date="2009-06-07T23:00:00Z">
              <w:rPr>
                <w:rFonts w:ascii="Times New Roman" w:hAnsi="Times New Roman"/>
                <w:bCs/>
                <w:color w:val="FF0000"/>
              </w:rPr>
            </w:rPrChange>
          </w:rPr>
          <w:t>funcionalidade</w:t>
        </w:r>
        <w:del w:id="3641" w:author="MARCELO PEREIRA" w:date="2009-05-18T16:30:00Z">
          <w:r w:rsidRPr="00C301E0">
            <w:rPr>
              <w:rFonts w:ascii="Times New Roman" w:hAnsi="Times New Roman"/>
              <w:bCs/>
              <w:rPrChange w:id="3642" w:author="MARCELO" w:date="2009-06-07T23:00:00Z">
                <w:rPr>
                  <w:rFonts w:ascii="Times New Roman" w:hAnsi="Times New Roman"/>
                  <w:bCs/>
                  <w:color w:val="FF0000"/>
                </w:rPr>
              </w:rPrChange>
            </w:rPr>
            <w:delText xml:space="preserve"> </w:delText>
          </w:r>
        </w:del>
      </w:ins>
      <w:ins w:id="3643" w:author="MARCELO PEREIRA" w:date="2009-05-18T16:30:00Z">
        <w:r w:rsidRPr="00C301E0">
          <w:rPr>
            <w:rFonts w:ascii="Times New Roman" w:hAnsi="Times New Roman"/>
            <w:bCs/>
            <w:rPrChange w:id="3644" w:author="MARCELO" w:date="2009-06-07T23:00:00Z">
              <w:rPr>
                <w:rFonts w:ascii="Times New Roman" w:hAnsi="Times New Roman"/>
                <w:bCs/>
                <w:color w:val="FF0000"/>
              </w:rPr>
            </w:rPrChange>
          </w:rPr>
          <w:t xml:space="preserve"> selecionada</w:t>
        </w:r>
      </w:ins>
      <w:ins w:id="3645" w:author="MARCELO" w:date="2009-05-17T19:01:00Z">
        <w:del w:id="3646" w:author="MARCELO PEREIRA" w:date="2009-05-18T16:30:00Z">
          <w:r w:rsidRPr="00C301E0">
            <w:rPr>
              <w:rFonts w:ascii="Times New Roman" w:hAnsi="Times New Roman"/>
              <w:bCs/>
              <w:rPrChange w:id="3647" w:author="MARCELO" w:date="2009-06-07T23:00:00Z">
                <w:rPr>
                  <w:rFonts w:ascii="Times New Roman" w:hAnsi="Times New Roman"/>
                  <w:bCs/>
                  <w:color w:val="FF0000"/>
                </w:rPr>
              </w:rPrChange>
            </w:rPr>
            <w:delText xml:space="preserve">que </w:delText>
          </w:r>
        </w:del>
      </w:ins>
      <w:ins w:id="3648" w:author="MARCELO PEREIRA" w:date="2009-05-18T16:41:00Z">
        <w:r w:rsidRPr="00C301E0">
          <w:rPr>
            <w:rFonts w:ascii="Times New Roman" w:hAnsi="Times New Roman"/>
            <w:bCs/>
            <w:rPrChange w:id="3649" w:author="MARCELO" w:date="2009-06-07T23:00:00Z">
              <w:rPr>
                <w:rFonts w:ascii="Times New Roman" w:hAnsi="Times New Roman"/>
                <w:bCs/>
                <w:color w:val="FF0000"/>
              </w:rPr>
            </w:rPrChange>
          </w:rPr>
          <w:t xml:space="preserve"> para a seção de análise</w:t>
        </w:r>
      </w:ins>
      <w:ins w:id="3650" w:author="MARCELO PEREIRA" w:date="2009-05-18T16:30:00Z">
        <w:r w:rsidRPr="00C301E0">
          <w:rPr>
            <w:rFonts w:ascii="Times New Roman" w:hAnsi="Times New Roman"/>
            <w:bCs/>
            <w:rPrChange w:id="3651" w:author="MARCELO" w:date="2009-06-07T23:00:00Z">
              <w:rPr>
                <w:rFonts w:ascii="Times New Roman" w:hAnsi="Times New Roman"/>
                <w:bCs/>
                <w:color w:val="FF0000"/>
              </w:rPr>
            </w:rPrChange>
          </w:rPr>
          <w:t xml:space="preserve"> </w:t>
        </w:r>
      </w:ins>
      <w:ins w:id="3652" w:author="MARCELO" w:date="2009-05-17T19:02:00Z">
        <w:r w:rsidRPr="00C301E0">
          <w:rPr>
            <w:rFonts w:ascii="Times New Roman" w:hAnsi="Times New Roman"/>
            <w:bCs/>
            <w:rPrChange w:id="3653" w:author="MARCELO" w:date="2009-06-07T23:00:00Z">
              <w:rPr>
                <w:rFonts w:ascii="Times New Roman" w:hAnsi="Times New Roman"/>
                <w:bCs/>
                <w:color w:val="FF0000"/>
              </w:rPr>
            </w:rPrChange>
          </w:rPr>
          <w:t xml:space="preserve">é de extrema utilidade </w:t>
        </w:r>
        <w:del w:id="3654" w:author="MARCELO PEREIRA" w:date="2009-05-18T16:30:00Z">
          <w:r w:rsidRPr="00C301E0">
            <w:rPr>
              <w:rFonts w:ascii="Times New Roman" w:hAnsi="Times New Roman"/>
              <w:bCs/>
              <w:rPrChange w:id="3655" w:author="MARCELO" w:date="2009-06-07T23:00:00Z">
                <w:rPr>
                  <w:rFonts w:ascii="Times New Roman" w:hAnsi="Times New Roman"/>
                  <w:bCs/>
                  <w:color w:val="FF0000"/>
                </w:rPr>
              </w:rPrChange>
            </w:rPr>
            <w:delText>a</w:delText>
          </w:r>
        </w:del>
      </w:ins>
      <w:ins w:id="3656" w:author="MARCELO PEREIRA" w:date="2009-05-18T16:30:00Z">
        <w:r w:rsidRPr="00C301E0">
          <w:rPr>
            <w:rFonts w:ascii="Times New Roman" w:hAnsi="Times New Roman"/>
            <w:bCs/>
            <w:rPrChange w:id="3657" w:author="MARCELO" w:date="2009-06-07T23:00:00Z">
              <w:rPr>
                <w:rFonts w:ascii="Times New Roman" w:hAnsi="Times New Roman"/>
                <w:bCs/>
                <w:color w:val="FF0000"/>
              </w:rPr>
            </w:rPrChange>
          </w:rPr>
          <w:t>para</w:t>
        </w:r>
      </w:ins>
      <w:ins w:id="3658" w:author="MARCELO" w:date="2009-05-17T19:02:00Z">
        <w:r w:rsidRPr="00C301E0">
          <w:rPr>
            <w:rFonts w:ascii="Times New Roman" w:hAnsi="Times New Roman"/>
            <w:bCs/>
            <w:rPrChange w:id="3659" w:author="MARCELO" w:date="2009-06-07T23:00:00Z">
              <w:rPr>
                <w:rFonts w:ascii="Times New Roman" w:hAnsi="Times New Roman"/>
                <w:bCs/>
                <w:color w:val="FF0000"/>
              </w:rPr>
            </w:rPrChange>
          </w:rPr>
          <w:t xml:space="preserve"> </w:t>
        </w:r>
      </w:ins>
      <w:ins w:id="3660" w:author="MARCELO" w:date="2009-05-17T19:04:00Z">
        <w:r w:rsidRPr="00C301E0">
          <w:rPr>
            <w:rFonts w:ascii="Times New Roman" w:hAnsi="Times New Roman"/>
            <w:bCs/>
            <w:rPrChange w:id="3661" w:author="MARCELO" w:date="2009-06-07T23:00:00Z">
              <w:rPr>
                <w:rFonts w:ascii="Times New Roman" w:hAnsi="Times New Roman"/>
                <w:bCs/>
                <w:color w:val="FF0000"/>
              </w:rPr>
            </w:rPrChange>
          </w:rPr>
          <w:t xml:space="preserve">desenvolvedores </w:t>
        </w:r>
      </w:ins>
      <w:ins w:id="3662" w:author="MARCELO" w:date="2009-05-17T19:02:00Z">
        <w:r w:rsidRPr="00C301E0">
          <w:rPr>
            <w:rFonts w:ascii="Times New Roman" w:hAnsi="Times New Roman"/>
            <w:bCs/>
            <w:rPrChange w:id="3663" w:author="MARCELO" w:date="2009-06-07T23:00:00Z">
              <w:rPr>
                <w:rFonts w:ascii="Times New Roman" w:hAnsi="Times New Roman"/>
                <w:bCs/>
                <w:color w:val="FF0000"/>
              </w:rPr>
            </w:rPrChange>
          </w:rPr>
          <w:t>que precisam analisar código</w:t>
        </w:r>
      </w:ins>
      <w:ins w:id="3664" w:author="MARCELO" w:date="2009-05-17T19:04:00Z">
        <w:r w:rsidRPr="00C301E0">
          <w:rPr>
            <w:rFonts w:ascii="Times New Roman" w:hAnsi="Times New Roman"/>
            <w:bCs/>
            <w:rPrChange w:id="3665" w:author="MARCELO" w:date="2009-06-07T23:00:00Z">
              <w:rPr>
                <w:rFonts w:ascii="Times New Roman" w:hAnsi="Times New Roman"/>
                <w:bCs/>
                <w:color w:val="FF0000"/>
              </w:rPr>
            </w:rPrChange>
          </w:rPr>
          <w:t>s</w:t>
        </w:r>
      </w:ins>
      <w:ins w:id="3666" w:author="MARCELO" w:date="2009-05-17T19:02:00Z">
        <w:r w:rsidRPr="00C301E0">
          <w:rPr>
            <w:rFonts w:ascii="Times New Roman" w:hAnsi="Times New Roman"/>
            <w:bCs/>
            <w:rPrChange w:id="3667" w:author="MARCELO" w:date="2009-06-07T23:00:00Z">
              <w:rPr>
                <w:rFonts w:ascii="Times New Roman" w:hAnsi="Times New Roman"/>
                <w:bCs/>
                <w:color w:val="FF0000"/>
              </w:rPr>
            </w:rPrChange>
          </w:rPr>
          <w:t xml:space="preserve"> legado</w:t>
        </w:r>
      </w:ins>
      <w:ins w:id="3668" w:author="MARCELO" w:date="2009-05-17T19:04:00Z">
        <w:r w:rsidRPr="00C301E0">
          <w:rPr>
            <w:rFonts w:ascii="Times New Roman" w:hAnsi="Times New Roman"/>
            <w:bCs/>
            <w:rPrChange w:id="3669" w:author="MARCELO" w:date="2009-06-07T23:00:00Z">
              <w:rPr>
                <w:rFonts w:ascii="Times New Roman" w:hAnsi="Times New Roman"/>
                <w:bCs/>
                <w:color w:val="FF0000"/>
              </w:rPr>
            </w:rPrChange>
          </w:rPr>
          <w:t>s</w:t>
        </w:r>
      </w:ins>
      <w:ins w:id="3670" w:author="MARCELO" w:date="2009-05-17T19:02:00Z">
        <w:r w:rsidRPr="00C301E0">
          <w:rPr>
            <w:rFonts w:ascii="Times New Roman" w:hAnsi="Times New Roman"/>
            <w:bCs/>
            <w:rPrChange w:id="3671" w:author="MARCELO" w:date="2009-06-07T23:00:00Z">
              <w:rPr>
                <w:rFonts w:ascii="Times New Roman" w:hAnsi="Times New Roman"/>
                <w:bCs/>
                <w:color w:val="FF0000"/>
              </w:rPr>
            </w:rPrChange>
          </w:rPr>
          <w:t xml:space="preserve">: gráfico de dependências. Este gráfico mostra os relacionamentos entre as rotinas do sistema, informando </w:t>
        </w:r>
      </w:ins>
      <w:ins w:id="3672" w:author="MARCELO" w:date="2009-05-17T19:04:00Z">
        <w:r w:rsidRPr="00C301E0">
          <w:rPr>
            <w:rFonts w:ascii="Times New Roman" w:hAnsi="Times New Roman"/>
            <w:bCs/>
            <w:rPrChange w:id="3673" w:author="MARCELO" w:date="2009-06-07T23:00:00Z">
              <w:rPr>
                <w:rFonts w:ascii="Times New Roman" w:hAnsi="Times New Roman"/>
                <w:bCs/>
                <w:color w:val="FF0000"/>
              </w:rPr>
            </w:rPrChange>
          </w:rPr>
          <w:t xml:space="preserve">visualmente </w:t>
        </w:r>
      </w:ins>
      <w:ins w:id="3674" w:author="MARCELO" w:date="2009-05-17T19:02:00Z">
        <w:r w:rsidRPr="00C301E0">
          <w:rPr>
            <w:rFonts w:ascii="Times New Roman" w:hAnsi="Times New Roman"/>
            <w:bCs/>
            <w:rPrChange w:id="3675" w:author="MARCELO" w:date="2009-06-07T23:00:00Z">
              <w:rPr>
                <w:rFonts w:ascii="Times New Roman" w:hAnsi="Times New Roman"/>
                <w:bCs/>
                <w:color w:val="FF0000"/>
              </w:rPr>
            </w:rPrChange>
          </w:rPr>
          <w:t xml:space="preserve">quais </w:t>
        </w:r>
      </w:ins>
      <w:ins w:id="3676" w:author="MARCELO" w:date="2009-05-17T19:03:00Z">
        <w:r w:rsidRPr="00C301E0">
          <w:rPr>
            <w:rFonts w:ascii="Times New Roman" w:hAnsi="Times New Roman"/>
            <w:bCs/>
            <w:rPrChange w:id="3677" w:author="MARCELO" w:date="2009-06-07T23:00:00Z">
              <w:rPr>
                <w:rFonts w:ascii="Times New Roman" w:hAnsi="Times New Roman"/>
                <w:bCs/>
                <w:color w:val="FF0000"/>
              </w:rPr>
            </w:rPrChange>
          </w:rPr>
          <w:t xml:space="preserve">rotinas são </w:t>
        </w:r>
      </w:ins>
      <w:ins w:id="3678" w:author="MARCELO" w:date="2009-05-17T19:02:00Z">
        <w:r w:rsidRPr="00C301E0">
          <w:rPr>
            <w:rFonts w:ascii="Times New Roman" w:hAnsi="Times New Roman"/>
            <w:bCs/>
            <w:rPrChange w:id="3679" w:author="MARCELO" w:date="2009-06-07T23:00:00Z">
              <w:rPr>
                <w:rFonts w:ascii="Times New Roman" w:hAnsi="Times New Roman"/>
                <w:bCs/>
                <w:color w:val="FF0000"/>
              </w:rPr>
            </w:rPrChange>
          </w:rPr>
          <w:t>chamad</w:t>
        </w:r>
      </w:ins>
      <w:ins w:id="3680" w:author="MARCELO" w:date="2009-05-17T19:03:00Z">
        <w:r w:rsidRPr="00C301E0">
          <w:rPr>
            <w:rFonts w:ascii="Times New Roman" w:hAnsi="Times New Roman"/>
            <w:bCs/>
            <w:rPrChange w:id="3681" w:author="MARCELO" w:date="2009-06-07T23:00:00Z">
              <w:rPr>
                <w:rFonts w:ascii="Times New Roman" w:hAnsi="Times New Roman"/>
                <w:bCs/>
                <w:color w:val="FF0000"/>
              </w:rPr>
            </w:rPrChange>
          </w:rPr>
          <w:t>a</w:t>
        </w:r>
      </w:ins>
      <w:ins w:id="3682" w:author="MARCELO" w:date="2009-05-17T19:02:00Z">
        <w:r w:rsidRPr="00C301E0">
          <w:rPr>
            <w:rFonts w:ascii="Times New Roman" w:hAnsi="Times New Roman"/>
            <w:bCs/>
            <w:rPrChange w:id="3683" w:author="MARCELO" w:date="2009-06-07T23:00:00Z">
              <w:rPr>
                <w:rFonts w:ascii="Times New Roman" w:hAnsi="Times New Roman"/>
                <w:bCs/>
                <w:color w:val="FF0000"/>
              </w:rPr>
            </w:rPrChange>
          </w:rPr>
          <w:t xml:space="preserve">s </w:t>
        </w:r>
      </w:ins>
      <w:ins w:id="3684" w:author="MARCELO" w:date="2009-05-17T19:03:00Z">
        <w:r w:rsidRPr="00C301E0">
          <w:rPr>
            <w:rFonts w:ascii="Times New Roman" w:hAnsi="Times New Roman"/>
            <w:bCs/>
            <w:rPrChange w:id="3685" w:author="MARCELO" w:date="2009-06-07T23:00:00Z">
              <w:rPr>
                <w:rFonts w:ascii="Times New Roman" w:hAnsi="Times New Roman"/>
                <w:bCs/>
                <w:color w:val="FF0000"/>
              </w:rPr>
            </w:rPrChange>
          </w:rPr>
          <w:t xml:space="preserve">por outras, garantindo ao </w:t>
        </w:r>
      </w:ins>
      <w:ins w:id="3686" w:author="MARCELO" w:date="2009-05-17T19:04:00Z">
        <w:r w:rsidRPr="00C301E0">
          <w:rPr>
            <w:rFonts w:ascii="Times New Roman" w:hAnsi="Times New Roman"/>
            <w:bCs/>
            <w:rPrChange w:id="3687" w:author="MARCELO" w:date="2009-06-07T23:00:00Z">
              <w:rPr>
                <w:rFonts w:ascii="Times New Roman" w:hAnsi="Times New Roman"/>
                <w:bCs/>
                <w:color w:val="FF0000"/>
              </w:rPr>
            </w:rPrChange>
          </w:rPr>
          <w:t>desenvolvedor</w:t>
        </w:r>
      </w:ins>
      <w:ins w:id="3688" w:author="MARCELO PEREIRA" w:date="2009-05-28T16:20:00Z">
        <w:r w:rsidRPr="00C301E0">
          <w:rPr>
            <w:rFonts w:ascii="Times New Roman" w:hAnsi="Times New Roman"/>
            <w:bCs/>
            <w:rPrChange w:id="3689" w:author="MARCELO" w:date="2009-06-07T23:00:00Z">
              <w:rPr>
                <w:rFonts w:ascii="Times New Roman" w:hAnsi="Times New Roman"/>
                <w:bCs/>
                <w:color w:val="FF0000"/>
              </w:rPr>
            </w:rPrChange>
          </w:rPr>
          <w:t>,</w:t>
        </w:r>
      </w:ins>
      <w:ins w:id="3690" w:author="MARCELO" w:date="2009-05-17T19:03:00Z">
        <w:r w:rsidRPr="00C301E0">
          <w:rPr>
            <w:rFonts w:ascii="Times New Roman" w:hAnsi="Times New Roman"/>
            <w:bCs/>
            <w:rPrChange w:id="3691" w:author="MARCELO" w:date="2009-06-07T23:00:00Z">
              <w:rPr>
                <w:rFonts w:ascii="Times New Roman" w:hAnsi="Times New Roman"/>
                <w:bCs/>
                <w:color w:val="FF0000"/>
              </w:rPr>
            </w:rPrChange>
          </w:rPr>
          <w:t xml:space="preserve"> o </w:t>
        </w:r>
      </w:ins>
      <w:ins w:id="3692" w:author="MARCELO" w:date="2009-06-07T23:00:00Z">
        <w:r w:rsidR="00C301E0" w:rsidRPr="00C301E0">
          <w:rPr>
            <w:rFonts w:ascii="Times New Roman" w:hAnsi="Times New Roman"/>
            <w:bCs/>
            <w:rPrChange w:id="3693" w:author="MARCELO" w:date="2009-06-07T23:00:00Z">
              <w:rPr>
                <w:rFonts w:ascii="Times New Roman" w:hAnsi="Times New Roman"/>
                <w:bCs/>
                <w:color w:val="FF0000"/>
              </w:rPr>
            </w:rPrChange>
          </w:rPr>
          <w:t>conhecimento</w:t>
        </w:r>
      </w:ins>
      <w:ins w:id="3694" w:author="MARCELO" w:date="2009-05-17T19:03:00Z">
        <w:r w:rsidRPr="00C301E0">
          <w:rPr>
            <w:rFonts w:ascii="Times New Roman" w:hAnsi="Times New Roman"/>
            <w:bCs/>
            <w:rPrChange w:id="3695" w:author="MARCELO" w:date="2009-06-07T23:00:00Z">
              <w:rPr>
                <w:rFonts w:ascii="Times New Roman" w:hAnsi="Times New Roman"/>
                <w:bCs/>
                <w:color w:val="FF0000"/>
              </w:rPr>
            </w:rPrChange>
          </w:rPr>
          <w:t xml:space="preserve"> sobre as conseqüências das modificações.</w:t>
        </w:r>
      </w:ins>
      <w:ins w:id="3696" w:author="MARCELO" w:date="2009-05-17T19:04:00Z">
        <w:r w:rsidRPr="00C301E0">
          <w:rPr>
            <w:rFonts w:ascii="Times New Roman" w:hAnsi="Times New Roman"/>
            <w:bCs/>
            <w:rPrChange w:id="3697" w:author="MARCELO" w:date="2009-06-07T23:00:00Z">
              <w:rPr>
                <w:rFonts w:ascii="Times New Roman" w:hAnsi="Times New Roman"/>
                <w:bCs/>
                <w:color w:val="FF0000"/>
              </w:rPr>
            </w:rPrChange>
          </w:rPr>
          <w:t xml:space="preserve"> Uma vez </w:t>
        </w:r>
      </w:ins>
      <w:ins w:id="3698" w:author="MARCELO" w:date="2009-05-17T19:05:00Z">
        <w:r w:rsidRPr="00C301E0">
          <w:rPr>
            <w:rFonts w:ascii="Times New Roman" w:hAnsi="Times New Roman"/>
            <w:bCs/>
            <w:rPrChange w:id="3699" w:author="MARCELO" w:date="2009-06-07T23:00:00Z">
              <w:rPr>
                <w:rFonts w:ascii="Times New Roman" w:hAnsi="Times New Roman"/>
                <w:bCs/>
                <w:color w:val="FF0000"/>
              </w:rPr>
            </w:rPrChange>
          </w:rPr>
          <w:t xml:space="preserve">que o programador tem consciência de quais rotinas </w:t>
        </w:r>
        <w:del w:id="3700" w:author="MARCELO PEREIRA" w:date="2009-05-18T16:19:00Z">
          <w:r w:rsidRPr="00C301E0">
            <w:rPr>
              <w:rFonts w:ascii="Times New Roman" w:hAnsi="Times New Roman"/>
              <w:bCs/>
              <w:rPrChange w:id="3701" w:author="MARCELO" w:date="2009-06-07T23:00:00Z">
                <w:rPr>
                  <w:rFonts w:ascii="Times New Roman" w:hAnsi="Times New Roman"/>
                  <w:bCs/>
                  <w:color w:val="FF0000"/>
                </w:rPr>
              </w:rPrChange>
            </w:rPr>
            <w:delText>são passíveis a</w:delText>
          </w:r>
        </w:del>
      </w:ins>
      <w:ins w:id="3702" w:author="MARCELO PEREIRA" w:date="2009-05-18T16:19:00Z">
        <w:r w:rsidRPr="00C301E0">
          <w:rPr>
            <w:rFonts w:ascii="Times New Roman" w:hAnsi="Times New Roman"/>
            <w:bCs/>
            <w:rPrChange w:id="3703" w:author="MARCELO" w:date="2009-06-07T23:00:00Z">
              <w:rPr>
                <w:rFonts w:ascii="Times New Roman" w:hAnsi="Times New Roman"/>
                <w:bCs/>
                <w:color w:val="FF0000"/>
              </w:rPr>
            </w:rPrChange>
          </w:rPr>
          <w:t>podem sofrer</w:t>
        </w:r>
      </w:ins>
      <w:ins w:id="3704" w:author="MARCELO" w:date="2009-05-17T19:41:00Z">
        <w:r w:rsidRPr="00C301E0">
          <w:rPr>
            <w:rFonts w:ascii="Times New Roman" w:hAnsi="Times New Roman"/>
            <w:bCs/>
            <w:rPrChange w:id="3705" w:author="MARCELO" w:date="2009-06-07T23:00:00Z">
              <w:rPr>
                <w:rFonts w:ascii="Times New Roman" w:hAnsi="Times New Roman"/>
                <w:bCs/>
                <w:color w:val="FF0000"/>
              </w:rPr>
            </w:rPrChange>
          </w:rPr>
          <w:t xml:space="preserve"> alterações</w:t>
        </w:r>
      </w:ins>
      <w:ins w:id="3706" w:author="MARCELO" w:date="2009-05-17T19:05:00Z">
        <w:r w:rsidRPr="00C301E0">
          <w:rPr>
            <w:rFonts w:ascii="Times New Roman" w:hAnsi="Times New Roman"/>
            <w:bCs/>
            <w:rPrChange w:id="3707" w:author="MARCELO" w:date="2009-06-07T23:00:00Z">
              <w:rPr>
                <w:rFonts w:ascii="Times New Roman" w:hAnsi="Times New Roman"/>
                <w:bCs/>
                <w:color w:val="FF0000"/>
              </w:rPr>
            </w:rPrChange>
          </w:rPr>
          <w:t xml:space="preserve"> lógicas devido a alguma mudança externa, é possível minimizar </w:t>
        </w:r>
      </w:ins>
      <w:ins w:id="3708" w:author="MARCELO" w:date="2009-05-17T19:06:00Z">
        <w:r w:rsidRPr="00C301E0">
          <w:rPr>
            <w:rFonts w:ascii="Times New Roman" w:hAnsi="Times New Roman"/>
            <w:bCs/>
            <w:rPrChange w:id="3709" w:author="MARCELO" w:date="2009-06-07T23:00:00Z">
              <w:rPr>
                <w:rFonts w:ascii="Times New Roman" w:hAnsi="Times New Roman"/>
                <w:bCs/>
                <w:color w:val="FF0000"/>
              </w:rPr>
            </w:rPrChange>
          </w:rPr>
          <w:t>o</w:t>
        </w:r>
      </w:ins>
      <w:ins w:id="3710" w:author="MARCELO" w:date="2009-05-17T19:05:00Z">
        <w:r w:rsidRPr="00C301E0">
          <w:rPr>
            <w:rFonts w:ascii="Times New Roman" w:hAnsi="Times New Roman"/>
            <w:bCs/>
            <w:rPrChange w:id="3711" w:author="MARCELO" w:date="2009-06-07T23:00:00Z">
              <w:rPr>
                <w:rFonts w:ascii="Times New Roman" w:hAnsi="Times New Roman"/>
                <w:bCs/>
                <w:color w:val="FF0000"/>
              </w:rPr>
            </w:rPrChange>
          </w:rPr>
          <w:t xml:space="preserve">s </w:t>
        </w:r>
      </w:ins>
      <w:ins w:id="3712" w:author="MARCELO" w:date="2009-05-17T19:06:00Z">
        <w:r w:rsidRPr="00C301E0">
          <w:rPr>
            <w:rFonts w:ascii="Times New Roman" w:hAnsi="Times New Roman"/>
            <w:bCs/>
            <w:rPrChange w:id="3713" w:author="MARCELO" w:date="2009-06-07T23:00:00Z">
              <w:rPr>
                <w:rFonts w:ascii="Times New Roman" w:hAnsi="Times New Roman"/>
                <w:bCs/>
                <w:color w:val="FF0000"/>
              </w:rPr>
            </w:rPrChange>
          </w:rPr>
          <w:t>conflitos</w:t>
        </w:r>
      </w:ins>
      <w:ins w:id="3714" w:author="MARCELO PEREIRA" w:date="2009-05-28T16:20:00Z">
        <w:r w:rsidRPr="00C301E0">
          <w:rPr>
            <w:rFonts w:ascii="Times New Roman" w:hAnsi="Times New Roman"/>
            <w:bCs/>
            <w:rPrChange w:id="3715" w:author="MARCELO" w:date="2009-06-07T23:00:00Z">
              <w:rPr>
                <w:rFonts w:ascii="Times New Roman" w:hAnsi="Times New Roman"/>
                <w:bCs/>
                <w:color w:val="FF0000"/>
              </w:rPr>
            </w:rPrChange>
          </w:rPr>
          <w:t>,</w:t>
        </w:r>
      </w:ins>
      <w:ins w:id="3716" w:author="MARCELO" w:date="2009-05-17T19:06:00Z">
        <w:r w:rsidRPr="00C301E0">
          <w:rPr>
            <w:rFonts w:ascii="Times New Roman" w:hAnsi="Times New Roman"/>
            <w:bCs/>
            <w:rPrChange w:id="3717" w:author="MARCELO" w:date="2009-06-07T23:00:00Z">
              <w:rPr>
                <w:rFonts w:ascii="Times New Roman" w:hAnsi="Times New Roman"/>
                <w:bCs/>
                <w:color w:val="FF0000"/>
              </w:rPr>
            </w:rPrChange>
          </w:rPr>
          <w:t xml:space="preserve"> isolando essas rotinas dependentes.</w:t>
        </w:r>
      </w:ins>
      <w:ins w:id="3718" w:author="MARCELO" w:date="2009-05-17T19:42:00Z">
        <w:r w:rsidRPr="00C301E0">
          <w:rPr>
            <w:rFonts w:ascii="Times New Roman" w:hAnsi="Times New Roman"/>
            <w:bCs/>
            <w:rPrChange w:id="3719" w:author="MARCELO" w:date="2009-06-07T23:00:00Z">
              <w:rPr>
                <w:rFonts w:ascii="Times New Roman" w:hAnsi="Times New Roman"/>
                <w:bCs/>
                <w:color w:val="FF0000"/>
              </w:rPr>
            </w:rPrChange>
          </w:rPr>
          <w:t xml:space="preserve"> A ferramenta </w:t>
        </w:r>
      </w:ins>
      <w:ins w:id="3720" w:author="MARCELO" w:date="2009-06-07T23:01:00Z">
        <w:r w:rsidR="00C301E0">
          <w:rPr>
            <w:rFonts w:ascii="Times New Roman" w:hAnsi="Times New Roman"/>
            <w:bCs/>
          </w:rPr>
          <w:t>PL/SQL Helper</w:t>
        </w:r>
      </w:ins>
      <w:ins w:id="3721" w:author="MARCELO" w:date="2009-05-17T19:42:00Z">
        <w:r w:rsidRPr="00C301E0">
          <w:rPr>
            <w:rFonts w:ascii="Times New Roman" w:hAnsi="Times New Roman"/>
            <w:bCs/>
            <w:rPrChange w:id="3722" w:author="MARCELO" w:date="2009-06-07T23:00:00Z">
              <w:rPr>
                <w:rFonts w:ascii="Times New Roman" w:hAnsi="Times New Roman"/>
                <w:bCs/>
                <w:color w:val="FF0000"/>
              </w:rPr>
            </w:rPrChange>
          </w:rPr>
          <w:t xml:space="preserve"> é capaz de exibir a</w:t>
        </w:r>
      </w:ins>
      <w:ins w:id="3723" w:author="MARCELO" w:date="2009-06-07T23:02:00Z">
        <w:r w:rsidR="00C301E0">
          <w:rPr>
            <w:rFonts w:ascii="Times New Roman" w:hAnsi="Times New Roman"/>
            <w:bCs/>
          </w:rPr>
          <w:t>s</w:t>
        </w:r>
      </w:ins>
      <w:ins w:id="3724" w:author="MARCELO" w:date="2009-05-17T19:42:00Z">
        <w:r w:rsidRPr="00C301E0">
          <w:rPr>
            <w:rFonts w:ascii="Times New Roman" w:hAnsi="Times New Roman"/>
            <w:bCs/>
            <w:rPrChange w:id="3725" w:author="MARCELO" w:date="2009-06-07T23:00:00Z">
              <w:rPr>
                <w:rFonts w:ascii="Times New Roman" w:hAnsi="Times New Roman"/>
                <w:bCs/>
                <w:color w:val="FF0000"/>
              </w:rPr>
            </w:rPrChange>
          </w:rPr>
          <w:t xml:space="preserve"> dependência</w:t>
        </w:r>
      </w:ins>
      <w:ins w:id="3726" w:author="MARCELO" w:date="2009-06-07T23:02:00Z">
        <w:r w:rsidR="00C301E0">
          <w:rPr>
            <w:rFonts w:ascii="Times New Roman" w:hAnsi="Times New Roman"/>
            <w:bCs/>
          </w:rPr>
          <w:t>s</w:t>
        </w:r>
      </w:ins>
      <w:ins w:id="3727" w:author="MARCELO" w:date="2009-05-17T19:42:00Z">
        <w:r w:rsidRPr="00C301E0">
          <w:rPr>
            <w:rFonts w:ascii="Times New Roman" w:hAnsi="Times New Roman"/>
            <w:bCs/>
            <w:rPrChange w:id="3728" w:author="MARCELO" w:date="2009-06-07T23:00:00Z">
              <w:rPr>
                <w:rFonts w:ascii="Times New Roman" w:hAnsi="Times New Roman"/>
                <w:bCs/>
                <w:color w:val="FF0000"/>
              </w:rPr>
            </w:rPrChange>
          </w:rPr>
          <w:t xml:space="preserve"> entre as rotinas de um pacote, entre as rotinas de v</w:t>
        </w:r>
      </w:ins>
      <w:ins w:id="3729" w:author="MARCELO" w:date="2009-05-17T19:43:00Z">
        <w:r w:rsidRPr="00C301E0">
          <w:rPr>
            <w:rFonts w:ascii="Times New Roman" w:hAnsi="Times New Roman"/>
            <w:bCs/>
            <w:rPrChange w:id="3730" w:author="MARCELO" w:date="2009-06-07T23:00:00Z">
              <w:rPr>
                <w:rFonts w:ascii="Times New Roman" w:hAnsi="Times New Roman"/>
                <w:bCs/>
                <w:color w:val="FF0000"/>
              </w:rPr>
            </w:rPrChange>
          </w:rPr>
          <w:t xml:space="preserve">ários pacotes e entre as rotinas definidas isoladamente. </w:t>
        </w:r>
      </w:ins>
      <w:ins w:id="3731" w:author="MARCELO PEREIRA" w:date="2009-05-18T16:28:00Z">
        <w:r w:rsidRPr="00C301E0">
          <w:rPr>
            <w:rFonts w:ascii="Times New Roman" w:hAnsi="Times New Roman"/>
            <w:bCs/>
            <w:rPrChange w:id="3732" w:author="MARCELO" w:date="2009-06-07T23:00:00Z">
              <w:rPr>
                <w:rFonts w:ascii="Times New Roman" w:hAnsi="Times New Roman"/>
                <w:bCs/>
                <w:color w:val="FF0000"/>
              </w:rPr>
            </w:rPrChange>
          </w:rPr>
          <w:t>O usu</w:t>
        </w:r>
      </w:ins>
      <w:ins w:id="3733" w:author="MARCELO PEREIRA" w:date="2009-05-18T16:29:00Z">
        <w:r w:rsidRPr="00C301E0">
          <w:rPr>
            <w:rFonts w:ascii="Times New Roman" w:hAnsi="Times New Roman"/>
            <w:bCs/>
            <w:rPrChange w:id="3734" w:author="MARCELO" w:date="2009-06-07T23:00:00Z">
              <w:rPr>
                <w:rFonts w:ascii="Times New Roman" w:hAnsi="Times New Roman"/>
                <w:bCs/>
                <w:color w:val="FF0000"/>
              </w:rPr>
            </w:rPrChange>
          </w:rPr>
          <w:t xml:space="preserve">ário pode selecionar visualmente qual pacote ou rotina que deseja analisar. A ferramenta, </w:t>
        </w:r>
        <w:del w:id="3735" w:author="MARCELO" w:date="2009-06-07T23:02:00Z">
          <w:r w:rsidRPr="00C301E0" w:rsidDel="00C301E0">
            <w:rPr>
              <w:rFonts w:ascii="Times New Roman" w:hAnsi="Times New Roman"/>
              <w:bCs/>
              <w:rPrChange w:id="3736" w:author="MARCELO" w:date="2009-06-07T23:00:00Z">
                <w:rPr>
                  <w:rFonts w:ascii="Times New Roman" w:hAnsi="Times New Roman"/>
                  <w:bCs/>
                  <w:color w:val="FF0000"/>
                </w:rPr>
              </w:rPrChange>
            </w:rPr>
            <w:delText>então,</w:delText>
          </w:r>
        </w:del>
      </w:ins>
      <w:ins w:id="3737" w:author="MARCELO" w:date="2009-06-07T23:02:00Z">
        <w:r w:rsidR="00C301E0" w:rsidRPr="00C301E0">
          <w:rPr>
            <w:rFonts w:ascii="Times New Roman" w:hAnsi="Times New Roman"/>
            <w:bCs/>
          </w:rPr>
          <w:t xml:space="preserve">então, </w:t>
        </w:r>
      </w:ins>
      <w:ins w:id="3738" w:author="MARCELO PEREIRA" w:date="2009-05-18T16:29:00Z">
        <w:del w:id="3739" w:author="MARCELO" w:date="2009-06-07T23:02:00Z">
          <w:r w:rsidRPr="00C301E0" w:rsidDel="00C301E0">
            <w:rPr>
              <w:rFonts w:ascii="Times New Roman" w:hAnsi="Times New Roman"/>
              <w:bCs/>
              <w:rPrChange w:id="3740" w:author="MARCELO" w:date="2009-06-07T23:00:00Z">
                <w:rPr>
                  <w:rFonts w:ascii="Times New Roman" w:hAnsi="Times New Roman"/>
                  <w:bCs/>
                  <w:color w:val="FF0000"/>
                </w:rPr>
              </w:rPrChange>
            </w:rPr>
            <w:delText xml:space="preserve">  </w:delText>
          </w:r>
        </w:del>
        <w:r w:rsidRPr="00C301E0">
          <w:rPr>
            <w:rFonts w:ascii="Times New Roman" w:hAnsi="Times New Roman"/>
            <w:bCs/>
            <w:rPrChange w:id="3741" w:author="MARCELO" w:date="2009-06-07T23:00:00Z">
              <w:rPr>
                <w:rFonts w:ascii="Times New Roman" w:hAnsi="Times New Roman"/>
                <w:bCs/>
                <w:color w:val="FF0000"/>
              </w:rPr>
            </w:rPrChange>
          </w:rPr>
          <w:t>exibe em tempo real, o código da rotina selecionada ou quais são as rotinas do pacote selecionado</w:t>
        </w:r>
      </w:ins>
      <w:ins w:id="3742" w:author="MARCELO PEREIRA" w:date="2009-05-18T16:30:00Z">
        <w:r w:rsidRPr="00C301E0">
          <w:rPr>
            <w:rFonts w:ascii="Times New Roman" w:hAnsi="Times New Roman"/>
            <w:bCs/>
            <w:rPrChange w:id="3743" w:author="MARCELO" w:date="2009-06-07T23:00:00Z">
              <w:rPr>
                <w:rFonts w:ascii="Times New Roman" w:hAnsi="Times New Roman"/>
                <w:bCs/>
                <w:color w:val="FF0000"/>
              </w:rPr>
            </w:rPrChange>
          </w:rPr>
          <w:t>, permitindo modificações de código.</w:t>
        </w:r>
      </w:ins>
      <w:ins w:id="3744" w:author="MARCELO PEREIRA" w:date="2009-05-18T16:31:00Z">
        <w:r w:rsidRPr="00C301E0">
          <w:rPr>
            <w:rFonts w:ascii="Times New Roman" w:hAnsi="Times New Roman"/>
            <w:bCs/>
            <w:rPrChange w:id="3745" w:author="MARCELO" w:date="2009-06-07T23:00:00Z">
              <w:rPr>
                <w:rFonts w:ascii="Times New Roman" w:hAnsi="Times New Roman"/>
                <w:bCs/>
                <w:color w:val="FF0000"/>
              </w:rPr>
            </w:rPrChange>
          </w:rPr>
          <w:t xml:space="preserve"> Ao selecionar a opção para gerar o diagrama, a ferramenta processa os dados e abre uma janela exibindo o diagrama </w:t>
        </w:r>
      </w:ins>
      <w:ins w:id="3746" w:author="MARCELO PEREIRA" w:date="2009-05-18T16:32:00Z">
        <w:r w:rsidRPr="00C301E0">
          <w:rPr>
            <w:rFonts w:ascii="Times New Roman" w:hAnsi="Times New Roman"/>
            <w:bCs/>
            <w:rPrChange w:id="3747" w:author="MARCELO" w:date="2009-06-07T23:00:00Z">
              <w:rPr>
                <w:rFonts w:ascii="Times New Roman" w:hAnsi="Times New Roman"/>
                <w:bCs/>
                <w:color w:val="FF0000"/>
              </w:rPr>
            </w:rPrChange>
          </w:rPr>
          <w:t>gerado. A imagem pode ser salva em formato JPG [38].</w:t>
        </w:r>
        <w:r>
          <w:rPr>
            <w:rFonts w:ascii="Times New Roman" w:hAnsi="Times New Roman"/>
            <w:bCs/>
            <w:color w:val="FF0000"/>
          </w:rPr>
          <w:t xml:space="preserve"> </w:t>
        </w:r>
      </w:ins>
    </w:p>
    <w:p w:rsidR="00FB039E" w:rsidDel="0059679E" w:rsidRDefault="00FB039E" w:rsidP="00EB36D3">
      <w:pPr>
        <w:spacing w:line="360" w:lineRule="auto"/>
        <w:ind w:firstLine="709"/>
        <w:jc w:val="both"/>
        <w:rPr>
          <w:del w:id="3748" w:author="MARCELO" w:date="2009-05-31T17:34:00Z"/>
        </w:rPr>
        <w:pPrChange w:id="3749" w:author="MARCELO" w:date="2009-06-07T15:32:00Z">
          <w:pPr>
            <w:pBdr>
              <w:bottom w:val="single" w:sz="4" w:space="1" w:color="000000"/>
            </w:pBdr>
            <w:spacing w:line="360" w:lineRule="auto"/>
            <w:ind w:firstLine="709"/>
            <w:jc w:val="both"/>
          </w:pPr>
        </w:pPrChange>
      </w:pPr>
    </w:p>
    <w:p w:rsidR="00CD1433" w:rsidRDefault="00CD1433" w:rsidP="00EB36D3">
      <w:pPr>
        <w:spacing w:line="360" w:lineRule="auto"/>
        <w:ind w:firstLine="709"/>
        <w:jc w:val="both"/>
        <w:rPr>
          <w:ins w:id="3750" w:author="MARCELO" w:date="2009-05-31T17:08:00Z"/>
          <w:b/>
          <w:bCs/>
        </w:rPr>
        <w:pPrChange w:id="3751" w:author="MARCELO" w:date="2009-06-07T15:32:00Z">
          <w:pPr>
            <w:pBdr>
              <w:bottom w:val="single" w:sz="4" w:space="1" w:color="000000"/>
            </w:pBdr>
            <w:spacing w:line="360" w:lineRule="auto"/>
            <w:ind w:firstLine="709"/>
            <w:jc w:val="both"/>
          </w:pPr>
        </w:pPrChange>
      </w:pPr>
    </w:p>
    <w:p w:rsidR="00CD1433" w:rsidRDefault="00CD1433" w:rsidP="00EB36D3">
      <w:pPr>
        <w:spacing w:line="360" w:lineRule="auto"/>
        <w:ind w:firstLine="709"/>
        <w:jc w:val="both"/>
        <w:rPr>
          <w:ins w:id="3752" w:author="MARCELO" w:date="2009-05-31T17:08:00Z"/>
          <w:b/>
          <w:bCs/>
        </w:rPr>
        <w:pPrChange w:id="3753" w:author="MARCELO" w:date="2009-06-07T15:32:00Z">
          <w:pPr>
            <w:pBdr>
              <w:bottom w:val="single" w:sz="4" w:space="1" w:color="000000"/>
            </w:pBdr>
            <w:spacing w:line="360" w:lineRule="auto"/>
            <w:ind w:firstLine="709"/>
            <w:jc w:val="both"/>
          </w:pPr>
        </w:pPrChange>
      </w:pPr>
    </w:p>
    <w:p w:rsidR="00CD1433" w:rsidRDefault="00CD1433" w:rsidP="00EB36D3">
      <w:pPr>
        <w:spacing w:line="360" w:lineRule="auto"/>
        <w:ind w:firstLine="709"/>
        <w:jc w:val="both"/>
        <w:rPr>
          <w:b/>
          <w:bCs/>
        </w:rPr>
        <w:pPrChange w:id="3754" w:author="MARCELO" w:date="2009-06-07T15:32:00Z">
          <w:pPr>
            <w:pBdr>
              <w:bottom w:val="single" w:sz="4" w:space="1" w:color="000000"/>
            </w:pBdr>
            <w:spacing w:line="360" w:lineRule="auto"/>
            <w:ind w:firstLine="709"/>
            <w:jc w:val="both"/>
          </w:pPr>
        </w:pPrChange>
      </w:pPr>
    </w:p>
    <w:p w:rsidR="00FB039E" w:rsidRPr="001E143B" w:rsidRDefault="00FB039E" w:rsidP="00EB36D3">
      <w:pPr>
        <w:spacing w:line="360" w:lineRule="auto"/>
        <w:ind w:firstLine="709"/>
        <w:jc w:val="both"/>
        <w:rPr>
          <w:b/>
          <w:bCs/>
          <w:rPrChange w:id="3755" w:author="MARCELO" w:date="2009-06-07T23:02:00Z">
            <w:rPr>
              <w:b/>
              <w:bCs/>
              <w:color w:val="FF0000"/>
            </w:rPr>
          </w:rPrChange>
        </w:rPr>
        <w:pPrChange w:id="3756" w:author="MARCELO" w:date="2009-06-07T15:32:00Z">
          <w:pPr>
            <w:pBdr>
              <w:bottom w:val="single" w:sz="4" w:space="1" w:color="000000"/>
            </w:pBdr>
            <w:spacing w:line="360" w:lineRule="auto"/>
            <w:ind w:firstLine="709"/>
            <w:jc w:val="both"/>
          </w:pPr>
        </w:pPrChange>
      </w:pPr>
      <w:ins w:id="3757" w:author="MARCELO PEREIRA" w:date="2009-05-18T16:24:00Z">
        <w:r w:rsidRPr="001E143B">
          <w:rPr>
            <w:rFonts w:ascii="Times New Roman" w:hAnsi="Times New Roman"/>
            <w:b/>
            <w:bCs/>
            <w:rPrChange w:id="3758" w:author="MARCELO" w:date="2009-06-07T23:02:00Z">
              <w:rPr>
                <w:rFonts w:ascii="Times New Roman" w:hAnsi="Times New Roman"/>
                <w:b/>
                <w:bCs/>
                <w:color w:val="FF0000"/>
              </w:rPr>
            </w:rPrChange>
          </w:rPr>
          <w:t>3.</w:t>
        </w:r>
        <w:del w:id="3759" w:author="MARCELO" w:date="2009-06-08T23:45:00Z">
          <w:r w:rsidRPr="001E143B" w:rsidDel="00B62D98">
            <w:rPr>
              <w:rFonts w:ascii="Times New Roman" w:hAnsi="Times New Roman"/>
              <w:b/>
              <w:bCs/>
              <w:rPrChange w:id="3760" w:author="MARCELO" w:date="2009-06-07T23:02:00Z">
                <w:rPr>
                  <w:rFonts w:ascii="Times New Roman" w:hAnsi="Times New Roman"/>
                  <w:b/>
                  <w:bCs/>
                  <w:color w:val="FF0000"/>
                </w:rPr>
              </w:rPrChange>
            </w:rPr>
            <w:delText>2</w:delText>
          </w:r>
        </w:del>
      </w:ins>
      <w:ins w:id="3761" w:author="MARCELO" w:date="2009-06-08T23:45:00Z">
        <w:r w:rsidR="00B62D98">
          <w:rPr>
            <w:rFonts w:ascii="Times New Roman" w:hAnsi="Times New Roman"/>
            <w:b/>
            <w:bCs/>
          </w:rPr>
          <w:t>3</w:t>
        </w:r>
      </w:ins>
      <w:ins w:id="3762" w:author="MARCELO PEREIRA" w:date="2009-05-18T16:24:00Z">
        <w:r w:rsidRPr="001E143B">
          <w:rPr>
            <w:rFonts w:ascii="Times New Roman" w:hAnsi="Times New Roman"/>
            <w:b/>
            <w:bCs/>
            <w:rPrChange w:id="3763" w:author="MARCELO" w:date="2009-06-07T23:02:00Z">
              <w:rPr>
                <w:rFonts w:ascii="Times New Roman" w:hAnsi="Times New Roman"/>
                <w:b/>
                <w:bCs/>
                <w:color w:val="FF0000"/>
              </w:rPr>
            </w:rPrChange>
          </w:rPr>
          <w:t>.2.2 Métricas</w:t>
        </w:r>
      </w:ins>
    </w:p>
    <w:p w:rsidR="00FB039E" w:rsidRPr="001E143B" w:rsidRDefault="00FB039E" w:rsidP="00EB36D3">
      <w:pPr>
        <w:spacing w:line="360" w:lineRule="auto"/>
        <w:ind w:firstLine="709"/>
        <w:jc w:val="both"/>
        <w:rPr>
          <w:b/>
          <w:bCs/>
          <w:rPrChange w:id="3764" w:author="MARCELO" w:date="2009-06-07T23:02:00Z">
            <w:rPr>
              <w:b/>
              <w:bCs/>
              <w:color w:val="FF0000"/>
            </w:rPr>
          </w:rPrChange>
        </w:rPr>
        <w:pPrChange w:id="3765" w:author="MARCELO" w:date="2009-06-07T15:32:00Z">
          <w:pPr>
            <w:pBdr>
              <w:bottom w:val="single" w:sz="4" w:space="1" w:color="000000"/>
            </w:pBdr>
            <w:spacing w:line="360" w:lineRule="auto"/>
            <w:ind w:firstLine="709"/>
            <w:jc w:val="both"/>
          </w:pPr>
        </w:pPrChange>
      </w:pPr>
    </w:p>
    <w:p w:rsidR="00FB039E" w:rsidRPr="001E143B" w:rsidDel="00021B21" w:rsidRDefault="00FB039E" w:rsidP="00EB36D3">
      <w:pPr>
        <w:spacing w:line="360" w:lineRule="auto"/>
        <w:ind w:firstLine="709"/>
        <w:jc w:val="both"/>
        <w:rPr>
          <w:del w:id="3766" w:author="MARCELO" w:date="2009-06-07T23:58:00Z"/>
        </w:rPr>
        <w:pPrChange w:id="3767" w:author="MARCELO" w:date="2009-06-07T15:32:00Z">
          <w:pPr>
            <w:pBdr>
              <w:bottom w:val="single" w:sz="4" w:space="1" w:color="000000"/>
            </w:pBdr>
            <w:spacing w:line="360" w:lineRule="auto"/>
            <w:ind w:firstLine="709"/>
            <w:jc w:val="both"/>
          </w:pPr>
        </w:pPrChange>
      </w:pPr>
      <w:ins w:id="3768" w:author="MARCELO" w:date="2009-05-17T19:44:00Z">
        <w:r w:rsidRPr="001E143B">
          <w:rPr>
            <w:rFonts w:ascii="Times New Roman" w:hAnsi="Times New Roman"/>
            <w:bCs/>
            <w:rPrChange w:id="3769" w:author="MARCELO" w:date="2009-06-07T23:02:00Z">
              <w:rPr>
                <w:rFonts w:ascii="Times New Roman" w:hAnsi="Times New Roman"/>
                <w:bCs/>
                <w:color w:val="FF0000"/>
              </w:rPr>
            </w:rPrChange>
          </w:rPr>
          <w:t>Outra funcionalidade definida</w:t>
        </w:r>
      </w:ins>
      <w:ins w:id="3770" w:author="MARCELO PEREIRA" w:date="2009-05-28T16:23:00Z">
        <w:r w:rsidRPr="001E143B">
          <w:rPr>
            <w:rFonts w:ascii="Times New Roman" w:hAnsi="Times New Roman"/>
            <w:bCs/>
            <w:rPrChange w:id="3771" w:author="MARCELO" w:date="2009-06-07T23:02:00Z">
              <w:rPr>
                <w:rFonts w:ascii="Times New Roman" w:hAnsi="Times New Roman"/>
                <w:bCs/>
                <w:color w:val="FF0000"/>
              </w:rPr>
            </w:rPrChange>
          </w:rPr>
          <w:t>,</w:t>
        </w:r>
      </w:ins>
      <w:ins w:id="3772" w:author="MARCELO" w:date="2009-05-17T19:44:00Z">
        <w:r w:rsidRPr="001E143B">
          <w:rPr>
            <w:rFonts w:ascii="Times New Roman" w:hAnsi="Times New Roman"/>
            <w:bCs/>
            <w:rPrChange w:id="3773" w:author="MARCELO" w:date="2009-06-07T23:02:00Z">
              <w:rPr>
                <w:rFonts w:ascii="Times New Roman" w:hAnsi="Times New Roman"/>
                <w:bCs/>
                <w:color w:val="FF0000"/>
              </w:rPr>
            </w:rPrChange>
          </w:rPr>
          <w:t xml:space="preserve"> para </w:t>
        </w:r>
        <w:del w:id="3774" w:author="MARCELO PEREIRA" w:date="2009-05-28T16:23:00Z">
          <w:r w:rsidRPr="001E143B">
            <w:rPr>
              <w:rFonts w:ascii="Times New Roman" w:hAnsi="Times New Roman"/>
              <w:bCs/>
              <w:rPrChange w:id="3775" w:author="MARCELO" w:date="2009-06-07T23:02:00Z">
                <w:rPr>
                  <w:rFonts w:ascii="Times New Roman" w:hAnsi="Times New Roman"/>
                  <w:bCs/>
                  <w:color w:val="FF0000"/>
                </w:rPr>
              </w:rPrChange>
            </w:rPr>
            <w:delText>este</w:delText>
          </w:r>
        </w:del>
      </w:ins>
      <w:ins w:id="3776" w:author="MARCELO PEREIRA" w:date="2009-05-28T16:23:00Z">
        <w:r w:rsidRPr="001E143B">
          <w:rPr>
            <w:rFonts w:ascii="Times New Roman" w:hAnsi="Times New Roman"/>
            <w:bCs/>
            <w:rPrChange w:id="3777" w:author="MARCELO" w:date="2009-06-07T23:02:00Z">
              <w:rPr>
                <w:rFonts w:ascii="Times New Roman" w:hAnsi="Times New Roman"/>
                <w:bCs/>
                <w:color w:val="FF0000"/>
              </w:rPr>
            </w:rPrChange>
          </w:rPr>
          <w:t>o</w:t>
        </w:r>
      </w:ins>
      <w:ins w:id="3778" w:author="MARCELO" w:date="2009-05-17T19:44:00Z">
        <w:r w:rsidRPr="001E143B">
          <w:rPr>
            <w:rFonts w:ascii="Times New Roman" w:hAnsi="Times New Roman"/>
            <w:bCs/>
            <w:rPrChange w:id="3779" w:author="MARCELO" w:date="2009-06-07T23:02:00Z">
              <w:rPr>
                <w:rFonts w:ascii="Times New Roman" w:hAnsi="Times New Roman"/>
                <w:bCs/>
                <w:color w:val="FF0000"/>
              </w:rPr>
            </w:rPrChange>
          </w:rPr>
          <w:t xml:space="preserve"> módulo </w:t>
        </w:r>
      </w:ins>
      <w:ins w:id="3780" w:author="MARCELO PEREIRA" w:date="2009-05-28T16:23:00Z">
        <w:r w:rsidRPr="001E143B">
          <w:rPr>
            <w:rFonts w:ascii="Times New Roman" w:hAnsi="Times New Roman"/>
            <w:bCs/>
            <w:rPrChange w:id="3781" w:author="MARCELO" w:date="2009-06-07T23:02:00Z">
              <w:rPr>
                <w:rFonts w:ascii="Times New Roman" w:hAnsi="Times New Roman"/>
                <w:bCs/>
                <w:color w:val="FF0000"/>
              </w:rPr>
            </w:rPrChange>
          </w:rPr>
          <w:t xml:space="preserve">de análise, </w:t>
        </w:r>
      </w:ins>
      <w:ins w:id="3782" w:author="MARCELO" w:date="2009-05-17T19:44:00Z">
        <w:r w:rsidRPr="001E143B">
          <w:rPr>
            <w:rFonts w:ascii="Times New Roman" w:hAnsi="Times New Roman"/>
            <w:bCs/>
            <w:rPrChange w:id="3783" w:author="MARCELO" w:date="2009-06-07T23:02:00Z">
              <w:rPr>
                <w:rFonts w:ascii="Times New Roman" w:hAnsi="Times New Roman"/>
                <w:bCs/>
                <w:color w:val="FF0000"/>
              </w:rPr>
            </w:rPrChange>
          </w:rPr>
          <w:t>é a exibição de métricas.</w:t>
        </w:r>
      </w:ins>
      <w:ins w:id="3784" w:author="MARCELO" w:date="2009-05-17T19:57:00Z">
        <w:r w:rsidRPr="001E143B">
          <w:rPr>
            <w:rFonts w:ascii="Times New Roman" w:hAnsi="Times New Roman"/>
            <w:bCs/>
            <w:rPrChange w:id="3785" w:author="MARCELO" w:date="2009-06-07T23:02:00Z">
              <w:rPr>
                <w:rFonts w:ascii="Times New Roman" w:hAnsi="Times New Roman"/>
                <w:bCs/>
                <w:color w:val="FF0000"/>
              </w:rPr>
            </w:rPrChange>
          </w:rPr>
          <w:t xml:space="preserve"> As métricas definidas para esta ferramenta também têm o objetivo de facilitar a manutenção de códigos legados. </w:t>
        </w:r>
      </w:ins>
      <w:ins w:id="3786" w:author="MARCELO" w:date="2009-05-17T19:58:00Z">
        <w:r w:rsidRPr="001E143B">
          <w:rPr>
            <w:rFonts w:ascii="Times New Roman" w:hAnsi="Times New Roman"/>
            <w:bCs/>
            <w:rPrChange w:id="3787" w:author="MARCELO" w:date="2009-06-07T23:02:00Z">
              <w:rPr>
                <w:rFonts w:ascii="Times New Roman" w:hAnsi="Times New Roman"/>
                <w:bCs/>
                <w:color w:val="FF0000"/>
              </w:rPr>
            </w:rPrChange>
          </w:rPr>
          <w:t xml:space="preserve">Número de linhas de código e número de linhas de comentários por rotina </w:t>
        </w:r>
      </w:ins>
      <w:ins w:id="3788" w:author="MARCELO" w:date="2009-05-17T19:59:00Z">
        <w:r w:rsidRPr="001E143B">
          <w:rPr>
            <w:rFonts w:ascii="Times New Roman" w:hAnsi="Times New Roman"/>
            <w:bCs/>
            <w:rPrChange w:id="3789" w:author="MARCELO" w:date="2009-06-07T23:02:00Z">
              <w:rPr>
                <w:rFonts w:ascii="Times New Roman" w:hAnsi="Times New Roman"/>
                <w:bCs/>
                <w:color w:val="FF0000"/>
              </w:rPr>
            </w:rPrChange>
          </w:rPr>
          <w:t>são c</w:t>
        </w:r>
      </w:ins>
      <w:ins w:id="3790" w:author="MARCELO" w:date="2009-05-17T19:58:00Z">
        <w:r w:rsidRPr="001E143B">
          <w:rPr>
            <w:rFonts w:ascii="Times New Roman" w:hAnsi="Times New Roman"/>
            <w:bCs/>
            <w:rPrChange w:id="3791" w:author="MARCELO" w:date="2009-06-07T23:02:00Z">
              <w:rPr>
                <w:rFonts w:ascii="Times New Roman" w:hAnsi="Times New Roman"/>
                <w:bCs/>
                <w:color w:val="FF0000"/>
              </w:rPr>
            </w:rPrChange>
          </w:rPr>
          <w:t>ampos analisados p</w:t>
        </w:r>
        <w:del w:id="3792" w:author="MARCELO PEREIRA" w:date="2009-05-18T16:25:00Z">
          <w:r w:rsidRPr="001E143B">
            <w:rPr>
              <w:rFonts w:ascii="Times New Roman" w:hAnsi="Times New Roman"/>
              <w:bCs/>
              <w:rPrChange w:id="3793" w:author="MARCELO" w:date="2009-06-07T23:02:00Z">
                <w:rPr>
                  <w:rFonts w:ascii="Times New Roman" w:hAnsi="Times New Roman"/>
                  <w:bCs/>
                  <w:color w:val="FF0000"/>
                </w:rPr>
              </w:rPrChange>
            </w:rPr>
            <w:delText>ela</w:delText>
          </w:r>
        </w:del>
      </w:ins>
      <w:ins w:id="3794" w:author="MARCELO PEREIRA" w:date="2009-05-18T16:25:00Z">
        <w:r w:rsidRPr="001E143B">
          <w:rPr>
            <w:rFonts w:ascii="Times New Roman" w:hAnsi="Times New Roman"/>
            <w:bCs/>
            <w:rPrChange w:id="3795" w:author="MARCELO" w:date="2009-06-07T23:02:00Z">
              <w:rPr>
                <w:rFonts w:ascii="Times New Roman" w:hAnsi="Times New Roman"/>
                <w:bCs/>
                <w:color w:val="FF0000"/>
              </w:rPr>
            </w:rPrChange>
          </w:rPr>
          <w:t>or esta</w:t>
        </w:r>
      </w:ins>
      <w:ins w:id="3796" w:author="MARCELO" w:date="2009-05-17T19:58:00Z">
        <w:del w:id="3797" w:author="MARCELO PEREIRA" w:date="2009-05-18T16:25:00Z">
          <w:r w:rsidRPr="001E143B">
            <w:rPr>
              <w:rFonts w:ascii="Times New Roman" w:hAnsi="Times New Roman"/>
              <w:bCs/>
              <w:rPrChange w:id="3798" w:author="MARCELO" w:date="2009-06-07T23:02:00Z">
                <w:rPr>
                  <w:rFonts w:ascii="Times New Roman" w:hAnsi="Times New Roman"/>
                  <w:bCs/>
                  <w:color w:val="FF0000"/>
                </w:rPr>
              </w:rPrChange>
            </w:rPr>
            <w:delText xml:space="preserve"> </w:delText>
          </w:r>
        </w:del>
      </w:ins>
      <w:ins w:id="3799" w:author="MARCELO PEREIRA" w:date="2009-05-18T16:25:00Z">
        <w:r w:rsidRPr="001E143B">
          <w:rPr>
            <w:rFonts w:ascii="Times New Roman" w:hAnsi="Times New Roman"/>
            <w:bCs/>
            <w:rPrChange w:id="3800" w:author="MARCELO" w:date="2009-06-07T23:02:00Z">
              <w:rPr>
                <w:rFonts w:ascii="Times New Roman" w:hAnsi="Times New Roman"/>
                <w:bCs/>
                <w:color w:val="FF0000"/>
              </w:rPr>
            </w:rPrChange>
          </w:rPr>
          <w:t xml:space="preserve"> </w:t>
        </w:r>
      </w:ins>
      <w:ins w:id="3801" w:author="MARCELO" w:date="2009-05-17T19:58:00Z">
        <w:r w:rsidRPr="001E143B">
          <w:rPr>
            <w:rFonts w:ascii="Times New Roman" w:hAnsi="Times New Roman"/>
            <w:bCs/>
            <w:rPrChange w:id="3802" w:author="MARCELO" w:date="2009-06-07T23:02:00Z">
              <w:rPr>
                <w:rFonts w:ascii="Times New Roman" w:hAnsi="Times New Roman"/>
                <w:bCs/>
                <w:color w:val="FF0000"/>
              </w:rPr>
            </w:rPrChange>
          </w:rPr>
          <w:t>seção</w:t>
        </w:r>
        <w:del w:id="3803" w:author="MARCELO PEREIRA" w:date="2009-05-18T16:25:00Z">
          <w:r w:rsidRPr="001E143B">
            <w:rPr>
              <w:rFonts w:ascii="Times New Roman" w:hAnsi="Times New Roman"/>
              <w:bCs/>
              <w:rPrChange w:id="3804" w:author="MARCELO" w:date="2009-06-07T23:02:00Z">
                <w:rPr>
                  <w:rFonts w:ascii="Times New Roman" w:hAnsi="Times New Roman"/>
                  <w:bCs/>
                  <w:color w:val="FF0000"/>
                </w:rPr>
              </w:rPrChange>
            </w:rPr>
            <w:delText xml:space="preserve"> de métricas</w:delText>
          </w:r>
        </w:del>
        <w:r w:rsidRPr="001E143B">
          <w:rPr>
            <w:rFonts w:ascii="Times New Roman" w:hAnsi="Times New Roman"/>
            <w:bCs/>
            <w:rPrChange w:id="3805" w:author="MARCELO" w:date="2009-06-07T23:02:00Z">
              <w:rPr>
                <w:rFonts w:ascii="Times New Roman" w:hAnsi="Times New Roman"/>
                <w:bCs/>
                <w:color w:val="FF0000"/>
              </w:rPr>
            </w:rPrChange>
          </w:rPr>
          <w:t>, pois jun</w:t>
        </w:r>
      </w:ins>
      <w:ins w:id="3806" w:author="MARCELO" w:date="2009-05-17T19:59:00Z">
        <w:r w:rsidRPr="001E143B">
          <w:rPr>
            <w:rFonts w:ascii="Times New Roman" w:hAnsi="Times New Roman"/>
            <w:bCs/>
            <w:rPrChange w:id="3807" w:author="MARCELO" w:date="2009-06-07T23:02:00Z">
              <w:rPr>
                <w:rFonts w:ascii="Times New Roman" w:hAnsi="Times New Roman"/>
                <w:bCs/>
                <w:color w:val="FF0000"/>
              </w:rPr>
            </w:rPrChange>
          </w:rPr>
          <w:t xml:space="preserve">tos podem exibir um comparativo que informa o quão bem documentado </w:t>
        </w:r>
        <w:del w:id="3808" w:author="MARCELO PEREIRA" w:date="2009-05-18T16:25:00Z">
          <w:r w:rsidRPr="001E143B">
            <w:rPr>
              <w:rFonts w:ascii="Times New Roman" w:hAnsi="Times New Roman"/>
              <w:bCs/>
              <w:rPrChange w:id="3809" w:author="MARCELO" w:date="2009-06-07T23:02:00Z">
                <w:rPr>
                  <w:rFonts w:ascii="Times New Roman" w:hAnsi="Times New Roman"/>
                  <w:bCs/>
                  <w:color w:val="FF0000"/>
                </w:rPr>
              </w:rPrChange>
            </w:rPr>
            <w:delText>seu</w:delText>
          </w:r>
        </w:del>
      </w:ins>
      <w:ins w:id="3810" w:author="MARCELO PEREIRA" w:date="2009-05-18T16:26:00Z">
        <w:r w:rsidRPr="001E143B">
          <w:rPr>
            <w:rFonts w:ascii="Times New Roman" w:hAnsi="Times New Roman"/>
            <w:bCs/>
            <w:rPrChange w:id="3811" w:author="MARCELO" w:date="2009-06-07T23:02:00Z">
              <w:rPr>
                <w:rFonts w:ascii="Times New Roman" w:hAnsi="Times New Roman"/>
                <w:bCs/>
                <w:color w:val="FF0000"/>
              </w:rPr>
            </w:rPrChange>
          </w:rPr>
          <w:t xml:space="preserve">está </w:t>
        </w:r>
      </w:ins>
      <w:ins w:id="3812" w:author="MARCELO PEREIRA" w:date="2009-05-18T16:25:00Z">
        <w:r w:rsidRPr="001E143B">
          <w:rPr>
            <w:rFonts w:ascii="Times New Roman" w:hAnsi="Times New Roman"/>
            <w:bCs/>
            <w:rPrChange w:id="3813" w:author="MARCELO" w:date="2009-06-07T23:02:00Z">
              <w:rPr>
                <w:rFonts w:ascii="Times New Roman" w:hAnsi="Times New Roman"/>
                <w:bCs/>
                <w:color w:val="FF0000"/>
              </w:rPr>
            </w:rPrChange>
          </w:rPr>
          <w:t>o</w:t>
        </w:r>
      </w:ins>
      <w:ins w:id="3814" w:author="MARCELO" w:date="2009-05-17T19:59:00Z">
        <w:r w:rsidRPr="001E143B">
          <w:rPr>
            <w:rFonts w:ascii="Times New Roman" w:hAnsi="Times New Roman"/>
            <w:bCs/>
            <w:rPrChange w:id="3815" w:author="MARCELO" w:date="2009-06-07T23:02:00Z">
              <w:rPr>
                <w:rFonts w:ascii="Times New Roman" w:hAnsi="Times New Roman"/>
                <w:bCs/>
                <w:color w:val="FF0000"/>
              </w:rPr>
            </w:rPrChange>
          </w:rPr>
          <w:t xml:space="preserve"> código </w:t>
        </w:r>
        <w:del w:id="3816" w:author="MARCELO PEREIRA" w:date="2009-05-18T16:25:00Z">
          <w:r w:rsidRPr="001E143B">
            <w:rPr>
              <w:rFonts w:ascii="Times New Roman" w:hAnsi="Times New Roman"/>
              <w:bCs/>
              <w:rPrChange w:id="3817" w:author="MARCELO" w:date="2009-06-07T23:02:00Z">
                <w:rPr>
                  <w:rFonts w:ascii="Times New Roman" w:hAnsi="Times New Roman"/>
                  <w:bCs/>
                  <w:color w:val="FF0000"/>
                </w:rPr>
              </w:rPrChange>
            </w:rPr>
            <w:delText>está</w:delText>
          </w:r>
        </w:del>
      </w:ins>
      <w:ins w:id="3818" w:author="MARCELO PEREIRA" w:date="2009-05-18T16:25:00Z">
        <w:r w:rsidRPr="001E143B">
          <w:rPr>
            <w:rFonts w:ascii="Times New Roman" w:hAnsi="Times New Roman"/>
            <w:bCs/>
            <w:rPrChange w:id="3819" w:author="MARCELO" w:date="2009-06-07T23:02:00Z">
              <w:rPr>
                <w:rFonts w:ascii="Times New Roman" w:hAnsi="Times New Roman"/>
                <w:bCs/>
                <w:color w:val="FF0000"/>
              </w:rPr>
            </w:rPrChange>
          </w:rPr>
          <w:t>do projeto</w:t>
        </w:r>
      </w:ins>
      <w:ins w:id="3820" w:author="MARCELO" w:date="2009-05-17T19:59:00Z">
        <w:r w:rsidRPr="001E143B">
          <w:rPr>
            <w:rFonts w:ascii="Times New Roman" w:hAnsi="Times New Roman"/>
            <w:bCs/>
            <w:rPrChange w:id="3821" w:author="MARCELO" w:date="2009-06-07T23:02:00Z">
              <w:rPr>
                <w:rFonts w:ascii="Times New Roman" w:hAnsi="Times New Roman"/>
                <w:bCs/>
                <w:color w:val="FF0000"/>
              </w:rPr>
            </w:rPrChange>
          </w:rPr>
          <w:t xml:space="preserve">. </w:t>
        </w:r>
      </w:ins>
      <w:ins w:id="3822" w:author="MARCELO" w:date="2009-05-17T21:47:00Z">
        <w:r w:rsidRPr="001E143B">
          <w:rPr>
            <w:rFonts w:ascii="Times New Roman" w:hAnsi="Times New Roman"/>
            <w:bCs/>
            <w:rPrChange w:id="3823" w:author="MARCELO" w:date="2009-06-07T23:02:00Z">
              <w:rPr>
                <w:rFonts w:ascii="Times New Roman" w:hAnsi="Times New Roman"/>
                <w:bCs/>
                <w:color w:val="FF0000"/>
              </w:rPr>
            </w:rPrChange>
          </w:rPr>
          <w:t xml:space="preserve">O número de linhas </w:t>
        </w:r>
      </w:ins>
      <w:ins w:id="3824" w:author="MARCELO PEREIRA" w:date="2009-05-18T16:26:00Z">
        <w:r w:rsidRPr="001E143B">
          <w:rPr>
            <w:rFonts w:ascii="Times New Roman" w:hAnsi="Times New Roman"/>
            <w:bCs/>
            <w:rPrChange w:id="3825" w:author="MARCELO" w:date="2009-06-07T23:02:00Z">
              <w:rPr>
                <w:rFonts w:ascii="Times New Roman" w:hAnsi="Times New Roman"/>
                <w:bCs/>
                <w:color w:val="FF0000"/>
              </w:rPr>
            </w:rPrChange>
          </w:rPr>
          <w:t xml:space="preserve">de código </w:t>
        </w:r>
      </w:ins>
      <w:ins w:id="3826" w:author="MARCELO" w:date="2009-05-17T21:47:00Z">
        <w:r w:rsidRPr="001E143B">
          <w:rPr>
            <w:rFonts w:ascii="Times New Roman" w:hAnsi="Times New Roman"/>
            <w:bCs/>
            <w:rPrChange w:id="3827" w:author="MARCELO" w:date="2009-06-07T23:02:00Z">
              <w:rPr>
                <w:rFonts w:ascii="Times New Roman" w:hAnsi="Times New Roman"/>
                <w:bCs/>
                <w:color w:val="FF0000"/>
              </w:rPr>
            </w:rPrChange>
          </w:rPr>
          <w:t xml:space="preserve">por rotina também pode mostrar </w:t>
        </w:r>
        <w:del w:id="3828" w:author="MARCELO PEREIRA" w:date="2009-05-18T16:26:00Z">
          <w:r w:rsidRPr="001E143B">
            <w:rPr>
              <w:rFonts w:ascii="Times New Roman" w:hAnsi="Times New Roman"/>
              <w:bCs/>
              <w:rPrChange w:id="3829" w:author="MARCELO" w:date="2009-06-07T23:02:00Z">
                <w:rPr>
                  <w:rFonts w:ascii="Times New Roman" w:hAnsi="Times New Roman"/>
                  <w:bCs/>
                  <w:color w:val="FF0000"/>
                </w:rPr>
              </w:rPrChange>
            </w:rPr>
            <w:delText xml:space="preserve">o quão grandes estão </w:delText>
          </w:r>
        </w:del>
      </w:ins>
      <w:ins w:id="3830" w:author="MARCELO PEREIRA" w:date="2009-05-18T16:26:00Z">
        <w:r w:rsidRPr="001E143B">
          <w:rPr>
            <w:rFonts w:ascii="Times New Roman" w:hAnsi="Times New Roman"/>
            <w:bCs/>
            <w:rPrChange w:id="3831" w:author="MARCELO" w:date="2009-06-07T23:02:00Z">
              <w:rPr>
                <w:rFonts w:ascii="Times New Roman" w:hAnsi="Times New Roman"/>
                <w:bCs/>
                <w:color w:val="FF0000"/>
              </w:rPr>
            </w:rPrChange>
          </w:rPr>
          <w:t>o tamanho d</w:t>
        </w:r>
      </w:ins>
      <w:ins w:id="3832" w:author="MARCELO" w:date="2009-05-17T21:55:00Z">
        <w:r w:rsidRPr="001E143B">
          <w:rPr>
            <w:rFonts w:ascii="Times New Roman" w:hAnsi="Times New Roman"/>
            <w:bCs/>
            <w:rPrChange w:id="3833" w:author="MARCELO" w:date="2009-06-07T23:02:00Z">
              <w:rPr>
                <w:rFonts w:ascii="Times New Roman" w:hAnsi="Times New Roman"/>
                <w:bCs/>
                <w:color w:val="FF0000"/>
              </w:rPr>
            </w:rPrChange>
          </w:rPr>
          <w:t>as</w:t>
        </w:r>
      </w:ins>
      <w:ins w:id="3834" w:author="MARCELO" w:date="2009-05-17T21:47:00Z">
        <w:r w:rsidRPr="001E143B">
          <w:rPr>
            <w:rFonts w:ascii="Times New Roman" w:hAnsi="Times New Roman"/>
            <w:bCs/>
            <w:rPrChange w:id="3835" w:author="MARCELO" w:date="2009-06-07T23:02:00Z">
              <w:rPr>
                <w:rFonts w:ascii="Times New Roman" w:hAnsi="Times New Roman"/>
                <w:bCs/>
                <w:color w:val="FF0000"/>
              </w:rPr>
            </w:rPrChange>
          </w:rPr>
          <w:t xml:space="preserve"> rotinas </w:t>
        </w:r>
      </w:ins>
      <w:ins w:id="3836" w:author="MARCELO" w:date="2009-06-07T23:02:00Z">
        <w:r w:rsidR="001E143B">
          <w:rPr>
            <w:rFonts w:ascii="Times New Roman" w:hAnsi="Times New Roman"/>
            <w:bCs/>
          </w:rPr>
          <w:t>mantidas n</w:t>
        </w:r>
      </w:ins>
      <w:ins w:id="3837" w:author="MARCELO" w:date="2009-05-17T21:55:00Z">
        <w:r w:rsidRPr="001E143B">
          <w:rPr>
            <w:rFonts w:ascii="Times New Roman" w:hAnsi="Times New Roman"/>
            <w:bCs/>
            <w:rPrChange w:id="3838" w:author="MARCELO" w:date="2009-06-07T23:02:00Z">
              <w:rPr>
                <w:rFonts w:ascii="Times New Roman" w:hAnsi="Times New Roman"/>
                <w:bCs/>
                <w:color w:val="FF0000"/>
              </w:rPr>
            </w:rPrChange>
          </w:rPr>
          <w:t xml:space="preserve">o </w:t>
        </w:r>
        <w:del w:id="3839" w:author="MARCELO PEREIRA" w:date="2009-05-28T16:24:00Z">
          <w:r w:rsidRPr="001E143B">
            <w:rPr>
              <w:rFonts w:ascii="Times New Roman" w:hAnsi="Times New Roman"/>
              <w:bCs/>
              <w:rPrChange w:id="3840" w:author="MARCELO" w:date="2009-06-07T23:02:00Z">
                <w:rPr>
                  <w:rFonts w:ascii="Times New Roman" w:hAnsi="Times New Roman"/>
                  <w:bCs/>
                  <w:color w:val="FF0000"/>
                </w:rPr>
              </w:rPrChange>
            </w:rPr>
            <w:delText>projeto</w:delText>
          </w:r>
        </w:del>
      </w:ins>
      <w:ins w:id="3841" w:author="MARCELO PEREIRA" w:date="2009-05-28T16:24:00Z">
        <w:r w:rsidRPr="001E143B">
          <w:rPr>
            <w:rFonts w:ascii="Times New Roman" w:hAnsi="Times New Roman"/>
            <w:bCs/>
            <w:rPrChange w:id="3842" w:author="MARCELO" w:date="2009-06-07T23:02:00Z">
              <w:rPr>
                <w:rFonts w:ascii="Times New Roman" w:hAnsi="Times New Roman"/>
                <w:bCs/>
                <w:color w:val="FF0000"/>
              </w:rPr>
            </w:rPrChange>
          </w:rPr>
          <w:t>banco de dados</w:t>
        </w:r>
      </w:ins>
      <w:ins w:id="3843" w:author="MARCELO" w:date="2009-05-17T21:55:00Z">
        <w:r w:rsidRPr="001E143B">
          <w:rPr>
            <w:rFonts w:ascii="Times New Roman" w:hAnsi="Times New Roman"/>
            <w:bCs/>
            <w:rPrChange w:id="3844" w:author="MARCELO" w:date="2009-06-07T23:02:00Z">
              <w:rPr>
                <w:rFonts w:ascii="Times New Roman" w:hAnsi="Times New Roman"/>
                <w:bCs/>
                <w:color w:val="FF0000"/>
              </w:rPr>
            </w:rPrChange>
          </w:rPr>
          <w:t xml:space="preserve"> </w:t>
        </w:r>
      </w:ins>
      <w:ins w:id="3845" w:author="MARCELO" w:date="2009-05-17T21:47:00Z">
        <w:r w:rsidRPr="001E143B">
          <w:rPr>
            <w:rFonts w:ascii="Times New Roman" w:hAnsi="Times New Roman"/>
            <w:bCs/>
            <w:rPrChange w:id="3846" w:author="MARCELO" w:date="2009-06-07T23:02:00Z">
              <w:rPr>
                <w:rFonts w:ascii="Times New Roman" w:hAnsi="Times New Roman"/>
                <w:bCs/>
                <w:color w:val="FF0000"/>
              </w:rPr>
            </w:rPrChange>
          </w:rPr>
          <w:t xml:space="preserve">e se </w:t>
        </w:r>
      </w:ins>
      <w:ins w:id="3847" w:author="MARCELO" w:date="2009-05-17T21:48:00Z">
        <w:r w:rsidRPr="001E143B">
          <w:rPr>
            <w:rFonts w:ascii="Times New Roman" w:hAnsi="Times New Roman"/>
            <w:bCs/>
            <w:rPrChange w:id="3848" w:author="MARCELO" w:date="2009-06-07T23:02:00Z">
              <w:rPr>
                <w:rFonts w:ascii="Times New Roman" w:hAnsi="Times New Roman"/>
                <w:bCs/>
                <w:color w:val="FF0000"/>
              </w:rPr>
            </w:rPrChange>
          </w:rPr>
          <w:t xml:space="preserve">é necessária uma análise para extrair sub-rotinas para </w:t>
        </w:r>
      </w:ins>
      <w:ins w:id="3849" w:author="MARCELO" w:date="2009-05-17T21:56:00Z">
        <w:r w:rsidRPr="001E143B">
          <w:rPr>
            <w:rFonts w:ascii="Times New Roman" w:hAnsi="Times New Roman"/>
            <w:bCs/>
            <w:rPrChange w:id="3850" w:author="MARCELO" w:date="2009-06-07T23:02:00Z">
              <w:rPr>
                <w:rFonts w:ascii="Times New Roman" w:hAnsi="Times New Roman"/>
                <w:bCs/>
                <w:color w:val="FF0000"/>
              </w:rPr>
            </w:rPrChange>
          </w:rPr>
          <w:t xml:space="preserve">uma </w:t>
        </w:r>
      </w:ins>
      <w:ins w:id="3851" w:author="MARCELO" w:date="2009-05-17T21:48:00Z">
        <w:r w:rsidRPr="001E143B">
          <w:rPr>
            <w:rFonts w:ascii="Times New Roman" w:hAnsi="Times New Roman"/>
            <w:bCs/>
            <w:rPrChange w:id="3852" w:author="MARCELO" w:date="2009-06-07T23:02:00Z">
              <w:rPr>
                <w:rFonts w:ascii="Times New Roman" w:hAnsi="Times New Roman"/>
                <w:bCs/>
                <w:color w:val="FF0000"/>
              </w:rPr>
            </w:rPrChange>
          </w:rPr>
          <w:t>melhor modularização.</w:t>
        </w:r>
      </w:ins>
      <w:ins w:id="3853" w:author="MARCELO" w:date="2009-05-17T21:56:00Z">
        <w:r w:rsidRPr="001E143B">
          <w:rPr>
            <w:rFonts w:ascii="Times New Roman" w:hAnsi="Times New Roman"/>
            <w:bCs/>
            <w:rPrChange w:id="3854" w:author="MARCELO" w:date="2009-06-07T23:02:00Z">
              <w:rPr>
                <w:rFonts w:ascii="Times New Roman" w:hAnsi="Times New Roman"/>
                <w:bCs/>
                <w:color w:val="FF0000"/>
              </w:rPr>
            </w:rPrChange>
          </w:rPr>
          <w:t xml:space="preserve"> Também </w:t>
        </w:r>
      </w:ins>
      <w:ins w:id="3855" w:author="MARCELO" w:date="2009-06-07T23:02:00Z">
        <w:r w:rsidR="001E143B">
          <w:rPr>
            <w:rFonts w:ascii="Times New Roman" w:hAnsi="Times New Roman"/>
            <w:bCs/>
          </w:rPr>
          <w:t>são</w:t>
        </w:r>
      </w:ins>
      <w:ins w:id="3856" w:author="MARCELO" w:date="2009-05-17T21:56:00Z">
        <w:r w:rsidRPr="001E143B">
          <w:rPr>
            <w:rFonts w:ascii="Times New Roman" w:hAnsi="Times New Roman"/>
            <w:bCs/>
            <w:rPrChange w:id="3857" w:author="MARCELO" w:date="2009-06-07T23:02:00Z">
              <w:rPr>
                <w:rFonts w:ascii="Times New Roman" w:hAnsi="Times New Roman"/>
                <w:bCs/>
                <w:color w:val="FF0000"/>
              </w:rPr>
            </w:rPrChange>
          </w:rPr>
          <w:t xml:space="preserve"> exibidos o número total de pacotes presentes no banco, n</w:t>
        </w:r>
      </w:ins>
      <w:ins w:id="3858" w:author="MARCELO" w:date="2009-05-17T21:57:00Z">
        <w:r w:rsidRPr="001E143B">
          <w:rPr>
            <w:rFonts w:ascii="Times New Roman" w:hAnsi="Times New Roman"/>
            <w:bCs/>
            <w:rPrChange w:id="3859" w:author="MARCELO" w:date="2009-06-07T23:02:00Z">
              <w:rPr>
                <w:rFonts w:ascii="Times New Roman" w:hAnsi="Times New Roman"/>
                <w:bCs/>
                <w:color w:val="FF0000"/>
              </w:rPr>
            </w:rPrChange>
          </w:rPr>
          <w:t>úmero total de rotinas (dividido entre procedimentos e funções) e o número de rotinas dependentes. Esses valores representam uma visão geral do entrelaçamento dos códigos PL/SQL.</w:t>
        </w:r>
      </w:ins>
      <w:ins w:id="3860" w:author="MARCELO PEREIRA" w:date="2009-05-18T16:34:00Z">
        <w:r w:rsidRPr="001E143B">
          <w:rPr>
            <w:rFonts w:ascii="Times New Roman" w:hAnsi="Times New Roman"/>
            <w:bCs/>
            <w:rPrChange w:id="3861" w:author="MARCELO" w:date="2009-06-07T23:02:00Z">
              <w:rPr>
                <w:rFonts w:ascii="Times New Roman" w:hAnsi="Times New Roman"/>
                <w:bCs/>
                <w:color w:val="FF0000"/>
              </w:rPr>
            </w:rPrChange>
          </w:rPr>
          <w:t xml:space="preserve"> presentes na aplicação de BD.</w:t>
        </w:r>
      </w:ins>
    </w:p>
    <w:p w:rsidR="00021B21" w:rsidDel="004501E1" w:rsidRDefault="00021B21" w:rsidP="00EB36D3">
      <w:pPr>
        <w:spacing w:line="360" w:lineRule="auto"/>
        <w:ind w:firstLine="709"/>
        <w:jc w:val="both"/>
        <w:rPr>
          <w:del w:id="3862" w:author="MARCELO" w:date="2009-06-08T23:35:00Z"/>
        </w:rPr>
        <w:pPrChange w:id="3863"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ins w:id="3864" w:author="MARCELO" w:date="2009-06-08T23:06:00Z"/>
        </w:rPr>
        <w:pPrChange w:id="3865" w:author="MARCELO" w:date="2009-06-07T15:32:00Z">
          <w:pPr>
            <w:pBdr>
              <w:bottom w:val="single" w:sz="4" w:space="1" w:color="000000"/>
            </w:pBdr>
            <w:spacing w:line="360" w:lineRule="auto"/>
            <w:ind w:firstLine="709"/>
            <w:jc w:val="both"/>
          </w:pPr>
        </w:pPrChange>
      </w:pPr>
    </w:p>
    <w:p w:rsidR="006F1A29" w:rsidRDefault="006F1A29" w:rsidP="00EB36D3">
      <w:pPr>
        <w:spacing w:line="360" w:lineRule="auto"/>
        <w:ind w:firstLine="709"/>
        <w:jc w:val="both"/>
        <w:pPrChange w:id="3866" w:author="MARCELO" w:date="2009-06-07T15:32:00Z">
          <w:pPr>
            <w:pBdr>
              <w:bottom w:val="single" w:sz="4" w:space="1" w:color="000000"/>
            </w:pBdr>
            <w:spacing w:line="360" w:lineRule="auto"/>
            <w:ind w:firstLine="709"/>
            <w:jc w:val="both"/>
          </w:pPr>
        </w:pPrChange>
      </w:pPr>
    </w:p>
    <w:p w:rsidR="00021B21" w:rsidRDefault="00021B21" w:rsidP="00EB36D3">
      <w:pPr>
        <w:spacing w:line="360" w:lineRule="auto"/>
        <w:ind w:firstLine="709"/>
        <w:jc w:val="both"/>
        <w:rPr>
          <w:ins w:id="3867" w:author="MARCELO" w:date="2009-06-07T23:58:00Z"/>
          <w:rFonts w:ascii="Times New Roman" w:hAnsi="Times New Roman"/>
          <w:b/>
          <w:bCs/>
        </w:rPr>
        <w:pPrChange w:id="3868" w:author="MARCELO" w:date="2009-06-07T15:32:00Z">
          <w:pPr>
            <w:pBdr>
              <w:bottom w:val="single" w:sz="4" w:space="1" w:color="000000"/>
            </w:pBdr>
            <w:spacing w:line="360" w:lineRule="auto"/>
            <w:ind w:firstLine="709"/>
            <w:jc w:val="both"/>
          </w:pPr>
        </w:pPrChange>
      </w:pPr>
    </w:p>
    <w:p w:rsidR="00FB039E" w:rsidRPr="00707465" w:rsidRDefault="00FB039E" w:rsidP="00EB36D3">
      <w:pPr>
        <w:spacing w:line="360" w:lineRule="auto"/>
        <w:ind w:firstLine="709"/>
        <w:jc w:val="both"/>
        <w:rPr>
          <w:b/>
          <w:bCs/>
          <w:rPrChange w:id="3869" w:author="MARCELO" w:date="2009-06-07T23:04:00Z">
            <w:rPr>
              <w:b/>
              <w:bCs/>
              <w:color w:val="FF0000"/>
            </w:rPr>
          </w:rPrChange>
        </w:rPr>
        <w:pPrChange w:id="3870" w:author="MARCELO" w:date="2009-06-07T15:32:00Z">
          <w:pPr>
            <w:pBdr>
              <w:bottom w:val="single" w:sz="4" w:space="1" w:color="000000"/>
            </w:pBdr>
            <w:spacing w:line="360" w:lineRule="auto"/>
            <w:ind w:firstLine="709"/>
            <w:jc w:val="both"/>
          </w:pPr>
        </w:pPrChange>
      </w:pPr>
      <w:ins w:id="3871" w:author="MARCELO PEREIRA" w:date="2009-05-18T16:34:00Z">
        <w:r w:rsidRPr="00707465">
          <w:rPr>
            <w:rFonts w:ascii="Times New Roman" w:hAnsi="Times New Roman"/>
            <w:b/>
            <w:bCs/>
            <w:rPrChange w:id="3872" w:author="MARCELO" w:date="2009-06-07T23:04:00Z">
              <w:rPr>
                <w:rFonts w:ascii="Times New Roman" w:hAnsi="Times New Roman"/>
                <w:b/>
                <w:bCs/>
                <w:color w:val="FF0000"/>
              </w:rPr>
            </w:rPrChange>
          </w:rPr>
          <w:t>3.</w:t>
        </w:r>
        <w:del w:id="3873" w:author="MARCELO" w:date="2009-06-08T23:45:00Z">
          <w:r w:rsidRPr="00707465" w:rsidDel="00B62D98">
            <w:rPr>
              <w:rFonts w:ascii="Times New Roman" w:hAnsi="Times New Roman"/>
              <w:b/>
              <w:bCs/>
              <w:rPrChange w:id="3874" w:author="MARCELO" w:date="2009-06-07T23:04:00Z">
                <w:rPr>
                  <w:rFonts w:ascii="Times New Roman" w:hAnsi="Times New Roman"/>
                  <w:b/>
                  <w:bCs/>
                  <w:color w:val="FF0000"/>
                </w:rPr>
              </w:rPrChange>
            </w:rPr>
            <w:delText>2</w:delText>
          </w:r>
        </w:del>
      </w:ins>
      <w:ins w:id="3875" w:author="MARCELO" w:date="2009-06-08T23:45:00Z">
        <w:r w:rsidR="00B62D98">
          <w:rPr>
            <w:rFonts w:ascii="Times New Roman" w:hAnsi="Times New Roman"/>
            <w:b/>
            <w:bCs/>
          </w:rPr>
          <w:t>3</w:t>
        </w:r>
      </w:ins>
      <w:ins w:id="3876" w:author="MARCELO PEREIRA" w:date="2009-05-18T16:34:00Z">
        <w:r w:rsidRPr="00707465">
          <w:rPr>
            <w:rFonts w:ascii="Times New Roman" w:hAnsi="Times New Roman"/>
            <w:b/>
            <w:bCs/>
            <w:rPrChange w:id="3877" w:author="MARCELO" w:date="2009-06-07T23:04:00Z">
              <w:rPr>
                <w:rFonts w:ascii="Times New Roman" w:hAnsi="Times New Roman"/>
                <w:b/>
                <w:bCs/>
                <w:color w:val="FF0000"/>
              </w:rPr>
            </w:rPrChange>
          </w:rPr>
          <w:t>.2.3 Diagrama Relacional</w:t>
        </w:r>
      </w:ins>
    </w:p>
    <w:p w:rsidR="00FB039E" w:rsidRPr="00707465" w:rsidRDefault="00FB039E" w:rsidP="00EB36D3">
      <w:pPr>
        <w:spacing w:line="360" w:lineRule="auto"/>
        <w:ind w:firstLine="709"/>
        <w:jc w:val="both"/>
        <w:rPr>
          <w:b/>
          <w:bCs/>
          <w:rPrChange w:id="3878" w:author="MARCELO" w:date="2009-06-07T23:04:00Z">
            <w:rPr>
              <w:b/>
              <w:bCs/>
              <w:color w:val="FF0000"/>
            </w:rPr>
          </w:rPrChange>
        </w:rPr>
        <w:pPrChange w:id="3879" w:author="MARCELO" w:date="2009-06-07T15:32:00Z">
          <w:pPr>
            <w:pBdr>
              <w:bottom w:val="single" w:sz="4" w:space="1" w:color="000000"/>
            </w:pBdr>
            <w:spacing w:line="360" w:lineRule="auto"/>
            <w:ind w:firstLine="709"/>
            <w:jc w:val="both"/>
          </w:pPr>
        </w:pPrChange>
      </w:pPr>
    </w:p>
    <w:p w:rsidR="00FE09F3" w:rsidRDefault="00FB039E" w:rsidP="00EB36D3">
      <w:pPr>
        <w:spacing w:line="360" w:lineRule="auto"/>
        <w:ind w:firstLine="709"/>
        <w:jc w:val="both"/>
        <w:rPr>
          <w:ins w:id="3880" w:author="MARCELO" w:date="2009-06-08T00:05:00Z"/>
          <w:rFonts w:ascii="Times New Roman" w:hAnsi="Times New Roman"/>
        </w:rPr>
        <w:pPrChange w:id="3881" w:author="MARCELO" w:date="2009-06-07T15:32:00Z">
          <w:pPr>
            <w:pBdr>
              <w:bottom w:val="single" w:sz="4" w:space="1" w:color="000000"/>
            </w:pBdr>
            <w:spacing w:line="360" w:lineRule="auto"/>
            <w:ind w:firstLine="709"/>
            <w:jc w:val="both"/>
          </w:pPr>
        </w:pPrChange>
      </w:pPr>
      <w:ins w:id="3882" w:author="MARCELO PEREIRA" w:date="2009-05-18T16:35:00Z">
        <w:r w:rsidRPr="00707465">
          <w:rPr>
            <w:rFonts w:ascii="Times New Roman" w:hAnsi="Times New Roman"/>
            <w:rPrChange w:id="3883" w:author="MARCELO" w:date="2009-06-07T23:04:00Z">
              <w:rPr>
                <w:rFonts w:ascii="Times New Roman" w:hAnsi="Times New Roman"/>
                <w:color w:val="FF0000"/>
              </w:rPr>
            </w:rPrChange>
          </w:rPr>
          <w:t xml:space="preserve">A última funcionalidade selecionada para seção de análise é </w:t>
        </w:r>
        <w:del w:id="3884" w:author="MARCELO" w:date="2009-06-07T23:21:00Z">
          <w:r w:rsidRPr="00707465" w:rsidDel="00FE09F3">
            <w:rPr>
              <w:rFonts w:ascii="Times New Roman" w:hAnsi="Times New Roman"/>
              <w:rPrChange w:id="3885" w:author="MARCELO" w:date="2009-06-07T23:04:00Z">
                <w:rPr>
                  <w:rFonts w:ascii="Times New Roman" w:hAnsi="Times New Roman"/>
                  <w:color w:val="FF0000"/>
                </w:rPr>
              </w:rPrChange>
            </w:rPr>
            <w:delText xml:space="preserve">extremamente </w:delText>
          </w:r>
        </w:del>
        <w:r w:rsidRPr="00707465">
          <w:rPr>
            <w:rFonts w:ascii="Times New Roman" w:hAnsi="Times New Roman"/>
            <w:rPrChange w:id="3886" w:author="MARCELO" w:date="2009-06-07T23:04:00Z">
              <w:rPr>
                <w:rFonts w:ascii="Times New Roman" w:hAnsi="Times New Roman"/>
                <w:color w:val="FF0000"/>
              </w:rPr>
            </w:rPrChange>
          </w:rPr>
          <w:t>importante para a compreensão da estrutura de um banco de dados: o modelo relacional</w:t>
        </w:r>
        <w:del w:id="3887" w:author="MARCELO" w:date="2009-06-07T23:35:00Z">
          <w:r w:rsidRPr="00707465" w:rsidDel="00B14C40">
            <w:rPr>
              <w:rFonts w:ascii="Times New Roman" w:hAnsi="Times New Roman"/>
              <w:rPrChange w:id="3888" w:author="MARCELO" w:date="2009-06-07T23:04:00Z">
                <w:rPr>
                  <w:rFonts w:ascii="Times New Roman" w:hAnsi="Times New Roman"/>
                  <w:color w:val="FF0000"/>
                </w:rPr>
              </w:rPrChange>
            </w:rPr>
            <w:delText xml:space="preserve"> do projeto</w:delText>
          </w:r>
        </w:del>
        <w:r w:rsidRPr="00707465">
          <w:rPr>
            <w:rFonts w:ascii="Times New Roman" w:hAnsi="Times New Roman"/>
            <w:rPrChange w:id="3889" w:author="MARCELO" w:date="2009-06-07T23:04:00Z">
              <w:rPr>
                <w:rFonts w:ascii="Times New Roman" w:hAnsi="Times New Roman"/>
                <w:color w:val="FF0000"/>
              </w:rPr>
            </w:rPrChange>
          </w:rPr>
          <w:t xml:space="preserve">. </w:t>
        </w:r>
        <w:del w:id="3890" w:author="MARCELO" w:date="2009-06-07T23:24:00Z">
          <w:r w:rsidRPr="00707465" w:rsidDel="00FE09F3">
            <w:rPr>
              <w:rFonts w:ascii="Times New Roman" w:hAnsi="Times New Roman"/>
              <w:rPrChange w:id="3891" w:author="MARCELO" w:date="2009-06-07T23:04:00Z">
                <w:rPr>
                  <w:rFonts w:ascii="Times New Roman" w:hAnsi="Times New Roman"/>
                  <w:color w:val="FF0000"/>
                </w:rPr>
              </w:rPrChange>
            </w:rPr>
            <w:delText>O projeto</w:delText>
          </w:r>
        </w:del>
      </w:ins>
      <w:ins w:id="3892" w:author="MARCELO PEREIRA" w:date="2009-05-18T16:36:00Z">
        <w:del w:id="3893" w:author="MARCELO" w:date="2009-06-07T23:24:00Z">
          <w:r w:rsidRPr="00707465" w:rsidDel="00FE09F3">
            <w:rPr>
              <w:rFonts w:ascii="Times New Roman" w:hAnsi="Times New Roman"/>
              <w:rPrChange w:id="3894" w:author="MARCELO" w:date="2009-06-07T23:04:00Z">
                <w:rPr>
                  <w:rFonts w:ascii="Times New Roman" w:hAnsi="Times New Roman"/>
                  <w:color w:val="FF0000"/>
                </w:rPr>
              </w:rPrChange>
            </w:rPr>
            <w:delText xml:space="preserve"> SIG@ [37] </w:delText>
          </w:r>
        </w:del>
      </w:ins>
      <w:ins w:id="3895" w:author="MARCELO" w:date="2009-06-07T23:24:00Z">
        <w:r w:rsidR="00FE09F3">
          <w:rPr>
            <w:rFonts w:ascii="Times New Roman" w:hAnsi="Times New Roman"/>
          </w:rPr>
          <w:t>Uma aplicação de banco de dados</w:t>
        </w:r>
      </w:ins>
      <w:ins w:id="3896" w:author="MARCELO PEREIRA" w:date="2009-05-18T16:43:00Z">
        <w:r w:rsidRPr="00707465">
          <w:rPr>
            <w:rFonts w:ascii="Times New Roman" w:hAnsi="Times New Roman"/>
            <w:rPrChange w:id="3897" w:author="MARCELO" w:date="2009-06-07T23:04:00Z">
              <w:rPr>
                <w:rFonts w:ascii="Times New Roman" w:hAnsi="Times New Roman"/>
                <w:color w:val="FF0000"/>
              </w:rPr>
            </w:rPrChange>
          </w:rPr>
          <w:t xml:space="preserve"> possui um modelo relacional</w:t>
        </w:r>
      </w:ins>
      <w:ins w:id="3898" w:author="MARCELO" w:date="2009-06-07T23:35:00Z">
        <w:r w:rsidR="00B14C40">
          <w:rPr>
            <w:rFonts w:ascii="Times New Roman" w:hAnsi="Times New Roman"/>
          </w:rPr>
          <w:t xml:space="preserve">, que </w:t>
        </w:r>
      </w:ins>
      <w:ins w:id="3899" w:author="MARCELO" w:date="2009-06-07T23:24:00Z">
        <w:r w:rsidR="00FE09F3">
          <w:rPr>
            <w:rFonts w:ascii="Times New Roman" w:hAnsi="Times New Roman"/>
          </w:rPr>
          <w:t xml:space="preserve">representa a estrutura de tabelas do sistema e seus relacionamentos. </w:t>
        </w:r>
      </w:ins>
      <w:ins w:id="3900" w:author="MARCELO" w:date="2009-06-07T23:31:00Z">
        <w:r w:rsidR="00B14C40">
          <w:rPr>
            <w:rFonts w:ascii="Times New Roman" w:hAnsi="Times New Roman"/>
          </w:rPr>
          <w:t xml:space="preserve">Existem ferramentas como o Dia </w:t>
        </w:r>
      </w:ins>
      <w:ins w:id="3901" w:author="MARCELO" w:date="2009-06-07T23:30:00Z">
        <w:r w:rsidR="00B14C40">
          <w:rPr>
            <w:rFonts w:ascii="Times New Roman" w:hAnsi="Times New Roman"/>
          </w:rPr>
          <w:t>[51]</w:t>
        </w:r>
      </w:ins>
      <w:ins w:id="3902" w:author="MARCELO" w:date="2009-06-07T23:31:00Z">
        <w:r w:rsidR="00B14C40">
          <w:rPr>
            <w:rFonts w:ascii="Times New Roman" w:hAnsi="Times New Roman"/>
          </w:rPr>
          <w:t xml:space="preserve"> e o JUDE [</w:t>
        </w:r>
      </w:ins>
      <w:ins w:id="3903" w:author="MARCELO" w:date="2009-06-07T23:30:00Z">
        <w:r w:rsidR="00B14C40">
          <w:rPr>
            <w:rFonts w:ascii="Times New Roman" w:hAnsi="Times New Roman"/>
          </w:rPr>
          <w:t>52</w:t>
        </w:r>
      </w:ins>
      <w:ins w:id="3904" w:author="MARCELO" w:date="2009-06-07T23:31:00Z">
        <w:r w:rsidR="00B14C40">
          <w:rPr>
            <w:rFonts w:ascii="Times New Roman" w:hAnsi="Times New Roman"/>
          </w:rPr>
          <w:t>] que criam e editam diagramas relacionais de maneira simples. Porém</w:t>
        </w:r>
      </w:ins>
      <w:ins w:id="3905" w:author="MARCELO" w:date="2009-06-20T14:49:00Z">
        <w:r w:rsidR="0039569F">
          <w:rPr>
            <w:rFonts w:ascii="Times New Roman" w:hAnsi="Times New Roman"/>
          </w:rPr>
          <w:t>,</w:t>
        </w:r>
      </w:ins>
      <w:ins w:id="3906" w:author="MARCELO" w:date="2009-06-07T23:31:00Z">
        <w:r w:rsidR="00B14C40">
          <w:rPr>
            <w:rFonts w:ascii="Times New Roman" w:hAnsi="Times New Roman"/>
          </w:rPr>
          <w:t xml:space="preserve"> a utilização deles faz com que seja necess</w:t>
        </w:r>
      </w:ins>
      <w:ins w:id="3907" w:author="MARCELO" w:date="2009-06-07T23:32:00Z">
        <w:r w:rsidR="00B14C40">
          <w:rPr>
            <w:rFonts w:ascii="Times New Roman" w:hAnsi="Times New Roman"/>
          </w:rPr>
          <w:t>ária a atualização do diagrama sempre que houver uma mudança na estrutura de tabelas da aplicação de banco de dados. O</w:t>
        </w:r>
      </w:ins>
      <w:ins w:id="3908" w:author="MARCELO" w:date="2009-06-07T23:33:00Z">
        <w:r w:rsidR="00B14C40">
          <w:rPr>
            <w:rFonts w:ascii="Times New Roman" w:hAnsi="Times New Roman"/>
          </w:rPr>
          <w:t xml:space="preserve"> PL/SQL Helper automatiza o processo de atualização do diagrama relacional, pois ele verifica em tempo real, o modelo de tabelas e exibe o diagrama para o usuário</w:t>
        </w:r>
      </w:ins>
      <w:ins w:id="3909" w:author="MARCELO" w:date="2009-06-07T23:34:00Z">
        <w:r w:rsidR="00B14C40">
          <w:rPr>
            <w:rFonts w:ascii="Times New Roman" w:hAnsi="Times New Roman"/>
          </w:rPr>
          <w:t xml:space="preserve"> em forma de imagem</w:t>
        </w:r>
      </w:ins>
      <w:ins w:id="3910" w:author="MARCELO" w:date="2009-06-07T23:33:00Z">
        <w:r w:rsidR="00B14C40">
          <w:rPr>
            <w:rFonts w:ascii="Times New Roman" w:hAnsi="Times New Roman"/>
          </w:rPr>
          <w:t xml:space="preserve">. </w:t>
        </w:r>
      </w:ins>
      <w:ins w:id="3911" w:author="MARCELO" w:date="2009-06-07T23:34:00Z">
        <w:r w:rsidR="00B14C40">
          <w:rPr>
            <w:rFonts w:ascii="Times New Roman" w:hAnsi="Times New Roman"/>
          </w:rPr>
          <w:t>A imagem exibida pode ser salva em formato JPG.</w:t>
        </w:r>
      </w:ins>
    </w:p>
    <w:p w:rsidR="000156AF" w:rsidRDefault="000156AF" w:rsidP="00EB36D3">
      <w:pPr>
        <w:spacing w:line="360" w:lineRule="auto"/>
        <w:ind w:firstLine="709"/>
        <w:jc w:val="both"/>
        <w:rPr>
          <w:ins w:id="3912" w:author="MARCELO" w:date="2009-06-08T00:05:00Z"/>
          <w:rFonts w:ascii="Times New Roman" w:hAnsi="Times New Roman"/>
        </w:rPr>
        <w:pPrChange w:id="3913" w:author="MARCELO" w:date="2009-06-07T15:32:00Z">
          <w:pPr>
            <w:pBdr>
              <w:bottom w:val="single" w:sz="4" w:space="1" w:color="000000"/>
            </w:pBdr>
            <w:spacing w:line="360" w:lineRule="auto"/>
            <w:ind w:firstLine="709"/>
            <w:jc w:val="both"/>
          </w:pPr>
        </w:pPrChange>
      </w:pPr>
    </w:p>
    <w:p w:rsidR="000156AF" w:rsidRDefault="000156AF" w:rsidP="00EB36D3">
      <w:pPr>
        <w:spacing w:line="360" w:lineRule="auto"/>
        <w:ind w:firstLine="709"/>
        <w:jc w:val="both"/>
        <w:rPr>
          <w:ins w:id="3914" w:author="MARCELO" w:date="2009-06-07T23:58:00Z"/>
          <w:rFonts w:ascii="Times New Roman" w:hAnsi="Times New Roman"/>
        </w:rPr>
        <w:pPrChange w:id="3915" w:author="MARCELO" w:date="2009-06-07T15:32:00Z">
          <w:pPr>
            <w:pBdr>
              <w:bottom w:val="single" w:sz="4" w:space="1" w:color="000000"/>
            </w:pBdr>
            <w:spacing w:line="360" w:lineRule="auto"/>
            <w:ind w:firstLine="709"/>
            <w:jc w:val="both"/>
          </w:pPr>
        </w:pPrChange>
      </w:pPr>
    </w:p>
    <w:p w:rsidR="00BD7EF0" w:rsidDel="00B14C40" w:rsidRDefault="00FB039E" w:rsidP="00EB36D3">
      <w:pPr>
        <w:spacing w:line="360" w:lineRule="auto"/>
        <w:ind w:firstLine="709"/>
        <w:jc w:val="both"/>
        <w:rPr>
          <w:del w:id="3916" w:author="MARCELO" w:date="2009-06-07T23:35:00Z"/>
        </w:rPr>
        <w:pPrChange w:id="3917" w:author="MARCELO" w:date="2009-06-07T15:32:00Z">
          <w:pPr>
            <w:pBdr>
              <w:bottom w:val="single" w:sz="4" w:space="1" w:color="000000"/>
            </w:pBdr>
            <w:spacing w:line="360" w:lineRule="auto"/>
            <w:ind w:firstLine="709"/>
            <w:jc w:val="both"/>
          </w:pPr>
        </w:pPrChange>
      </w:pPr>
      <w:ins w:id="3918" w:author="MARCELO PEREIRA" w:date="2009-05-18T16:43:00Z">
        <w:del w:id="3919" w:author="MARCELO" w:date="2009-06-07T23:35:00Z">
          <w:r w:rsidRPr="00707465" w:rsidDel="00B14C40">
            <w:rPr>
              <w:rFonts w:ascii="Times New Roman" w:hAnsi="Times New Roman"/>
              <w:rPrChange w:id="3920" w:author="MARCELO" w:date="2009-06-07T23:04:00Z">
                <w:rPr>
                  <w:rFonts w:ascii="Times New Roman" w:hAnsi="Times New Roman"/>
                  <w:color w:val="FF0000"/>
                </w:rPr>
              </w:rPrChange>
            </w:rPr>
            <w:delText xml:space="preserve"> desacoplado do banco de dados e foi projetado em </w:delText>
          </w:r>
        </w:del>
      </w:ins>
      <w:ins w:id="3921" w:author="MARCELO PEREIRA" w:date="2009-05-18T16:44:00Z">
        <w:del w:id="3922" w:author="MARCELO" w:date="2009-06-07T23:35:00Z">
          <w:r w:rsidRPr="00707465" w:rsidDel="00B14C40">
            <w:rPr>
              <w:rFonts w:ascii="Times New Roman" w:hAnsi="Times New Roman"/>
              <w:rPrChange w:id="3923" w:author="MARCELO" w:date="2009-06-07T23:04:00Z">
                <w:rPr>
                  <w:rFonts w:ascii="Times New Roman" w:hAnsi="Times New Roman"/>
                  <w:color w:val="FF0000"/>
                </w:rPr>
              </w:rPrChange>
            </w:rPr>
            <w:delText xml:space="preserve">um sistema específico para plataforma Windows. </w:delText>
          </w:r>
        </w:del>
      </w:ins>
      <w:ins w:id="3924" w:author="MARCELO PEREIRA" w:date="2009-05-18T16:55:00Z">
        <w:del w:id="3925" w:author="MARCELO" w:date="2009-06-07T23:35:00Z">
          <w:r w:rsidRPr="00707465" w:rsidDel="00B14C40">
            <w:rPr>
              <w:rFonts w:ascii="Times New Roman" w:hAnsi="Times New Roman"/>
              <w:rPrChange w:id="3926" w:author="MARCELO" w:date="2009-06-07T23:04:00Z">
                <w:rPr>
                  <w:rFonts w:ascii="Times New Roman" w:hAnsi="Times New Roman"/>
                  <w:color w:val="FF0000"/>
                </w:rPr>
              </w:rPrChange>
            </w:rPr>
            <w:delText>Isso fez com que, com o passar do tempo, sua base tenha sofrido modificações não relatadas e não atualizadas no modelo relacional, gerando uma inconsistência entre o modelo e o banco. Além disso, uma atualização de sistema operacional tornaria invál</w:delText>
          </w:r>
        </w:del>
      </w:ins>
      <w:ins w:id="3927" w:author="MARCELO PEREIRA" w:date="2009-05-18T16:56:00Z">
        <w:del w:id="3928" w:author="MARCELO" w:date="2009-06-07T23:35:00Z">
          <w:r w:rsidRPr="00707465" w:rsidDel="00B14C40">
            <w:rPr>
              <w:rFonts w:ascii="Times New Roman" w:hAnsi="Times New Roman"/>
              <w:rPrChange w:id="3929" w:author="MARCELO" w:date="2009-06-07T23:04:00Z">
                <w:rPr>
                  <w:rFonts w:ascii="Times New Roman" w:hAnsi="Times New Roman"/>
                  <w:color w:val="FF0000"/>
                </w:rPr>
              </w:rPrChange>
            </w:rPr>
            <w:delText>ido o modelo, pois é específico para o Windows.</w:delText>
          </w:r>
        </w:del>
      </w:ins>
      <w:ins w:id="3930" w:author="MARCELO PEREIRA" w:date="2009-05-18T16:57:00Z">
        <w:del w:id="3931" w:author="MARCELO" w:date="2009-06-07T23:35:00Z">
          <w:r w:rsidRPr="00707465" w:rsidDel="00B14C40">
            <w:rPr>
              <w:rFonts w:ascii="Times New Roman" w:hAnsi="Times New Roman"/>
              <w:rPrChange w:id="3932" w:author="MARCELO" w:date="2009-06-07T23:04:00Z">
                <w:rPr>
                  <w:rFonts w:ascii="Times New Roman" w:hAnsi="Times New Roman"/>
                  <w:color w:val="FF0000"/>
                </w:rPr>
              </w:rPrChange>
            </w:rPr>
            <w:delText xml:space="preserve"> A ferramenta soluciona o problema gerando automaticamente o modelo relacional em forma de imagem. O usuário seleciona a opção de gerar o diagrama e a ferramenta inicia uma verificação no sistema de tabelas do sistema, para gerar a imagem final. Esse diagrama pode ser salvo em formato JPG e pode ser gerado a qualquer momento</w:delText>
          </w:r>
        </w:del>
      </w:ins>
      <w:ins w:id="3933" w:author="MARCELO PEREIRA" w:date="2009-05-18T16:58:00Z">
        <w:del w:id="3934" w:author="MARCELO" w:date="2009-06-07T23:35:00Z">
          <w:r w:rsidRPr="00707465" w:rsidDel="00B14C40">
            <w:rPr>
              <w:rFonts w:ascii="Times New Roman" w:hAnsi="Times New Roman"/>
              <w:rPrChange w:id="3935" w:author="MARCELO" w:date="2009-06-07T23:04:00Z">
                <w:rPr>
                  <w:rFonts w:ascii="Times New Roman" w:hAnsi="Times New Roman"/>
                  <w:color w:val="FF0000"/>
                </w:rPr>
              </w:rPrChange>
            </w:rPr>
            <w:delText>, estando sempre atualizado.</w:delText>
          </w:r>
        </w:del>
      </w:ins>
      <w:ins w:id="3936" w:author="MARCELO PEREIRA" w:date="2009-05-18T17:02:00Z">
        <w:del w:id="3937" w:author="MARCELO" w:date="2009-06-07T23:35:00Z">
          <w:r w:rsidRPr="00707465" w:rsidDel="00B14C40">
            <w:rPr>
              <w:rFonts w:ascii="Times New Roman" w:hAnsi="Times New Roman"/>
              <w:rPrChange w:id="3938" w:author="MARCELO" w:date="2009-06-07T23:04:00Z">
                <w:rPr>
                  <w:rFonts w:ascii="Times New Roman" w:hAnsi="Times New Roman"/>
                  <w:color w:val="FF0000"/>
                </w:rPr>
              </w:rPrChange>
            </w:rPr>
            <w:delText xml:space="preserve"> </w:delText>
          </w:r>
        </w:del>
      </w:ins>
    </w:p>
    <w:p w:rsidR="00FB039E" w:rsidDel="0059679E" w:rsidRDefault="00FB039E" w:rsidP="00EB36D3">
      <w:pPr>
        <w:spacing w:line="360" w:lineRule="auto"/>
        <w:ind w:firstLine="709"/>
        <w:jc w:val="both"/>
        <w:rPr>
          <w:del w:id="3939" w:author="MARCELO" w:date="2009-05-31T17:34:00Z"/>
        </w:rPr>
        <w:pPrChange w:id="3940" w:author="MARCELO" w:date="2009-06-07T15:32:00Z">
          <w:pPr>
            <w:pBdr>
              <w:bottom w:val="single" w:sz="4" w:space="1" w:color="000000"/>
            </w:pBdr>
            <w:spacing w:line="360" w:lineRule="auto"/>
            <w:ind w:firstLine="709"/>
            <w:jc w:val="both"/>
          </w:pPr>
        </w:pPrChange>
      </w:pPr>
    </w:p>
    <w:p w:rsidR="00FB039E" w:rsidDel="0059679E" w:rsidRDefault="00FB039E" w:rsidP="00EB36D3">
      <w:pPr>
        <w:spacing w:line="360" w:lineRule="auto"/>
        <w:ind w:firstLine="709"/>
        <w:jc w:val="both"/>
        <w:rPr>
          <w:del w:id="3941" w:author="MARCELO" w:date="2009-05-31T17:34:00Z"/>
        </w:rPr>
        <w:pPrChange w:id="3942"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rPrChange w:id="3943" w:author="MARCELO PEREIRA" w:date="2009-05-28T17:13:00Z">
            <w:rPr/>
          </w:rPrChange>
        </w:rPr>
        <w:pPrChange w:id="3944" w:author="MARCELO" w:date="2009-06-07T15:32:00Z">
          <w:pPr>
            <w:pBdr>
              <w:bottom w:val="single" w:sz="4" w:space="1" w:color="000000"/>
            </w:pBdr>
            <w:spacing w:line="360" w:lineRule="auto"/>
            <w:ind w:firstLine="709"/>
            <w:jc w:val="both"/>
          </w:pPr>
        </w:pPrChange>
      </w:pPr>
      <w:r>
        <w:rPr>
          <w:rFonts w:ascii="Times New Roman" w:hAnsi="Times New Roman"/>
          <w:b/>
          <w:bCs/>
          <w:color w:val="000000"/>
          <w:rPrChange w:id="3945" w:author="MARCELO PEREIRA" w:date="2009-05-18T17:34:00Z">
            <w:rPr>
              <w:rFonts w:ascii="Times New Roman" w:hAnsi="Times New Roman"/>
              <w:b/>
              <w:bCs/>
              <w:color w:val="000000"/>
            </w:rPr>
          </w:rPrChange>
        </w:rPr>
        <w:t>3.</w:t>
      </w:r>
      <w:del w:id="3946" w:author="MARCELO" w:date="2009-06-08T23:45:00Z">
        <w:r w:rsidDel="00B62D98">
          <w:rPr>
            <w:rFonts w:ascii="Times New Roman" w:hAnsi="Times New Roman"/>
            <w:b/>
            <w:bCs/>
            <w:color w:val="000000"/>
            <w:rPrChange w:id="3947" w:author="MARCELO PEREIRA" w:date="2009-05-18T17:34:00Z">
              <w:rPr>
                <w:rFonts w:ascii="Times New Roman" w:hAnsi="Times New Roman"/>
                <w:b/>
                <w:bCs/>
                <w:color w:val="000000"/>
              </w:rPr>
            </w:rPrChange>
          </w:rPr>
          <w:delText>2</w:delText>
        </w:r>
      </w:del>
      <w:ins w:id="3948" w:author="MARCELO" w:date="2009-06-08T23:45:00Z">
        <w:r w:rsidR="00B62D98">
          <w:rPr>
            <w:rFonts w:ascii="Times New Roman" w:hAnsi="Times New Roman"/>
            <w:b/>
            <w:bCs/>
            <w:color w:val="000000"/>
          </w:rPr>
          <w:t>3</w:t>
        </w:r>
      </w:ins>
      <w:r>
        <w:rPr>
          <w:rFonts w:ascii="Times New Roman" w:hAnsi="Times New Roman"/>
          <w:b/>
          <w:bCs/>
          <w:color w:val="000000"/>
          <w:rPrChange w:id="3949" w:author="MARCELO PEREIRA" w:date="2009-05-18T17:34:00Z">
            <w:rPr>
              <w:rFonts w:ascii="Times New Roman" w:hAnsi="Times New Roman"/>
              <w:b/>
              <w:bCs/>
              <w:color w:val="000000"/>
            </w:rPr>
          </w:rPrChange>
        </w:rPr>
        <w:t xml:space="preserve">.3 </w:t>
      </w:r>
      <w:ins w:id="3950" w:author="MARCELO PEREIRA" w:date="2009-05-18T17:05:00Z">
        <w:r>
          <w:rPr>
            <w:rFonts w:ascii="Times New Roman" w:hAnsi="Times New Roman"/>
            <w:b/>
            <w:bCs/>
            <w:color w:val="000000"/>
          </w:rPr>
          <w:t>Refatoramento</w:t>
        </w:r>
      </w:ins>
    </w:p>
    <w:p w:rsidR="00FB039E" w:rsidRDefault="00FB039E" w:rsidP="00EB36D3">
      <w:pPr>
        <w:spacing w:line="360" w:lineRule="auto"/>
        <w:ind w:firstLine="709"/>
        <w:jc w:val="both"/>
        <w:rPr>
          <w:b/>
          <w:bCs/>
          <w:color w:val="000000"/>
          <w:rPrChange w:id="3951" w:author="MARCELO PEREIRA" w:date="2009-05-28T17:13:00Z">
            <w:rPr>
              <w:b/>
              <w:bCs/>
              <w:color w:val="000000"/>
            </w:rPr>
          </w:rPrChange>
        </w:rPr>
        <w:pPrChange w:id="3952"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ins w:id="3953" w:author="MARCELO" w:date="2009-06-08T23:20:00Z"/>
          <w:rFonts w:ascii="Times New Roman" w:hAnsi="Times New Roman"/>
          <w:color w:val="000000"/>
        </w:rPr>
        <w:pPrChange w:id="3954" w:author="MARCELO" w:date="2009-06-07T15:32:00Z">
          <w:pPr>
            <w:pBdr>
              <w:bottom w:val="single" w:sz="4" w:space="1" w:color="000000"/>
            </w:pBdr>
            <w:spacing w:line="360" w:lineRule="auto"/>
            <w:ind w:firstLine="709"/>
            <w:jc w:val="both"/>
          </w:pPr>
        </w:pPrChange>
      </w:pPr>
      <w:ins w:id="3955" w:author="MARCELO PEREIRA" w:date="2009-05-18T17:05:00Z">
        <w:r>
          <w:rPr>
            <w:rFonts w:ascii="Times New Roman" w:hAnsi="Times New Roman"/>
            <w:color w:val="000000"/>
          </w:rPr>
          <w:t xml:space="preserve">O módulo de refatoramento foi selecionado por ser uma atividade importante no processo de aperfeiçoamento de um sistema de banco de dados já codificado. As reestruturações podem levar à melhoria de </w:t>
        </w:r>
        <w:del w:id="3956" w:author="MARCELO" w:date="2009-05-31T17:08:00Z">
          <w:r w:rsidDel="00CD1433">
            <w:rPr>
              <w:rFonts w:ascii="Times New Roman" w:hAnsi="Times New Roman"/>
              <w:color w:val="000000"/>
            </w:rPr>
            <w:delText>performance</w:delText>
          </w:r>
        </w:del>
      </w:ins>
      <w:ins w:id="3957" w:author="MARCELO" w:date="2009-05-31T17:08:00Z">
        <w:r w:rsidR="00CD1433">
          <w:rPr>
            <w:rFonts w:ascii="Times New Roman" w:hAnsi="Times New Roman"/>
            <w:color w:val="000000"/>
          </w:rPr>
          <w:t>desempenho</w:t>
        </w:r>
      </w:ins>
      <w:ins w:id="3958" w:author="MARCELO PEREIRA" w:date="2009-05-18T17:05:00Z">
        <w:r>
          <w:rPr>
            <w:rFonts w:ascii="Times New Roman" w:hAnsi="Times New Roman"/>
            <w:color w:val="000000"/>
          </w:rPr>
          <w:t>, manutenção e a</w:t>
        </w:r>
      </w:ins>
      <w:ins w:id="3959" w:author="MARCELO PEREIRA" w:date="2009-05-18T17:06:00Z">
        <w:r>
          <w:rPr>
            <w:rFonts w:ascii="Times New Roman" w:hAnsi="Times New Roman"/>
            <w:color w:val="000000"/>
          </w:rPr>
          <w:t>tualização d</w:t>
        </w:r>
      </w:ins>
      <w:ins w:id="3960" w:author="MARCELO PEREIRA" w:date="2009-05-18T17:08:00Z">
        <w:r>
          <w:rPr>
            <w:rFonts w:ascii="Times New Roman" w:hAnsi="Times New Roman"/>
            <w:color w:val="000000"/>
          </w:rPr>
          <w:t xml:space="preserve">o </w:t>
        </w:r>
        <w:del w:id="3961" w:author="MARCELO" w:date="2009-05-31T17:43:00Z">
          <w:r w:rsidDel="00BD7EF0">
            <w:rPr>
              <w:rFonts w:ascii="Times New Roman" w:hAnsi="Times New Roman"/>
              <w:color w:val="000000"/>
            </w:rPr>
            <w:delText>projeto</w:delText>
          </w:r>
        </w:del>
      </w:ins>
      <w:ins w:id="3962" w:author="MARCELO" w:date="2009-05-31T17:43:00Z">
        <w:r w:rsidR="00BD7EF0">
          <w:rPr>
            <w:rFonts w:ascii="Times New Roman" w:hAnsi="Times New Roman"/>
            <w:color w:val="000000"/>
          </w:rPr>
          <w:t>sistema</w:t>
        </w:r>
      </w:ins>
      <w:ins w:id="3963" w:author="MARCELO PEREIRA" w:date="2009-05-18T17:08:00Z">
        <w:r>
          <w:rPr>
            <w:rFonts w:ascii="Times New Roman" w:hAnsi="Times New Roman"/>
            <w:color w:val="000000"/>
          </w:rPr>
          <w:t>, bem como diminuir o tempo de adaptação de novos desenvolvedores.</w:t>
        </w:r>
      </w:ins>
      <w:ins w:id="3964" w:author="MARCELO" w:date="2009-06-08T00:36:00Z">
        <w:r w:rsidR="0091184B">
          <w:rPr>
            <w:rFonts w:ascii="Times New Roman" w:hAnsi="Times New Roman"/>
            <w:color w:val="000000"/>
          </w:rPr>
          <w:t xml:space="preserve"> Para este módulo foram definidas duas funcionalidades: geraç</w:t>
        </w:r>
      </w:ins>
      <w:ins w:id="3965" w:author="MARCELO" w:date="2009-06-08T00:37:00Z">
        <w:r w:rsidR="0091184B">
          <w:rPr>
            <w:rFonts w:ascii="Times New Roman" w:hAnsi="Times New Roman"/>
            <w:color w:val="000000"/>
          </w:rPr>
          <w:t>ão automática de fachada e renomeação de entidades.</w:t>
        </w:r>
      </w:ins>
      <w:ins w:id="3966" w:author="MARCELO" w:date="2009-06-08T23:20:00Z">
        <w:r w:rsidR="003F790B">
          <w:rPr>
            <w:rFonts w:ascii="Times New Roman" w:hAnsi="Times New Roman"/>
            <w:color w:val="000000"/>
          </w:rPr>
          <w:t xml:space="preserve"> </w:t>
        </w:r>
      </w:ins>
      <w:ins w:id="3967" w:author="MARCELO" w:date="2009-06-20T14:50:00Z">
        <w:r w:rsidR="0039569F">
          <w:rPr>
            <w:rFonts w:ascii="Times New Roman" w:hAnsi="Times New Roman"/>
            <w:color w:val="000000"/>
          </w:rPr>
          <w:t>As definições destas funcionalidades podem ser visualizadas</w:t>
        </w:r>
      </w:ins>
      <w:ins w:id="3968" w:author="MARCELO" w:date="2009-06-08T23:20:00Z">
        <w:r w:rsidR="003F790B">
          <w:rPr>
            <w:rFonts w:ascii="Times New Roman" w:hAnsi="Times New Roman"/>
            <w:color w:val="000000"/>
          </w:rPr>
          <w:t xml:space="preserve"> no modelo UML exibido na Figura 3.4.</w:t>
        </w:r>
      </w:ins>
    </w:p>
    <w:p w:rsidR="003F790B" w:rsidRDefault="003F790B" w:rsidP="00EB36D3">
      <w:pPr>
        <w:spacing w:line="360" w:lineRule="auto"/>
        <w:ind w:firstLine="709"/>
        <w:jc w:val="both"/>
        <w:rPr>
          <w:ins w:id="3969" w:author="MARCELO" w:date="2009-06-08T23:20:00Z"/>
          <w:rFonts w:ascii="Times New Roman" w:hAnsi="Times New Roman"/>
          <w:color w:val="000000"/>
        </w:rPr>
        <w:pPrChange w:id="3970" w:author="MARCELO" w:date="2009-06-07T15:32:00Z">
          <w:pPr>
            <w:pBdr>
              <w:bottom w:val="single" w:sz="4" w:space="1" w:color="000000"/>
            </w:pBdr>
            <w:spacing w:line="360" w:lineRule="auto"/>
            <w:ind w:firstLine="709"/>
            <w:jc w:val="both"/>
          </w:pPr>
        </w:pPrChange>
      </w:pPr>
    </w:p>
    <w:p w:rsidR="00BE1557" w:rsidRDefault="006C3C68" w:rsidP="00BE1557">
      <w:pPr>
        <w:keepNext/>
        <w:spacing w:line="360" w:lineRule="auto"/>
        <w:ind w:left="1418" w:firstLine="709"/>
        <w:jc w:val="both"/>
        <w:rPr>
          <w:ins w:id="3971" w:author="MARCELO" w:date="2009-06-20T14:50:00Z"/>
        </w:rPr>
        <w:pPrChange w:id="3972" w:author="MARCELO" w:date="2009-06-20T14:50:00Z">
          <w:pPr>
            <w:spacing w:line="360" w:lineRule="auto"/>
            <w:ind w:left="1418" w:firstLine="709"/>
            <w:jc w:val="both"/>
          </w:pPr>
        </w:pPrChange>
      </w:pPr>
      <w:ins w:id="3973" w:author="MARCELO" w:date="2009-06-08T23:20:00Z">
        <w:r>
          <w:rPr>
            <w:rFonts w:ascii="Times New Roman" w:hAnsi="Times New Roman"/>
            <w:noProof/>
            <w:color w:val="000000"/>
            <w:lang w:eastAsia="pt-BR"/>
          </w:rPr>
          <w:drawing>
            <wp:inline distT="0" distB="0" distL="0" distR="0">
              <wp:extent cx="3955415" cy="2254250"/>
              <wp:effectExtent l="19050" t="0" r="6985" b="0"/>
              <wp:docPr id="25" name="Imagem 25" descr="refactoring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factoringUnit"/>
                      <pic:cNvPicPr>
                        <a:picLocks noChangeAspect="1" noChangeArrowheads="1"/>
                      </pic:cNvPicPr>
                    </pic:nvPicPr>
                    <pic:blipFill>
                      <a:blip r:embed="rId16"/>
                      <a:srcRect/>
                      <a:stretch>
                        <a:fillRect/>
                      </a:stretch>
                    </pic:blipFill>
                    <pic:spPr bwMode="auto">
                      <a:xfrm>
                        <a:off x="0" y="0"/>
                        <a:ext cx="3955415" cy="2254250"/>
                      </a:xfrm>
                      <a:prstGeom prst="rect">
                        <a:avLst/>
                      </a:prstGeom>
                      <a:noFill/>
                      <a:ln w="9525">
                        <a:noFill/>
                        <a:miter lim="800000"/>
                        <a:headEnd/>
                        <a:tailEnd/>
                      </a:ln>
                    </pic:spPr>
                  </pic:pic>
                </a:graphicData>
              </a:graphic>
            </wp:inline>
          </w:drawing>
        </w:r>
      </w:ins>
    </w:p>
    <w:p w:rsidR="003F790B" w:rsidRDefault="00BE1557" w:rsidP="00BE1557">
      <w:pPr>
        <w:pStyle w:val="Legenda"/>
        <w:ind w:left="1418" w:firstLine="709"/>
        <w:jc w:val="both"/>
        <w:rPr>
          <w:ins w:id="3974" w:author="MARCELO" w:date="2009-05-31T17:34:00Z"/>
          <w:rFonts w:ascii="Times New Roman" w:hAnsi="Times New Roman"/>
          <w:color w:val="000000"/>
        </w:rPr>
        <w:pPrChange w:id="3975" w:author="MARCELO" w:date="2009-06-20T14:50:00Z">
          <w:pPr>
            <w:pBdr>
              <w:bottom w:val="single" w:sz="4" w:space="1" w:color="000000"/>
            </w:pBdr>
            <w:spacing w:line="360" w:lineRule="auto"/>
            <w:ind w:firstLine="709"/>
            <w:jc w:val="both"/>
          </w:pPr>
        </w:pPrChange>
      </w:pPr>
      <w:ins w:id="3976" w:author="MARCELO" w:date="2009-06-20T14:50:00Z">
        <w:r>
          <w:t xml:space="preserve">  </w:t>
        </w:r>
        <w:r w:rsidRPr="00A46CA6">
          <w:t>Figura 3.4 - Definição da entidade de refatoramento do PL/SQL Helper</w:t>
        </w:r>
      </w:ins>
    </w:p>
    <w:p w:rsidR="0059679E" w:rsidRDefault="0059679E" w:rsidP="00EB36D3">
      <w:pPr>
        <w:spacing w:line="360" w:lineRule="auto"/>
        <w:ind w:firstLine="709"/>
        <w:jc w:val="both"/>
        <w:rPr>
          <w:ins w:id="3977" w:author="MARCELO" w:date="2009-05-31T17:34:00Z"/>
          <w:rFonts w:ascii="Times New Roman" w:hAnsi="Times New Roman"/>
          <w:color w:val="000000"/>
        </w:rPr>
        <w:pPrChange w:id="3978" w:author="MARCELO" w:date="2009-06-07T15:32:00Z">
          <w:pPr>
            <w:pBdr>
              <w:bottom w:val="single" w:sz="4" w:space="1" w:color="000000"/>
            </w:pBdr>
            <w:spacing w:line="360" w:lineRule="auto"/>
            <w:ind w:firstLine="709"/>
            <w:jc w:val="both"/>
          </w:pPr>
        </w:pPrChange>
      </w:pPr>
    </w:p>
    <w:p w:rsidR="0059679E" w:rsidRDefault="0059679E" w:rsidP="00EB36D3">
      <w:pPr>
        <w:spacing w:line="360" w:lineRule="auto"/>
        <w:ind w:firstLine="709"/>
        <w:jc w:val="both"/>
        <w:rPr>
          <w:ins w:id="3979" w:author="MARCELO PEREIRA" w:date="2009-05-28T16:27:00Z"/>
        </w:rPr>
        <w:pPrChange w:id="3980" w:author="MARCELO" w:date="2009-06-07T15:32:00Z">
          <w:pPr>
            <w:pBdr>
              <w:bottom w:val="single" w:sz="4" w:space="1" w:color="000000"/>
            </w:pBdr>
            <w:spacing w:line="360" w:lineRule="auto"/>
            <w:ind w:firstLine="709"/>
            <w:jc w:val="both"/>
          </w:pPr>
        </w:pPrChange>
      </w:pPr>
    </w:p>
    <w:p w:rsidR="00FB039E" w:rsidDel="000072FC" w:rsidRDefault="00FB039E" w:rsidP="00EB36D3">
      <w:pPr>
        <w:spacing w:line="360" w:lineRule="auto"/>
        <w:ind w:firstLine="709"/>
        <w:jc w:val="both"/>
        <w:rPr>
          <w:del w:id="3981" w:author="MARCELO" w:date="2009-05-31T17:08:00Z"/>
        </w:rPr>
        <w:pPrChange w:id="3982" w:author="MARCELO" w:date="2009-06-07T15:32:00Z">
          <w:pPr>
            <w:pBdr>
              <w:bottom w:val="single" w:sz="4" w:space="1" w:color="000000"/>
            </w:pBdr>
            <w:spacing w:line="360" w:lineRule="auto"/>
            <w:ind w:firstLine="709"/>
            <w:jc w:val="both"/>
          </w:pPr>
        </w:pPrChange>
      </w:pPr>
    </w:p>
    <w:p w:rsidR="00CD1433" w:rsidDel="000072FC" w:rsidRDefault="00CD1433" w:rsidP="00EB36D3">
      <w:pPr>
        <w:spacing w:line="360" w:lineRule="auto"/>
        <w:ind w:firstLine="709"/>
        <w:jc w:val="both"/>
        <w:rPr>
          <w:del w:id="3983" w:author="MARCELO" w:date="2009-05-31T17:08:00Z"/>
        </w:rPr>
        <w:pPrChange w:id="3984"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rPrChange w:id="3985" w:author="MARCELO PEREIRA" w:date="2009-05-28T17:13:00Z">
            <w:rPr/>
          </w:rPrChange>
        </w:rPr>
        <w:pPrChange w:id="3986" w:author="MARCELO" w:date="2009-06-07T15:32:00Z">
          <w:pPr>
            <w:pBdr>
              <w:bottom w:val="single" w:sz="4" w:space="1" w:color="000000"/>
            </w:pBdr>
            <w:spacing w:line="360" w:lineRule="auto"/>
            <w:ind w:firstLine="709"/>
            <w:jc w:val="both"/>
          </w:pPr>
        </w:pPrChange>
      </w:pPr>
      <w:ins w:id="3987" w:author="MARCELO PEREIRA" w:date="2009-05-18T17:09:00Z">
        <w:r>
          <w:rPr>
            <w:rFonts w:ascii="Times New Roman" w:hAnsi="Times New Roman"/>
            <w:b/>
            <w:bCs/>
            <w:color w:val="000000"/>
          </w:rPr>
          <w:t>3.</w:t>
        </w:r>
        <w:del w:id="3988" w:author="MARCELO" w:date="2009-06-08T23:45:00Z">
          <w:r w:rsidDel="00B62D98">
            <w:rPr>
              <w:rFonts w:ascii="Times New Roman" w:hAnsi="Times New Roman"/>
              <w:b/>
              <w:bCs/>
              <w:color w:val="000000"/>
            </w:rPr>
            <w:delText>2</w:delText>
          </w:r>
        </w:del>
      </w:ins>
      <w:ins w:id="3989" w:author="MARCELO" w:date="2009-06-08T23:45:00Z">
        <w:r w:rsidR="00B62D98">
          <w:rPr>
            <w:rFonts w:ascii="Times New Roman" w:hAnsi="Times New Roman"/>
            <w:b/>
            <w:bCs/>
            <w:color w:val="000000"/>
          </w:rPr>
          <w:t>3</w:t>
        </w:r>
      </w:ins>
      <w:ins w:id="3990" w:author="MARCELO PEREIRA" w:date="2009-05-18T17:09:00Z">
        <w:r>
          <w:rPr>
            <w:rFonts w:ascii="Times New Roman" w:hAnsi="Times New Roman"/>
            <w:b/>
            <w:bCs/>
            <w:color w:val="000000"/>
          </w:rPr>
          <w:t>.3.1 Fachada</w:t>
        </w:r>
      </w:ins>
    </w:p>
    <w:p w:rsidR="00FB039E" w:rsidRDefault="00FB039E" w:rsidP="00EB36D3">
      <w:pPr>
        <w:spacing w:line="360" w:lineRule="auto"/>
        <w:ind w:firstLine="709"/>
        <w:jc w:val="both"/>
        <w:rPr>
          <w:b/>
          <w:bCs/>
          <w:color w:val="000000"/>
          <w:rPrChange w:id="3991" w:author="MARCELO PEREIRA" w:date="2009-05-28T17:13:00Z">
            <w:rPr>
              <w:b/>
              <w:bCs/>
              <w:color w:val="000000"/>
            </w:rPr>
          </w:rPrChange>
        </w:rPr>
        <w:pPrChange w:id="3992"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pPrChange w:id="3993" w:author="MARCELO" w:date="2009-06-07T15:32:00Z">
          <w:pPr>
            <w:pBdr>
              <w:bottom w:val="single" w:sz="4" w:space="1" w:color="000000"/>
            </w:pBdr>
            <w:spacing w:line="360" w:lineRule="auto"/>
            <w:ind w:firstLine="709"/>
            <w:jc w:val="both"/>
          </w:pPr>
        </w:pPrChange>
      </w:pPr>
      <w:ins w:id="3994" w:author="MARCELO PEREIRA" w:date="2009-05-18T17:09:00Z">
        <w:r>
          <w:rPr>
            <w:rFonts w:ascii="Times New Roman" w:hAnsi="Times New Roman"/>
            <w:color w:val="000000"/>
          </w:rPr>
          <w:t>Projetos que possuem muitos pacotes especificados podem se tornar complexos</w:t>
        </w:r>
      </w:ins>
      <w:ins w:id="3995" w:author="MARCELO PEREIRA" w:date="2009-05-18T17:10:00Z">
        <w:r>
          <w:rPr>
            <w:rFonts w:ascii="Times New Roman" w:hAnsi="Times New Roman"/>
            <w:color w:val="000000"/>
          </w:rPr>
          <w:t xml:space="preserve"> demais se não </w:t>
        </w:r>
        <w:del w:id="3996" w:author="MARCELO" w:date="2009-05-31T17:08:00Z">
          <w:r w:rsidDel="000072FC">
            <w:rPr>
              <w:rFonts w:ascii="Times New Roman" w:hAnsi="Times New Roman"/>
              <w:color w:val="000000"/>
            </w:rPr>
            <w:delText>possuirem</w:delText>
          </w:r>
        </w:del>
      </w:ins>
      <w:ins w:id="3997" w:author="MARCELO" w:date="2009-05-31T17:08:00Z">
        <w:r w:rsidR="000072FC">
          <w:rPr>
            <w:rFonts w:ascii="Times New Roman" w:hAnsi="Times New Roman"/>
            <w:color w:val="000000"/>
          </w:rPr>
          <w:t>possuírem</w:t>
        </w:r>
      </w:ins>
      <w:ins w:id="3998" w:author="MARCELO PEREIRA" w:date="2009-05-18T17:10:00Z">
        <w:r>
          <w:rPr>
            <w:rFonts w:ascii="Times New Roman" w:hAnsi="Times New Roman"/>
            <w:color w:val="000000"/>
          </w:rPr>
          <w:t xml:space="preserve"> uma modularização em camadas. </w:t>
        </w:r>
      </w:ins>
      <w:ins w:id="3999" w:author="MARCELO PEREIRA" w:date="2009-05-18T17:11:00Z">
        <w:r>
          <w:rPr>
            <w:rFonts w:ascii="Times New Roman" w:hAnsi="Times New Roman"/>
            <w:color w:val="000000"/>
          </w:rPr>
          <w:t>As funcionalidades especificadas em cada pacote sã</w:t>
        </w:r>
      </w:ins>
      <w:ins w:id="4000" w:author="MARCELO PEREIRA" w:date="2009-05-18T17:12:00Z">
        <w:r>
          <w:rPr>
            <w:rFonts w:ascii="Times New Roman" w:hAnsi="Times New Roman"/>
            <w:color w:val="000000"/>
          </w:rPr>
          <w:t xml:space="preserve">o acessadas explicitamente pela interface gráfica do sistema. Como visto na seção </w:t>
        </w:r>
      </w:ins>
      <w:ins w:id="4001" w:author="MARCELO PEREIRA" w:date="2009-05-18T17:13:00Z">
        <w:r>
          <w:rPr>
            <w:rFonts w:ascii="Times New Roman" w:hAnsi="Times New Roman"/>
            <w:color w:val="000000"/>
          </w:rPr>
          <w:t>2.3, a fachada resolve esse problema criando uma camada de abstração entre o</w:t>
        </w:r>
        <w:del w:id="4002" w:author="MARCELO" w:date="2009-06-07T23:36:00Z">
          <w:r w:rsidDel="00B14C40">
            <w:rPr>
              <w:rFonts w:ascii="Times New Roman" w:hAnsi="Times New Roman"/>
              <w:color w:val="000000"/>
            </w:rPr>
            <w:delText>s</w:delText>
          </w:r>
        </w:del>
        <w:r>
          <w:rPr>
            <w:rFonts w:ascii="Times New Roman" w:hAnsi="Times New Roman"/>
            <w:color w:val="000000"/>
          </w:rPr>
          <w:t xml:space="preserve"> módulo lógico e a interface do sistema. </w:t>
        </w:r>
      </w:ins>
      <w:ins w:id="4003" w:author="MARCELO PEREIRA" w:date="2009-05-18T17:15:00Z">
        <w:r>
          <w:rPr>
            <w:rFonts w:ascii="Times New Roman" w:hAnsi="Times New Roman"/>
            <w:color w:val="000000"/>
          </w:rPr>
          <w:t xml:space="preserve">A ferramenta </w:t>
        </w:r>
        <w:del w:id="4004" w:author="MARCELO" w:date="2009-06-07T23:36:00Z">
          <w:r w:rsidDel="00B14C40">
            <w:rPr>
              <w:rFonts w:ascii="Times New Roman" w:hAnsi="Times New Roman"/>
              <w:color w:val="000000"/>
            </w:rPr>
            <w:delText>deste documento</w:delText>
          </w:r>
        </w:del>
      </w:ins>
      <w:ins w:id="4005" w:author="MARCELO" w:date="2009-06-07T23:36:00Z">
        <w:r w:rsidR="00B14C40">
          <w:rPr>
            <w:rFonts w:ascii="Times New Roman" w:hAnsi="Times New Roman"/>
            <w:color w:val="000000"/>
          </w:rPr>
          <w:t>PL/SQL Helper</w:t>
        </w:r>
      </w:ins>
      <w:ins w:id="4006" w:author="MARCELO PEREIRA" w:date="2009-05-18T17:15:00Z">
        <w:r>
          <w:rPr>
            <w:rFonts w:ascii="Times New Roman" w:hAnsi="Times New Roman"/>
            <w:color w:val="000000"/>
          </w:rPr>
          <w:t xml:space="preserve"> incorpora um gerador</w:t>
        </w:r>
      </w:ins>
      <w:ins w:id="4007" w:author="MARCELO PEREIRA" w:date="2009-05-18T17:16:00Z">
        <w:r>
          <w:rPr>
            <w:rFonts w:ascii="Times New Roman" w:hAnsi="Times New Roman"/>
            <w:color w:val="000000"/>
          </w:rPr>
          <w:t xml:space="preserve"> de fachadas para os pacotes do sistema de bancos de dados. </w:t>
        </w:r>
        <w:del w:id="4008" w:author="MARCELO" w:date="2009-06-07T23:36:00Z">
          <w:r w:rsidDel="00B14C40">
            <w:rPr>
              <w:rFonts w:ascii="Times New Roman" w:hAnsi="Times New Roman"/>
              <w:color w:val="000000"/>
            </w:rPr>
            <w:delText>A</w:delText>
          </w:r>
        </w:del>
      </w:ins>
      <w:ins w:id="4009" w:author="MARCELO" w:date="2009-06-07T23:36:00Z">
        <w:r w:rsidR="00B14C40">
          <w:rPr>
            <w:rFonts w:ascii="Times New Roman" w:hAnsi="Times New Roman"/>
            <w:color w:val="000000"/>
          </w:rPr>
          <w:t>Esta</w:t>
        </w:r>
      </w:ins>
      <w:ins w:id="4010" w:author="MARCELO PEREIRA" w:date="2009-05-18T17:16:00Z">
        <w:r>
          <w:rPr>
            <w:rFonts w:ascii="Times New Roman" w:hAnsi="Times New Roman"/>
            <w:color w:val="000000"/>
          </w:rPr>
          <w:t xml:space="preserve"> funcionalidade consiste em procurar os diferentes pacotes de dados do projeto e gerar um pacote fachada automaticamente. Este pacote centraliza todas as funcionalidades implementadas nos demais pacotes, abstraindo sua localização no código de interface. </w:t>
        </w:r>
      </w:ins>
      <w:ins w:id="4011" w:author="MARCELO PEREIRA" w:date="2009-05-18T17:19:00Z">
        <w:r>
          <w:rPr>
            <w:rFonts w:ascii="Times New Roman" w:hAnsi="Times New Roman"/>
            <w:color w:val="000000"/>
          </w:rPr>
          <w:t>O usuário pode visualizar o código do pacote gerado pela ferramenta e escolher a opção “Salvar” para gravá-lo no banco de dados.</w:t>
        </w:r>
      </w:ins>
      <w:ins w:id="4012" w:author="MARCELO PEREIRA" w:date="2009-05-18T17:21:00Z">
        <w:r>
          <w:rPr>
            <w:rFonts w:ascii="Times New Roman" w:hAnsi="Times New Roman"/>
            <w:color w:val="000000"/>
          </w:rPr>
          <w:t xml:space="preserve"> </w:t>
        </w:r>
      </w:ins>
    </w:p>
    <w:p w:rsidR="00FB039E" w:rsidRDefault="00FB039E" w:rsidP="00EB36D3">
      <w:pPr>
        <w:spacing w:line="360" w:lineRule="auto"/>
        <w:ind w:firstLine="709"/>
        <w:jc w:val="both"/>
        <w:pPrChange w:id="4013"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pPrChange w:id="4014"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rPrChange w:id="4015" w:author="MARCELO PEREIRA" w:date="2009-05-28T17:13:00Z">
            <w:rPr/>
          </w:rPrChange>
        </w:rPr>
        <w:pPrChange w:id="4016" w:author="MARCELO" w:date="2009-06-07T15:32:00Z">
          <w:pPr>
            <w:pBdr>
              <w:bottom w:val="single" w:sz="4" w:space="1" w:color="000000"/>
            </w:pBdr>
            <w:spacing w:line="360" w:lineRule="auto"/>
            <w:ind w:firstLine="709"/>
            <w:jc w:val="both"/>
          </w:pPr>
        </w:pPrChange>
      </w:pPr>
      <w:ins w:id="4017" w:author="MARCELO PEREIRA" w:date="2009-05-18T17:27:00Z">
        <w:r>
          <w:rPr>
            <w:rFonts w:ascii="Times New Roman" w:hAnsi="Times New Roman"/>
            <w:b/>
            <w:bCs/>
            <w:color w:val="000000"/>
          </w:rPr>
          <w:t>3.</w:t>
        </w:r>
        <w:del w:id="4018" w:author="MARCELO" w:date="2009-06-08T23:45:00Z">
          <w:r w:rsidDel="00B62D98">
            <w:rPr>
              <w:rFonts w:ascii="Times New Roman" w:hAnsi="Times New Roman"/>
              <w:b/>
              <w:bCs/>
              <w:color w:val="000000"/>
            </w:rPr>
            <w:delText>2</w:delText>
          </w:r>
        </w:del>
      </w:ins>
      <w:ins w:id="4019" w:author="MARCELO" w:date="2009-06-08T23:45:00Z">
        <w:r w:rsidR="00B62D98">
          <w:rPr>
            <w:rFonts w:ascii="Times New Roman" w:hAnsi="Times New Roman"/>
            <w:b/>
            <w:bCs/>
            <w:color w:val="000000"/>
          </w:rPr>
          <w:t>3</w:t>
        </w:r>
      </w:ins>
      <w:ins w:id="4020" w:author="MARCELO PEREIRA" w:date="2009-05-18T17:27:00Z">
        <w:r>
          <w:rPr>
            <w:rFonts w:ascii="Times New Roman" w:hAnsi="Times New Roman"/>
            <w:b/>
            <w:bCs/>
            <w:color w:val="000000"/>
          </w:rPr>
          <w:t xml:space="preserve">.3.2 </w:t>
        </w:r>
        <w:del w:id="4021" w:author="MARCELO" w:date="2009-06-08T00:02:00Z">
          <w:r w:rsidDel="00AF21C8">
            <w:rPr>
              <w:rFonts w:ascii="Times New Roman" w:hAnsi="Times New Roman"/>
              <w:b/>
              <w:bCs/>
              <w:color w:val="000000"/>
            </w:rPr>
            <w:delText>Renomeamento</w:delText>
          </w:r>
        </w:del>
      </w:ins>
      <w:ins w:id="4022" w:author="MARCELO" w:date="2009-06-08T00:02:00Z">
        <w:r w:rsidR="00AF21C8">
          <w:rPr>
            <w:rFonts w:ascii="Times New Roman" w:hAnsi="Times New Roman"/>
            <w:b/>
            <w:bCs/>
            <w:color w:val="000000"/>
          </w:rPr>
          <w:t>Renomeação</w:t>
        </w:r>
      </w:ins>
    </w:p>
    <w:p w:rsidR="00FB039E" w:rsidRDefault="00FB039E" w:rsidP="00EB36D3">
      <w:pPr>
        <w:spacing w:line="360" w:lineRule="auto"/>
        <w:ind w:firstLine="709"/>
        <w:jc w:val="both"/>
        <w:rPr>
          <w:b/>
          <w:bCs/>
          <w:color w:val="000000"/>
          <w:rPrChange w:id="4023" w:author="MARCELO PEREIRA" w:date="2009-05-28T17:13:00Z">
            <w:rPr>
              <w:b/>
              <w:bCs/>
              <w:color w:val="000000"/>
            </w:rPr>
          </w:rPrChange>
        </w:rPr>
        <w:pPrChange w:id="4024"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pPrChange w:id="4025" w:author="MARCELO" w:date="2009-06-07T15:32:00Z">
          <w:pPr>
            <w:pBdr>
              <w:bottom w:val="single" w:sz="4" w:space="1" w:color="000000"/>
            </w:pBdr>
            <w:spacing w:line="360" w:lineRule="auto"/>
            <w:ind w:firstLine="709"/>
            <w:jc w:val="both"/>
          </w:pPr>
        </w:pPrChange>
      </w:pPr>
      <w:ins w:id="4026" w:author="MARCELO PEREIRA" w:date="2009-05-18T17:28:00Z">
        <w:del w:id="4027" w:author="MARCELO" w:date="2009-05-31T17:08:00Z">
          <w:r w:rsidDel="009759CA">
            <w:rPr>
              <w:rFonts w:ascii="Times New Roman" w:hAnsi="Times New Roman"/>
              <w:color w:val="000000"/>
            </w:rPr>
            <w:delText>Um outro</w:delText>
          </w:r>
        </w:del>
      </w:ins>
      <w:ins w:id="4028" w:author="MARCELO" w:date="2009-05-31T17:08:00Z">
        <w:r w:rsidR="009759CA">
          <w:rPr>
            <w:rFonts w:ascii="Times New Roman" w:hAnsi="Times New Roman"/>
            <w:color w:val="000000"/>
          </w:rPr>
          <w:t>Outro</w:t>
        </w:r>
      </w:ins>
      <w:ins w:id="4029" w:author="MARCELO PEREIRA" w:date="2009-05-18T17:28:00Z">
        <w:r>
          <w:rPr>
            <w:rFonts w:ascii="Times New Roman" w:hAnsi="Times New Roman"/>
            <w:color w:val="000000"/>
          </w:rPr>
          <w:t xml:space="preserve"> problema encontrado no desenvolvimento de aplicações de banco de dados é a definição dos rótulos. Com uma equipe </w:t>
        </w:r>
      </w:ins>
      <w:ins w:id="4030" w:author="MARCELO PEREIRA" w:date="2009-05-18T17:29:00Z">
        <w:r>
          <w:rPr>
            <w:rFonts w:ascii="Times New Roman" w:hAnsi="Times New Roman"/>
            <w:color w:val="000000"/>
          </w:rPr>
          <w:t xml:space="preserve">grande de </w:t>
        </w:r>
        <w:del w:id="4031" w:author="MARCELO" w:date="2009-05-31T17:09:00Z">
          <w:r w:rsidDel="00CA45B6">
            <w:rPr>
              <w:rFonts w:ascii="Times New Roman" w:hAnsi="Times New Roman"/>
              <w:color w:val="000000"/>
            </w:rPr>
            <w:delText>desenvolvedores,</w:delText>
          </w:r>
        </w:del>
      </w:ins>
      <w:ins w:id="4032" w:author="MARCELO" w:date="2009-05-31T17:09:00Z">
        <w:r w:rsidR="00CA45B6">
          <w:rPr>
            <w:rFonts w:ascii="Times New Roman" w:hAnsi="Times New Roman"/>
            <w:color w:val="000000"/>
          </w:rPr>
          <w:t xml:space="preserve">desenvolvedores, </w:t>
        </w:r>
      </w:ins>
      <w:ins w:id="4033" w:author="MARCELO PEREIRA" w:date="2009-05-18T17:29:00Z">
        <w:del w:id="4034" w:author="MARCELO" w:date="2009-05-31T17:09:00Z">
          <w:r w:rsidDel="00CA45B6">
            <w:rPr>
              <w:rFonts w:ascii="Times New Roman" w:hAnsi="Times New Roman"/>
              <w:color w:val="000000"/>
            </w:rPr>
            <w:delText xml:space="preserve">  </w:delText>
          </w:r>
        </w:del>
        <w:r>
          <w:rPr>
            <w:rFonts w:ascii="Times New Roman" w:hAnsi="Times New Roman"/>
            <w:color w:val="000000"/>
          </w:rPr>
          <w:t>nomes não-padronizados para as entidades do sistema podem ser adotados. Tabelas, procedimentos, funções, variáveis e pacotes podem receb</w:t>
        </w:r>
      </w:ins>
      <w:ins w:id="4035" w:author="MARCELO PEREIRA" w:date="2009-05-18T17:30:00Z">
        <w:r>
          <w:rPr>
            <w:rFonts w:ascii="Times New Roman" w:hAnsi="Times New Roman"/>
            <w:color w:val="000000"/>
          </w:rPr>
          <w:t xml:space="preserve">er valores </w:t>
        </w:r>
      </w:ins>
      <w:ins w:id="4036" w:author="MARCELO PEREIRA" w:date="2009-05-18T17:34:00Z">
        <w:r>
          <w:rPr>
            <w:rFonts w:ascii="Times New Roman" w:hAnsi="Times New Roman"/>
            <w:color w:val="000000"/>
          </w:rPr>
          <w:t>que não seguem um padrão co</w:t>
        </w:r>
      </w:ins>
      <w:ins w:id="4037" w:author="MARCELO PEREIRA" w:date="2009-05-18T17:35:00Z">
        <w:r>
          <w:rPr>
            <w:rFonts w:ascii="Times New Roman" w:hAnsi="Times New Roman"/>
            <w:color w:val="000000"/>
          </w:rPr>
          <w:t xml:space="preserve">mum. A ferramenta </w:t>
        </w:r>
      </w:ins>
      <w:ins w:id="4038" w:author="MARCELO" w:date="2009-06-07T23:36:00Z">
        <w:r w:rsidR="00B14C40">
          <w:rPr>
            <w:rFonts w:ascii="Times New Roman" w:hAnsi="Times New Roman"/>
            <w:color w:val="000000"/>
          </w:rPr>
          <w:t xml:space="preserve">PL/SQL Helper </w:t>
        </w:r>
      </w:ins>
      <w:ins w:id="4039" w:author="MARCELO PEREIRA" w:date="2009-05-18T17:35:00Z">
        <w:r>
          <w:rPr>
            <w:rFonts w:ascii="Times New Roman" w:hAnsi="Times New Roman"/>
            <w:color w:val="000000"/>
          </w:rPr>
          <w:t>provê a funcionalidade de renomear automaticamente rótulos de uma aplicação PL/SQL. Em um processo de reestruturação de código, pode ser necessário renomear entidades para rótulos definidos de</w:t>
        </w:r>
      </w:ins>
      <w:ins w:id="4040" w:author="MARCELO PEREIRA" w:date="2009-05-18T17:36:00Z">
        <w:r>
          <w:rPr>
            <w:rFonts w:ascii="Times New Roman" w:hAnsi="Times New Roman"/>
            <w:color w:val="000000"/>
          </w:rPr>
          <w:t xml:space="preserve">ntro de um padrão, e a funcionalidade de </w:t>
        </w:r>
        <w:del w:id="4041" w:author="MARCELO" w:date="2009-06-08T00:03:00Z">
          <w:r w:rsidDel="00AF21C8">
            <w:rPr>
              <w:rFonts w:ascii="Times New Roman" w:hAnsi="Times New Roman"/>
              <w:color w:val="000000"/>
            </w:rPr>
            <w:delText>renomeamento</w:delText>
          </w:r>
        </w:del>
      </w:ins>
      <w:ins w:id="4042" w:author="MARCELO" w:date="2009-06-08T00:03:00Z">
        <w:r w:rsidR="00AF21C8">
          <w:rPr>
            <w:rFonts w:ascii="Times New Roman" w:hAnsi="Times New Roman"/>
            <w:color w:val="000000"/>
          </w:rPr>
          <w:t>renomeação</w:t>
        </w:r>
      </w:ins>
      <w:ins w:id="4043" w:author="MARCELO PEREIRA" w:date="2009-05-18T17:36:00Z">
        <w:r>
          <w:rPr>
            <w:rFonts w:ascii="Times New Roman" w:hAnsi="Times New Roman"/>
            <w:color w:val="000000"/>
          </w:rPr>
          <w:t xml:space="preserve"> resolve os problemas que poderiam ser ocasionados numa alteração de rótulo, como visto na seção 2.4. O usuário seleciona visualmente qual entidade deseja renomear, define </w:t>
        </w:r>
      </w:ins>
      <w:ins w:id="4044" w:author="MARCELO PEREIRA" w:date="2009-05-18T17:37:00Z">
        <w:r>
          <w:rPr>
            <w:rFonts w:ascii="Times New Roman" w:hAnsi="Times New Roman"/>
            <w:color w:val="000000"/>
          </w:rPr>
          <w:t>qual o novo valor do rótulo e seleciona a opção de “Renomear”. A ferramenta faz uma busca por todas as ocorrências do antigo valor no banco e altera a chamada para o novo valor.</w:t>
        </w:r>
      </w:ins>
    </w:p>
    <w:p w:rsidR="00FB039E" w:rsidRDefault="00FB039E" w:rsidP="00EB36D3">
      <w:pPr>
        <w:spacing w:line="360" w:lineRule="auto"/>
        <w:ind w:firstLine="709"/>
        <w:jc w:val="both"/>
        <w:pPrChange w:id="4045"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color w:val="FF0000"/>
        </w:rPr>
        <w:pPrChange w:id="4046" w:author="MARCELO" w:date="2009-06-07T15:32:00Z">
          <w:pPr>
            <w:pBdr>
              <w:bottom w:val="single" w:sz="4" w:space="1" w:color="000000"/>
            </w:pBdr>
            <w:spacing w:line="360" w:lineRule="auto"/>
            <w:ind w:firstLine="709"/>
            <w:jc w:val="both"/>
          </w:pPr>
        </w:pPrChange>
      </w:pPr>
    </w:p>
    <w:p w:rsidR="00FB039E" w:rsidRDefault="00FB039E" w:rsidP="00EB36D3">
      <w:pPr>
        <w:spacing w:line="360" w:lineRule="auto"/>
        <w:ind w:firstLine="709"/>
        <w:jc w:val="both"/>
        <w:rPr>
          <w:rPrChange w:id="4047" w:author="MARCELO PEREIRA" w:date="2009-05-28T17:13:00Z">
            <w:rPr/>
          </w:rPrChange>
        </w:rPr>
        <w:pPrChange w:id="4048" w:author="MARCELO" w:date="2009-06-07T15:32:00Z">
          <w:pPr>
            <w:pBdr>
              <w:bottom w:val="single" w:sz="4" w:space="1" w:color="000000"/>
            </w:pBdr>
            <w:spacing w:line="360" w:lineRule="auto"/>
            <w:ind w:firstLine="709"/>
            <w:jc w:val="both"/>
          </w:pPr>
        </w:pPrChange>
      </w:pPr>
      <w:ins w:id="4049" w:author="MARCELO PEREIRA" w:date="2009-05-18T17:47:00Z">
        <w:r>
          <w:rPr>
            <w:rFonts w:ascii="Times New Roman" w:hAnsi="Times New Roman"/>
            <w:b/>
            <w:bCs/>
            <w:color w:val="000000"/>
          </w:rPr>
          <w:t>3.</w:t>
        </w:r>
        <w:del w:id="4050" w:author="MARCELO" w:date="2009-06-08T23:46:00Z">
          <w:r w:rsidDel="00B62D98">
            <w:rPr>
              <w:rFonts w:ascii="Times New Roman" w:hAnsi="Times New Roman"/>
              <w:b/>
              <w:bCs/>
              <w:color w:val="000000"/>
            </w:rPr>
            <w:delText>2</w:delText>
          </w:r>
        </w:del>
      </w:ins>
      <w:ins w:id="4051" w:author="MARCELO" w:date="2009-06-08T23:46:00Z">
        <w:r w:rsidR="00B62D98">
          <w:rPr>
            <w:rFonts w:ascii="Times New Roman" w:hAnsi="Times New Roman"/>
            <w:b/>
            <w:bCs/>
            <w:color w:val="000000"/>
          </w:rPr>
          <w:t>3</w:t>
        </w:r>
      </w:ins>
      <w:ins w:id="4052" w:author="MARCELO PEREIRA" w:date="2009-05-18T17:47:00Z">
        <w:r>
          <w:rPr>
            <w:rFonts w:ascii="Times New Roman" w:hAnsi="Times New Roman"/>
            <w:b/>
            <w:bCs/>
            <w:color w:val="000000"/>
          </w:rPr>
          <w:t>.4 Testes</w:t>
        </w:r>
      </w:ins>
    </w:p>
    <w:p w:rsidR="00FB039E" w:rsidRDefault="00FB039E" w:rsidP="00EB36D3">
      <w:pPr>
        <w:spacing w:line="360" w:lineRule="auto"/>
        <w:ind w:firstLine="709"/>
        <w:jc w:val="both"/>
        <w:rPr>
          <w:b/>
          <w:bCs/>
          <w:color w:val="000000"/>
          <w:rPrChange w:id="4053" w:author="MARCELO PEREIRA" w:date="2009-05-28T17:13:00Z">
            <w:rPr>
              <w:b/>
              <w:bCs/>
              <w:color w:val="000000"/>
            </w:rPr>
          </w:rPrChange>
        </w:rPr>
        <w:pPrChange w:id="4054" w:author="MARCELO" w:date="2009-06-07T15:32:00Z">
          <w:pPr>
            <w:pBdr>
              <w:bottom w:val="single" w:sz="4" w:space="1" w:color="000000"/>
            </w:pBdr>
            <w:spacing w:line="360" w:lineRule="auto"/>
            <w:ind w:firstLine="709"/>
            <w:jc w:val="both"/>
          </w:pPr>
        </w:pPrChange>
      </w:pPr>
    </w:p>
    <w:p w:rsidR="00A6238F" w:rsidRDefault="00FB039E" w:rsidP="00EB36D3">
      <w:pPr>
        <w:spacing w:line="360" w:lineRule="auto"/>
        <w:ind w:firstLine="709"/>
        <w:jc w:val="both"/>
        <w:rPr>
          <w:ins w:id="4055" w:author="MARCELO" w:date="2009-06-07T23:43:00Z"/>
          <w:rFonts w:ascii="Times New Roman" w:hAnsi="Times New Roman"/>
          <w:color w:val="000000"/>
        </w:rPr>
        <w:pPrChange w:id="4056" w:author="MARCELO" w:date="2009-06-07T15:32:00Z">
          <w:pPr>
            <w:pBdr>
              <w:bottom w:val="single" w:sz="4" w:space="1" w:color="000000"/>
            </w:pBdr>
            <w:spacing w:line="360" w:lineRule="auto"/>
            <w:ind w:firstLine="709"/>
            <w:jc w:val="both"/>
          </w:pPr>
        </w:pPrChange>
      </w:pPr>
      <w:ins w:id="4057" w:author="MARCELO PEREIRA" w:date="2009-05-18T18:13:00Z">
        <w:r>
          <w:rPr>
            <w:rFonts w:ascii="Times New Roman" w:hAnsi="Times New Roman"/>
            <w:color w:val="000000"/>
          </w:rPr>
          <w:t xml:space="preserve">Por fim, esta seção descreve o quarto módulo selecionado para a ferramenta: o módulo de testes. Ele foi escolhido por proporcionar uma proteção a falhas advindas de alterações no código. </w:t>
        </w:r>
      </w:ins>
      <w:ins w:id="4058" w:author="MARCELO PEREIRA" w:date="2009-05-28T16:32:00Z">
        <w:r>
          <w:rPr>
            <w:rFonts w:ascii="Times New Roman" w:hAnsi="Times New Roman"/>
            <w:color w:val="000000"/>
          </w:rPr>
          <w:t>O módulo</w:t>
        </w:r>
      </w:ins>
      <w:ins w:id="4059" w:author="MARCELO PEREIRA" w:date="2009-05-18T18:14:00Z">
        <w:r>
          <w:rPr>
            <w:rFonts w:ascii="Times New Roman" w:hAnsi="Times New Roman"/>
            <w:color w:val="000000"/>
          </w:rPr>
          <w:t xml:space="preserve"> de testes possui </w:t>
        </w:r>
        <w:del w:id="4060" w:author="MARCELO" w:date="2009-06-08T00:36:00Z">
          <w:r w:rsidDel="0091184B">
            <w:rPr>
              <w:rFonts w:ascii="Times New Roman" w:hAnsi="Times New Roman"/>
              <w:color w:val="000000"/>
            </w:rPr>
            <w:delText>dois</w:delText>
          </w:r>
        </w:del>
      </w:ins>
      <w:ins w:id="4061" w:author="MARCELO" w:date="2009-06-08T00:36:00Z">
        <w:r w:rsidR="0091184B">
          <w:rPr>
            <w:rFonts w:ascii="Times New Roman" w:hAnsi="Times New Roman"/>
            <w:color w:val="000000"/>
          </w:rPr>
          <w:t>duas funcionalidades</w:t>
        </w:r>
      </w:ins>
      <w:ins w:id="4062" w:author="MARCELO PEREIRA" w:date="2009-05-18T18:14:00Z">
        <w:r>
          <w:rPr>
            <w:rFonts w:ascii="Times New Roman" w:hAnsi="Times New Roman"/>
            <w:color w:val="000000"/>
          </w:rPr>
          <w:t xml:space="preserve"> </w:t>
        </w:r>
        <w:del w:id="4063" w:author="MARCELO" w:date="2009-06-20T14:51:00Z">
          <w:r w:rsidDel="00ED5E73">
            <w:rPr>
              <w:rFonts w:ascii="Times New Roman" w:hAnsi="Times New Roman"/>
              <w:color w:val="000000"/>
            </w:rPr>
            <w:delText>representantes</w:delText>
          </w:r>
        </w:del>
      </w:ins>
      <w:ins w:id="4064" w:author="MARCELO" w:date="2009-06-20T14:51:00Z">
        <w:r w:rsidR="00ED5E73">
          <w:rPr>
            <w:rFonts w:ascii="Times New Roman" w:hAnsi="Times New Roman"/>
            <w:color w:val="000000"/>
          </w:rPr>
          <w:t>principais</w:t>
        </w:r>
      </w:ins>
      <w:ins w:id="4065" w:author="MARCELO PEREIRA" w:date="2009-05-18T18:14:00Z">
        <w:r>
          <w:rPr>
            <w:rFonts w:ascii="Times New Roman" w:hAnsi="Times New Roman"/>
            <w:color w:val="000000"/>
          </w:rPr>
          <w:t>: testes unitários [39,40] e testes de pacote [41].</w:t>
        </w:r>
      </w:ins>
      <w:ins w:id="4066" w:author="MARCELO PEREIRA" w:date="2009-05-18T18:20:00Z">
        <w:r>
          <w:rPr>
            <w:rFonts w:ascii="Times New Roman" w:hAnsi="Times New Roman"/>
            <w:color w:val="000000"/>
          </w:rPr>
          <w:t xml:space="preserve"> Como visto na seção </w:t>
        </w:r>
        <w:del w:id="4067" w:author="MARCELO" w:date="2009-06-08T23:56:00Z">
          <w:r w:rsidDel="00E01E10">
            <w:rPr>
              <w:rFonts w:ascii="Times New Roman" w:hAnsi="Times New Roman"/>
              <w:color w:val="000000"/>
            </w:rPr>
            <w:delText>2.8</w:delText>
          </w:r>
        </w:del>
      </w:ins>
      <w:ins w:id="4068" w:author="MARCELO" w:date="2009-06-08T23:56:00Z">
        <w:r w:rsidR="00E01E10">
          <w:rPr>
            <w:rFonts w:ascii="Times New Roman" w:hAnsi="Times New Roman"/>
            <w:color w:val="000000"/>
          </w:rPr>
          <w:t>2.5</w:t>
        </w:r>
      </w:ins>
      <w:ins w:id="4069" w:author="MARCELO PEREIRA" w:date="2009-05-18T18:20:00Z">
        <w:r>
          <w:rPr>
            <w:rFonts w:ascii="Times New Roman" w:hAnsi="Times New Roman"/>
            <w:color w:val="000000"/>
          </w:rPr>
          <w:t>, a pesquisa feita</w:t>
        </w:r>
      </w:ins>
      <w:ins w:id="4070" w:author="MARCELO PEREIRA" w:date="2009-05-18T18:23:00Z">
        <w:r>
          <w:rPr>
            <w:rFonts w:ascii="Times New Roman" w:hAnsi="Times New Roman"/>
            <w:color w:val="000000"/>
          </w:rPr>
          <w:t xml:space="preserve"> </w:t>
        </w:r>
        <w:del w:id="4071" w:author="MARCELO" w:date="2009-06-07T23:38:00Z">
          <w:r w:rsidDel="00B14C40">
            <w:rPr>
              <w:rFonts w:ascii="Times New Roman" w:hAnsi="Times New Roman"/>
              <w:color w:val="000000"/>
            </w:rPr>
            <w:delText>para este módulo</w:delText>
          </w:r>
        </w:del>
      </w:ins>
      <w:ins w:id="4072" w:author="MARCELO" w:date="2009-06-07T23:38:00Z">
        <w:r w:rsidR="00B14C40">
          <w:rPr>
            <w:rFonts w:ascii="Times New Roman" w:hAnsi="Times New Roman"/>
            <w:color w:val="000000"/>
          </w:rPr>
          <w:t>sobre trabalhos correlatos que possuem um módulo de teste,</w:t>
        </w:r>
      </w:ins>
      <w:ins w:id="4073" w:author="MARCELO PEREIRA" w:date="2009-05-18T18:23:00Z">
        <w:r>
          <w:rPr>
            <w:rFonts w:ascii="Times New Roman" w:hAnsi="Times New Roman"/>
            <w:color w:val="000000"/>
          </w:rPr>
          <w:t xml:space="preserve"> </w:t>
        </w:r>
        <w:del w:id="4074" w:author="MARCELO" w:date="2009-06-20T14:52:00Z">
          <w:r w:rsidDel="00ED5E73">
            <w:rPr>
              <w:rFonts w:ascii="Times New Roman" w:hAnsi="Times New Roman"/>
              <w:color w:val="000000"/>
            </w:rPr>
            <w:delText>encontrou</w:delText>
          </w:r>
        </w:del>
      </w:ins>
      <w:ins w:id="4075" w:author="MARCELO" w:date="2009-06-20T14:52:00Z">
        <w:r w:rsidR="00ED5E73">
          <w:rPr>
            <w:rFonts w:ascii="Times New Roman" w:hAnsi="Times New Roman"/>
            <w:color w:val="000000"/>
          </w:rPr>
          <w:t>resultou no estudo de</w:t>
        </w:r>
      </w:ins>
      <w:ins w:id="4076" w:author="MARCELO PEREIRA" w:date="2009-05-18T18:21:00Z">
        <w:r>
          <w:rPr>
            <w:rFonts w:ascii="Times New Roman" w:hAnsi="Times New Roman"/>
            <w:color w:val="000000"/>
          </w:rPr>
          <w:t xml:space="preserve"> um </w:t>
        </w:r>
        <w:r>
          <w:rPr>
            <w:rFonts w:ascii="Times New Roman" w:hAnsi="Times New Roman"/>
            <w:i/>
            <w:iCs/>
            <w:color w:val="000000"/>
          </w:rPr>
          <w:t>framework</w:t>
        </w:r>
        <w:r>
          <w:rPr>
            <w:rFonts w:ascii="Times New Roman" w:hAnsi="Times New Roman"/>
            <w:color w:val="000000"/>
          </w:rPr>
          <w:t xml:space="preserve"> de código aberto para testes</w:t>
        </w:r>
      </w:ins>
      <w:ins w:id="4077" w:author="MARCELO PEREIRA" w:date="2009-05-18T18:24:00Z">
        <w:r>
          <w:rPr>
            <w:rFonts w:ascii="Times New Roman" w:hAnsi="Times New Roman"/>
            <w:color w:val="000000"/>
          </w:rPr>
          <w:t xml:space="preserve"> em códigos PL/SQL: o utPLSQL</w:t>
        </w:r>
      </w:ins>
      <w:ins w:id="4078" w:author="MARCELO PEREIRA" w:date="2009-05-18T18:26:00Z">
        <w:r>
          <w:rPr>
            <w:rFonts w:ascii="Times New Roman" w:hAnsi="Times New Roman"/>
            <w:color w:val="000000"/>
          </w:rPr>
          <w:t xml:space="preserve"> [2]</w:t>
        </w:r>
      </w:ins>
      <w:ins w:id="4079" w:author="MARCELO PEREIRA" w:date="2009-05-19T12:59:00Z">
        <w:r>
          <w:rPr>
            <w:rFonts w:ascii="Times New Roman" w:hAnsi="Times New Roman"/>
            <w:color w:val="000000"/>
          </w:rPr>
          <w:t xml:space="preserve">. </w:t>
        </w:r>
      </w:ins>
      <w:ins w:id="4080" w:author="MARCELO PEREIRA" w:date="2009-05-19T13:00:00Z">
        <w:del w:id="4081" w:author="MARCELO" w:date="2009-06-07T23:43:00Z">
          <w:r w:rsidDel="00A6238F">
            <w:rPr>
              <w:rFonts w:ascii="Times New Roman" w:hAnsi="Times New Roman"/>
              <w:color w:val="000000"/>
            </w:rPr>
            <w:delText xml:space="preserve">A ferramenta desenvolvida para validação deste </w:delText>
          </w:r>
        </w:del>
      </w:ins>
      <w:ins w:id="4082" w:author="MARCELO PEREIRA" w:date="2009-05-19T13:01:00Z">
        <w:del w:id="4083" w:author="MARCELO" w:date="2009-06-07T23:43:00Z">
          <w:r w:rsidDel="00A6238F">
            <w:rPr>
              <w:rFonts w:ascii="Times New Roman" w:hAnsi="Times New Roman"/>
              <w:color w:val="000000"/>
            </w:rPr>
            <w:delText>trabalho</w:delText>
          </w:r>
        </w:del>
      </w:ins>
      <w:ins w:id="4084" w:author="MARCELO" w:date="2009-06-07T23:43:00Z">
        <w:r w:rsidR="00A6238F">
          <w:rPr>
            <w:rFonts w:ascii="Times New Roman" w:hAnsi="Times New Roman"/>
            <w:color w:val="000000"/>
          </w:rPr>
          <w:t>O PL/SQL Helper</w:t>
        </w:r>
      </w:ins>
      <w:ins w:id="4085" w:author="MARCELO PEREIRA" w:date="2009-05-19T13:01:00Z">
        <w:r>
          <w:rPr>
            <w:rFonts w:ascii="Times New Roman" w:hAnsi="Times New Roman"/>
            <w:color w:val="000000"/>
          </w:rPr>
          <w:t xml:space="preserve"> possui criação automática dos pacotes de testes necessários para realização dos testes</w:t>
        </w:r>
      </w:ins>
      <w:ins w:id="4086" w:author="MARCELO PEREIRA" w:date="2009-05-28T17:02:00Z">
        <w:r>
          <w:rPr>
            <w:rFonts w:ascii="Times New Roman" w:hAnsi="Times New Roman"/>
            <w:color w:val="000000"/>
          </w:rPr>
          <w:t xml:space="preserve"> unitários providos p</w:t>
        </w:r>
        <w:del w:id="4087" w:author="MARCELO" w:date="2009-06-20T14:53:00Z">
          <w:r w:rsidDel="00ED5E73">
            <w:rPr>
              <w:rFonts w:ascii="Times New Roman" w:hAnsi="Times New Roman"/>
              <w:color w:val="000000"/>
            </w:rPr>
            <w:delText>el</w:delText>
          </w:r>
        </w:del>
        <w:r>
          <w:rPr>
            <w:rFonts w:ascii="Times New Roman" w:hAnsi="Times New Roman"/>
            <w:color w:val="000000"/>
          </w:rPr>
          <w:t>o</w:t>
        </w:r>
      </w:ins>
      <w:ins w:id="4088" w:author="MARCELO" w:date="2009-06-20T14:53:00Z">
        <w:r w:rsidR="00ED5E73">
          <w:rPr>
            <w:rFonts w:ascii="Times New Roman" w:hAnsi="Times New Roman"/>
            <w:color w:val="000000"/>
          </w:rPr>
          <w:t>r este</w:t>
        </w:r>
      </w:ins>
      <w:ins w:id="4089" w:author="MARCELO PEREIRA" w:date="2009-05-28T17:02:00Z">
        <w:r>
          <w:rPr>
            <w:rFonts w:ascii="Times New Roman" w:hAnsi="Times New Roman"/>
            <w:color w:val="000000"/>
          </w:rPr>
          <w:t xml:space="preserve"> </w:t>
        </w:r>
        <w:r>
          <w:rPr>
            <w:rFonts w:ascii="Times New Roman" w:hAnsi="Times New Roman"/>
            <w:i/>
            <w:iCs/>
            <w:color w:val="000000"/>
          </w:rPr>
          <w:t>framework</w:t>
        </w:r>
      </w:ins>
      <w:ins w:id="4090" w:author="MARCELO PEREIRA" w:date="2009-05-19T13:12:00Z">
        <w:r>
          <w:rPr>
            <w:rFonts w:ascii="Times New Roman" w:hAnsi="Times New Roman"/>
            <w:color w:val="000000"/>
          </w:rPr>
          <w:t>. O usuário somente define qual rotina ou pacote deve ser testado e a ferramenta gera o pacote para o teste com as funções necessárias. O usuário então preenche as funções com o código</w:t>
        </w:r>
      </w:ins>
      <w:ins w:id="4091" w:author="MARCELO PEREIRA" w:date="2009-05-19T13:13:00Z">
        <w:r>
          <w:rPr>
            <w:rFonts w:ascii="Times New Roman" w:hAnsi="Times New Roman"/>
            <w:color w:val="000000"/>
          </w:rPr>
          <w:t xml:space="preserve"> de verificação para os testes unitários, usando as asserções definidas pelo  utPLSQL.</w:t>
        </w:r>
      </w:ins>
    </w:p>
    <w:p w:rsidR="00FB039E" w:rsidRPr="00A6238F" w:rsidDel="00326531" w:rsidRDefault="00A6238F" w:rsidP="00EB36D3">
      <w:pPr>
        <w:spacing w:line="360" w:lineRule="auto"/>
        <w:jc w:val="both"/>
        <w:rPr>
          <w:del w:id="4092" w:author="MARCELO PEREIRA" w:date="2009-05-28T17:10:00Z"/>
          <w:rFonts w:ascii="Times New Roman" w:hAnsi="Times New Roman"/>
          <w:color w:val="000000"/>
        </w:rPr>
        <w:pPrChange w:id="4093" w:author="MARCELO" w:date="2009-06-07T15:32:00Z">
          <w:pPr>
            <w:pBdr>
              <w:bottom w:val="single" w:sz="4" w:space="1" w:color="000000"/>
            </w:pBdr>
            <w:spacing w:line="360" w:lineRule="auto"/>
            <w:jc w:val="both"/>
          </w:pPr>
        </w:pPrChange>
      </w:pPr>
      <w:ins w:id="4094" w:author="MARCELO" w:date="2009-06-07T23:41:00Z">
        <w:r>
          <w:rPr>
            <w:rFonts w:ascii="Times New Roman" w:hAnsi="Times New Roman"/>
            <w:color w:val="000000"/>
          </w:rPr>
          <w:t xml:space="preserve"> </w:t>
        </w:r>
      </w:ins>
      <w:ins w:id="4095" w:author="MARCELO" w:date="2009-06-07T23:48:00Z">
        <w:r>
          <w:rPr>
            <w:rFonts w:ascii="Times New Roman" w:hAnsi="Times New Roman"/>
            <w:color w:val="000000"/>
          </w:rPr>
          <w:t>O esforço</w:t>
        </w:r>
      </w:ins>
      <w:ins w:id="4096" w:author="MARCELO" w:date="2009-06-07T23:41:00Z">
        <w:r>
          <w:rPr>
            <w:rFonts w:ascii="Times New Roman" w:hAnsi="Times New Roman"/>
            <w:color w:val="000000"/>
          </w:rPr>
          <w:t xml:space="preserve"> </w:t>
        </w:r>
      </w:ins>
      <w:ins w:id="4097" w:author="MARCELO" w:date="2009-06-07T23:48:00Z">
        <w:r>
          <w:rPr>
            <w:rFonts w:ascii="Times New Roman" w:hAnsi="Times New Roman"/>
            <w:color w:val="000000"/>
          </w:rPr>
          <w:t xml:space="preserve">para </w:t>
        </w:r>
      </w:ins>
      <w:ins w:id="4098" w:author="MARCELO" w:date="2009-06-07T23:41:00Z">
        <w:r>
          <w:rPr>
            <w:rFonts w:ascii="Times New Roman" w:hAnsi="Times New Roman"/>
            <w:color w:val="000000"/>
          </w:rPr>
          <w:t>incorpora</w:t>
        </w:r>
      </w:ins>
      <w:ins w:id="4099" w:author="MARCELO" w:date="2009-06-07T23:43:00Z">
        <w:r>
          <w:rPr>
            <w:rFonts w:ascii="Times New Roman" w:hAnsi="Times New Roman"/>
            <w:color w:val="000000"/>
          </w:rPr>
          <w:t>r</w:t>
        </w:r>
      </w:ins>
      <w:ins w:id="4100" w:author="MARCELO" w:date="2009-06-07T23:41:00Z">
        <w:r>
          <w:rPr>
            <w:rFonts w:ascii="Times New Roman" w:hAnsi="Times New Roman"/>
            <w:color w:val="000000"/>
          </w:rPr>
          <w:t xml:space="preserve"> o </w:t>
        </w:r>
        <w:r>
          <w:rPr>
            <w:rFonts w:ascii="Times New Roman" w:hAnsi="Times New Roman"/>
            <w:i/>
            <w:color w:val="000000"/>
          </w:rPr>
          <w:t xml:space="preserve">framework </w:t>
        </w:r>
        <w:r>
          <w:rPr>
            <w:rFonts w:ascii="Times New Roman" w:hAnsi="Times New Roman"/>
            <w:color w:val="000000"/>
          </w:rPr>
          <w:t>ao</w:t>
        </w:r>
      </w:ins>
    </w:p>
    <w:p w:rsidR="00DC3B7A" w:rsidRPr="00DC3B7A" w:rsidRDefault="00A6238F" w:rsidP="00DC3B7A">
      <w:pPr>
        <w:spacing w:line="360" w:lineRule="auto"/>
        <w:ind w:firstLine="709"/>
        <w:jc w:val="both"/>
        <w:rPr>
          <w:ins w:id="4101" w:author="MARCELO" w:date="2009-06-08T23:28:00Z"/>
        </w:rPr>
        <w:pPrChange w:id="4102" w:author="MARCELO" w:date="2009-06-20T15:14:00Z">
          <w:pPr>
            <w:pStyle w:val="Legenda"/>
          </w:pPr>
        </w:pPrChange>
      </w:pPr>
      <w:ins w:id="4103" w:author="MARCELO" w:date="2009-06-07T23:43:00Z">
        <w:r>
          <w:rPr>
            <w:rFonts w:ascii="Times New Roman" w:hAnsi="Times New Roman"/>
            <w:color w:val="000000"/>
          </w:rPr>
          <w:t xml:space="preserve"> PL/SQL Helper </w:t>
        </w:r>
      </w:ins>
      <w:ins w:id="4104" w:author="MARCELO" w:date="2009-06-07T23:48:00Z">
        <w:r>
          <w:rPr>
            <w:rFonts w:ascii="Times New Roman" w:hAnsi="Times New Roman"/>
            <w:color w:val="000000"/>
          </w:rPr>
          <w:t>consist</w:t>
        </w:r>
      </w:ins>
      <w:ins w:id="4105" w:author="MARCELO" w:date="2009-06-20T15:11:00Z">
        <w:r w:rsidR="003D7D36">
          <w:rPr>
            <w:rFonts w:ascii="Times New Roman" w:hAnsi="Times New Roman"/>
            <w:color w:val="000000"/>
          </w:rPr>
          <w:t>iu</w:t>
        </w:r>
      </w:ins>
      <w:ins w:id="4106" w:author="MARCELO" w:date="2009-06-07T23:48:00Z">
        <w:r>
          <w:rPr>
            <w:rFonts w:ascii="Times New Roman" w:hAnsi="Times New Roman"/>
            <w:color w:val="000000"/>
          </w:rPr>
          <w:t xml:space="preserve"> na</w:t>
        </w:r>
      </w:ins>
      <w:ins w:id="4107" w:author="MARCELO" w:date="2009-06-07T23:43:00Z">
        <w:r>
          <w:rPr>
            <w:rFonts w:ascii="Times New Roman" w:hAnsi="Times New Roman"/>
            <w:color w:val="000000"/>
          </w:rPr>
          <w:t xml:space="preserve"> criação de um </w:t>
        </w:r>
      </w:ins>
      <w:ins w:id="4108" w:author="MARCELO" w:date="2009-06-07T23:44:00Z">
        <w:r>
          <w:rPr>
            <w:rFonts w:ascii="Times New Roman" w:hAnsi="Times New Roman"/>
            <w:color w:val="000000"/>
          </w:rPr>
          <w:t>subsistema que automatiz</w:t>
        </w:r>
      </w:ins>
      <w:ins w:id="4109" w:author="MARCELO" w:date="2009-06-20T15:11:00Z">
        <w:r w:rsidR="003D7D36">
          <w:rPr>
            <w:rFonts w:ascii="Times New Roman" w:hAnsi="Times New Roman"/>
            <w:color w:val="000000"/>
          </w:rPr>
          <w:t>asse</w:t>
        </w:r>
      </w:ins>
      <w:ins w:id="4110" w:author="MARCELO" w:date="2009-06-07T23:44:00Z">
        <w:r>
          <w:rPr>
            <w:rFonts w:ascii="Times New Roman" w:hAnsi="Times New Roman"/>
            <w:color w:val="000000"/>
          </w:rPr>
          <w:t xml:space="preserve"> a instalação do utPLSQL no sistema </w:t>
        </w:r>
      </w:ins>
      <w:ins w:id="4111" w:author="MARCELO" w:date="2009-06-07T23:48:00Z">
        <w:r>
          <w:rPr>
            <w:rFonts w:ascii="Times New Roman" w:hAnsi="Times New Roman"/>
            <w:color w:val="000000"/>
          </w:rPr>
          <w:t xml:space="preserve">de banco de dados </w:t>
        </w:r>
      </w:ins>
      <w:ins w:id="4112" w:author="MARCELO" w:date="2009-06-07T23:44:00Z">
        <w:r>
          <w:rPr>
            <w:rFonts w:ascii="Times New Roman" w:hAnsi="Times New Roman"/>
            <w:color w:val="000000"/>
          </w:rPr>
          <w:t>do usuário. Além dessa funcionalidade</w:t>
        </w:r>
      </w:ins>
      <w:ins w:id="4113" w:author="MARCELO" w:date="2009-06-20T15:11:00Z">
        <w:r w:rsidR="003D7D36">
          <w:rPr>
            <w:rFonts w:ascii="Times New Roman" w:hAnsi="Times New Roman"/>
            <w:color w:val="000000"/>
          </w:rPr>
          <w:t>,</w:t>
        </w:r>
      </w:ins>
      <w:ins w:id="4114" w:author="MARCELO" w:date="2009-06-07T23:44:00Z">
        <w:r>
          <w:rPr>
            <w:rFonts w:ascii="Times New Roman" w:hAnsi="Times New Roman"/>
            <w:color w:val="000000"/>
          </w:rPr>
          <w:t xml:space="preserve"> </w:t>
        </w:r>
      </w:ins>
      <w:ins w:id="4115" w:author="MARCELO" w:date="2009-06-20T15:12:00Z">
        <w:r w:rsidR="003D7D36">
          <w:rPr>
            <w:rFonts w:ascii="Times New Roman" w:hAnsi="Times New Roman"/>
            <w:color w:val="000000"/>
          </w:rPr>
          <w:t>foi</w:t>
        </w:r>
      </w:ins>
      <w:ins w:id="4116" w:author="MARCELO" w:date="2009-06-07T23:45:00Z">
        <w:r>
          <w:rPr>
            <w:rFonts w:ascii="Times New Roman" w:hAnsi="Times New Roman"/>
            <w:color w:val="000000"/>
          </w:rPr>
          <w:t xml:space="preserve"> preciso que</w:t>
        </w:r>
      </w:ins>
      <w:ins w:id="4117" w:author="MARCELO" w:date="2009-06-07T23:47:00Z">
        <w:r>
          <w:rPr>
            <w:rFonts w:ascii="Times New Roman" w:hAnsi="Times New Roman"/>
            <w:color w:val="000000"/>
          </w:rPr>
          <w:t xml:space="preserve"> </w:t>
        </w:r>
      </w:ins>
      <w:ins w:id="4118" w:author="MARCELO" w:date="2009-06-20T15:12:00Z">
        <w:r w:rsidR="003D7D36">
          <w:rPr>
            <w:rFonts w:ascii="Times New Roman" w:hAnsi="Times New Roman"/>
            <w:color w:val="000000"/>
          </w:rPr>
          <w:t>fossem</w:t>
        </w:r>
      </w:ins>
      <w:ins w:id="4119" w:author="MARCELO" w:date="2009-06-07T23:47:00Z">
        <w:r>
          <w:rPr>
            <w:rFonts w:ascii="Times New Roman" w:hAnsi="Times New Roman"/>
            <w:color w:val="000000"/>
          </w:rPr>
          <w:t xml:space="preserve"> implementados um módulo para automatização da criaç</w:t>
        </w:r>
      </w:ins>
      <w:ins w:id="4120" w:author="MARCELO" w:date="2009-06-07T23:48:00Z">
        <w:r>
          <w:rPr>
            <w:rFonts w:ascii="Times New Roman" w:hAnsi="Times New Roman"/>
            <w:color w:val="000000"/>
          </w:rPr>
          <w:t>ão dos pacotes de testes e um módulo de interface gráfica para utilização destas funcionalidades.</w:t>
        </w:r>
      </w:ins>
      <w:ins w:id="4121" w:author="MARCELO" w:date="2009-06-07T23:45:00Z">
        <w:r>
          <w:rPr>
            <w:rFonts w:ascii="Times New Roman" w:hAnsi="Times New Roman"/>
            <w:color w:val="000000"/>
          </w:rPr>
          <w:t xml:space="preserve"> </w:t>
        </w:r>
      </w:ins>
      <w:ins w:id="4122" w:author="MARCELO" w:date="2009-06-08T23:27:00Z">
        <w:r w:rsidR="00477E42">
          <w:rPr>
            <w:rFonts w:ascii="Times New Roman" w:hAnsi="Times New Roman"/>
            <w:color w:val="000000"/>
          </w:rPr>
          <w:t>A entidade de testes pode ser visualizada em modelo UML</w:t>
        </w:r>
      </w:ins>
      <w:ins w:id="4123" w:author="MARCELO" w:date="2009-06-20T15:12:00Z">
        <w:r w:rsidR="003D7D36">
          <w:rPr>
            <w:rFonts w:ascii="Times New Roman" w:hAnsi="Times New Roman"/>
            <w:color w:val="000000"/>
          </w:rPr>
          <w:t xml:space="preserve"> mostrado</w:t>
        </w:r>
      </w:ins>
      <w:ins w:id="4124" w:author="MARCELO" w:date="2009-06-08T23:27:00Z">
        <w:r w:rsidR="00477E42">
          <w:rPr>
            <w:rFonts w:ascii="Times New Roman" w:hAnsi="Times New Roman"/>
            <w:color w:val="000000"/>
          </w:rPr>
          <w:t xml:space="preserve"> na Figura 3.5.</w:t>
        </w:r>
      </w:ins>
    </w:p>
    <w:p w:rsidR="00DC3B7A" w:rsidRDefault="006C3C68" w:rsidP="00DC3B7A">
      <w:pPr>
        <w:keepNext/>
        <w:spacing w:line="360" w:lineRule="auto"/>
        <w:ind w:left="1418" w:firstLine="709"/>
        <w:jc w:val="both"/>
        <w:rPr>
          <w:ins w:id="4125" w:author="MARCELO" w:date="2009-06-20T15:14:00Z"/>
        </w:rPr>
        <w:pPrChange w:id="4126" w:author="MARCELO" w:date="2009-06-20T15:14:00Z">
          <w:pPr>
            <w:spacing w:line="360" w:lineRule="auto"/>
            <w:ind w:left="1418" w:firstLine="709"/>
            <w:jc w:val="both"/>
          </w:pPr>
        </w:pPrChange>
      </w:pPr>
      <w:ins w:id="4127" w:author="MARCELO" w:date="2009-06-08T23:28:00Z">
        <w:r>
          <w:rPr>
            <w:rFonts w:ascii="Times New Roman" w:hAnsi="Times New Roman"/>
            <w:noProof/>
            <w:color w:val="000000"/>
            <w:lang w:eastAsia="pt-BR"/>
          </w:rPr>
          <w:drawing>
            <wp:inline distT="0" distB="0" distL="0" distR="0">
              <wp:extent cx="3912870" cy="2211705"/>
              <wp:effectExtent l="19050" t="0" r="0" b="0"/>
              <wp:docPr id="26" name="Imagem 26" descr="test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Unit"/>
                      <pic:cNvPicPr>
                        <a:picLocks noChangeAspect="1" noChangeArrowheads="1"/>
                      </pic:cNvPicPr>
                    </pic:nvPicPr>
                    <pic:blipFill>
                      <a:blip r:embed="rId17"/>
                      <a:srcRect/>
                      <a:stretch>
                        <a:fillRect/>
                      </a:stretch>
                    </pic:blipFill>
                    <pic:spPr bwMode="auto">
                      <a:xfrm>
                        <a:off x="0" y="0"/>
                        <a:ext cx="3912870" cy="2211705"/>
                      </a:xfrm>
                      <a:prstGeom prst="rect">
                        <a:avLst/>
                      </a:prstGeom>
                      <a:noFill/>
                      <a:ln w="9525">
                        <a:noFill/>
                        <a:miter lim="800000"/>
                        <a:headEnd/>
                        <a:tailEnd/>
                      </a:ln>
                    </pic:spPr>
                  </pic:pic>
                </a:graphicData>
              </a:graphic>
            </wp:inline>
          </w:drawing>
        </w:r>
      </w:ins>
    </w:p>
    <w:p w:rsidR="00477E42" w:rsidRDefault="00DC3B7A" w:rsidP="00DC3B7A">
      <w:pPr>
        <w:pStyle w:val="Legenda"/>
        <w:ind w:left="1418" w:firstLine="709"/>
        <w:jc w:val="both"/>
        <w:rPr>
          <w:ins w:id="4128" w:author="MARCELO" w:date="2009-05-31T16:40:00Z"/>
          <w:rFonts w:ascii="Times New Roman" w:hAnsi="Times New Roman"/>
          <w:color w:val="000000"/>
        </w:rPr>
        <w:pPrChange w:id="4129" w:author="MARCELO" w:date="2009-06-20T15:14:00Z">
          <w:pPr>
            <w:pBdr>
              <w:bottom w:val="single" w:sz="4" w:space="1" w:color="000000"/>
            </w:pBdr>
            <w:spacing w:line="360" w:lineRule="auto"/>
            <w:ind w:firstLine="709"/>
            <w:jc w:val="both"/>
          </w:pPr>
        </w:pPrChange>
      </w:pPr>
      <w:ins w:id="4130" w:author="MARCELO" w:date="2009-06-20T15:14:00Z">
        <w:r>
          <w:t xml:space="preserve"> </w:t>
        </w:r>
        <w:r w:rsidRPr="00152EAC">
          <w:t>Figura 3.4 - Definição da entidade de teste do PL/SQL Helper</w:t>
        </w:r>
      </w:ins>
    </w:p>
    <w:p w:rsidR="00FB039E" w:rsidDel="00B54527" w:rsidRDefault="00FB039E" w:rsidP="00EB36D3">
      <w:pPr>
        <w:spacing w:line="360" w:lineRule="auto"/>
        <w:jc w:val="both"/>
        <w:rPr>
          <w:del w:id="4131" w:author="MARCELO" w:date="2009-06-07T20:04:00Z"/>
          <w:rFonts w:ascii="Times New Roman" w:hAnsi="Times New Roman"/>
          <w:b/>
          <w:bCs/>
          <w:sz w:val="32"/>
          <w:szCs w:val="32"/>
        </w:rPr>
        <w:pPrChange w:id="4132" w:author="MARCELO" w:date="2009-06-07T15:32:00Z">
          <w:pPr>
            <w:pBdr>
              <w:bottom w:val="single" w:sz="4" w:space="1" w:color="000000"/>
            </w:pBdr>
            <w:spacing w:line="360" w:lineRule="auto"/>
            <w:jc w:val="both"/>
          </w:pPr>
        </w:pPrChange>
      </w:pPr>
    </w:p>
    <w:p w:rsidR="00FB039E" w:rsidDel="00B54527" w:rsidRDefault="00FB039E" w:rsidP="00EB36D3">
      <w:pPr>
        <w:spacing w:line="360" w:lineRule="auto"/>
        <w:ind w:firstLine="709"/>
        <w:jc w:val="both"/>
        <w:rPr>
          <w:del w:id="4133" w:author="MARCELO" w:date="2009-06-07T20:04:00Z"/>
          <w:color w:val="FF0000"/>
        </w:rPr>
        <w:pPrChange w:id="413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135" w:author="MARCELO" w:date="2009-06-07T20:04:00Z"/>
          <w:b/>
          <w:bCs/>
          <w:color w:val="FF0000"/>
        </w:rPr>
        <w:pPrChange w:id="413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137" w:author="MARCELO" w:date="2009-06-07T20:04:00Z"/>
          <w:rFonts w:ascii="Times New Roman" w:hAnsi="Times New Roman"/>
          <w:b/>
          <w:bCs/>
          <w:color w:val="FF0000"/>
        </w:rPr>
        <w:pPrChange w:id="4138"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139" w:author="MARCELO" w:date="2009-06-07T20:04:00Z"/>
          <w:b/>
          <w:bCs/>
          <w:color w:val="FF0000"/>
        </w:rPr>
        <w:pPrChange w:id="4140"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jc w:val="both"/>
        <w:rPr>
          <w:del w:id="4141" w:author="MARCELO" w:date="2009-06-07T20:04:00Z"/>
        </w:rPr>
        <w:pPrChange w:id="4142" w:author="MARCELO" w:date="2009-06-07T15:32:00Z">
          <w:pPr>
            <w:pBdr>
              <w:bottom w:val="single" w:sz="4" w:space="1" w:color="000000"/>
            </w:pBdr>
            <w:spacing w:line="360" w:lineRule="auto"/>
            <w:jc w:val="both"/>
          </w:pPr>
        </w:pPrChange>
      </w:pPr>
    </w:p>
    <w:p w:rsidR="00FB039E" w:rsidDel="00B54527" w:rsidRDefault="00FB039E" w:rsidP="00EB36D3">
      <w:pPr>
        <w:spacing w:line="360" w:lineRule="auto"/>
        <w:ind w:firstLine="709"/>
        <w:jc w:val="both"/>
        <w:rPr>
          <w:del w:id="4143" w:author="MARCELO" w:date="2009-06-07T20:04:00Z"/>
          <w:rFonts w:ascii="Times New Roman" w:hAnsi="Times New Roman"/>
          <w:color w:val="FF0000"/>
        </w:rPr>
        <w:pPrChange w:id="414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145" w:author="MARCELO" w:date="2009-06-07T20:04:00Z"/>
          <w:rFonts w:ascii="Times New Roman" w:hAnsi="Times New Roman"/>
          <w:bCs/>
          <w:color w:val="FF0000"/>
        </w:rPr>
        <w:pPrChange w:id="414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147" w:author="MARCELO" w:date="2009-06-07T20:04:00Z"/>
          <w:rFonts w:ascii="Times New Roman" w:hAnsi="Times New Roman"/>
          <w:bCs/>
        </w:rPr>
        <w:pPrChange w:id="4148"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jc w:val="both"/>
        <w:rPr>
          <w:del w:id="4149" w:author="MARCELO" w:date="2009-06-07T20:04:00Z"/>
          <w:rFonts w:ascii="Times New Roman" w:hAnsi="Times New Roman"/>
          <w:b/>
          <w:bCs/>
        </w:rPr>
        <w:pPrChange w:id="4150" w:author="MARCELO" w:date="2009-06-07T15:32:00Z">
          <w:pPr>
            <w:pBdr>
              <w:bottom w:val="single" w:sz="4" w:space="1" w:color="000000"/>
            </w:pBdr>
            <w:spacing w:line="360" w:lineRule="auto"/>
            <w:jc w:val="both"/>
          </w:pPr>
        </w:pPrChange>
      </w:pPr>
      <w:ins w:id="4151" w:author="MARCELO PEREIRA" w:date="2009-05-28T17:13:00Z">
        <w:del w:id="4152" w:author="MARCELO" w:date="2009-06-07T20:04:00Z">
          <w:r w:rsidDel="00B54527">
            <w:rPr>
              <w:rFonts w:ascii="Times New Roman" w:hAnsi="Times New Roman"/>
              <w:b/>
              <w:bCs/>
              <w:sz w:val="32"/>
              <w:szCs w:val="32"/>
            </w:rPr>
            <w:delText>arquitetura da ferramenta</w:delText>
          </w:r>
        </w:del>
      </w:ins>
    </w:p>
    <w:p w:rsidR="00FB039E" w:rsidDel="00B54527" w:rsidRDefault="00FB039E" w:rsidP="00EB36D3">
      <w:pPr>
        <w:spacing w:line="360" w:lineRule="auto"/>
        <w:ind w:firstLine="709"/>
        <w:jc w:val="both"/>
        <w:rPr>
          <w:del w:id="4153" w:author="MARCELO" w:date="2009-06-07T20:04:00Z"/>
          <w:rFonts w:ascii="Times New Roman" w:hAnsi="Times New Roman"/>
          <w:b/>
          <w:bCs/>
        </w:rPr>
        <w:pPrChange w:id="415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155" w:author="MARCELO" w:date="2009-06-07T20:04:00Z"/>
        </w:rPr>
        <w:pPrChange w:id="4156" w:author="MARCELO" w:date="2009-06-07T15:32:00Z">
          <w:pPr>
            <w:pBdr>
              <w:bottom w:val="single" w:sz="4" w:space="1" w:color="000000"/>
            </w:pBdr>
            <w:spacing w:line="360" w:lineRule="auto"/>
            <w:ind w:firstLine="709"/>
            <w:jc w:val="both"/>
          </w:pPr>
        </w:pPrChange>
      </w:pPr>
      <w:del w:id="4157" w:author="MARCELO" w:date="2009-06-07T20:04:00Z">
        <w:r w:rsidDel="00B54527">
          <w:rPr>
            <w:rFonts w:ascii="Times New Roman" w:hAnsi="Times New Roman"/>
            <w:color w:val="000000"/>
            <w:rPrChange w:id="4158" w:author="MARCELO PEREIRA" w:date="2009-05-28T17:27:00Z">
              <w:rPr>
                <w:rFonts w:ascii="Times New Roman" w:hAnsi="Times New Roman"/>
                <w:color w:val="000000"/>
              </w:rPr>
            </w:rPrChange>
          </w:rPr>
          <w:delText>O sistema proposto neste documento foi desenvolvido na linguagem JAVA</w:delText>
        </w:r>
        <w:r w:rsidDel="00B54527">
          <w:rPr>
            <w:rFonts w:ascii="Times New Roman" w:hAnsi="Times New Roman"/>
            <w:color w:val="000000"/>
            <w:shd w:val="clear" w:color="auto" w:fill="FFFF00"/>
            <w:rPrChange w:id="4159" w:author="MARCELO PEREIRA" w:date="2009-05-28T17:27:00Z">
              <w:rPr>
                <w:rFonts w:ascii="Times New Roman" w:hAnsi="Times New Roman"/>
                <w:color w:val="000000"/>
                <w:shd w:val="clear" w:color="auto" w:fill="FFFF00"/>
              </w:rPr>
            </w:rPrChange>
          </w:rPr>
          <w:delText xml:space="preserve"> </w:delText>
        </w:r>
        <w:r w:rsidDel="00B54527">
          <w:rPr>
            <w:rFonts w:ascii="Times New Roman" w:hAnsi="Times New Roman"/>
            <w:color w:val="000000"/>
            <w:rPrChange w:id="4160" w:author="MARCELO PEREIRA" w:date="2009-05-28T17:27:00Z">
              <w:rPr>
                <w:rFonts w:ascii="Times New Roman" w:hAnsi="Times New Roman"/>
                <w:color w:val="000000"/>
              </w:rPr>
            </w:rPrChange>
          </w:rPr>
          <w:delText>[</w:delText>
        </w:r>
      </w:del>
      <w:del w:id="4161" w:author="MARCELO" w:date="2009-05-17T17:06:00Z">
        <w:r>
          <w:rPr>
            <w:rFonts w:ascii="Times New Roman" w:hAnsi="Times New Roman"/>
            <w:color w:val="FF0000"/>
            <w:shd w:val="clear" w:color="auto" w:fill="FFFF00"/>
          </w:rPr>
          <w:delText>REF</w:delText>
        </w:r>
      </w:del>
      <w:del w:id="4162" w:author="MARCELO" w:date="2009-06-07T20:04:00Z">
        <w:r w:rsidDel="00B54527">
          <w:rPr>
            <w:rFonts w:ascii="Times New Roman" w:hAnsi="Times New Roman"/>
            <w:color w:val="000000"/>
            <w:rPrChange w:id="4163" w:author="MARCELO PEREIRA" w:date="2009-05-19T13:43:00Z">
              <w:rPr>
                <w:rFonts w:ascii="Times New Roman" w:hAnsi="Times New Roman"/>
                <w:color w:val="000000"/>
              </w:rPr>
            </w:rPrChange>
          </w:rPr>
          <w:delText>]</w:delText>
        </w:r>
        <w:r w:rsidDel="00B54527">
          <w:rPr>
            <w:rFonts w:ascii="Times New Roman" w:hAnsi="Times New Roman"/>
            <w:color w:val="000000"/>
            <w:rPrChange w:id="4164" w:author="MARCELO PEREIRA" w:date="2009-05-28T17:27:00Z">
              <w:rPr>
                <w:rFonts w:ascii="Times New Roman" w:hAnsi="Times New Roman"/>
                <w:color w:val="000000"/>
              </w:rPr>
            </w:rPrChange>
          </w:rPr>
          <w:delText xml:space="preserve"> usando a versão </w:delText>
        </w:r>
        <w:r w:rsidDel="00B54527">
          <w:rPr>
            <w:rFonts w:ascii="Times New Roman" w:hAnsi="Times New Roman"/>
            <w:i/>
            <w:iCs/>
            <w:color w:val="000000"/>
            <w:rPrChange w:id="4165" w:author="MARCELO PEREIRA" w:date="2009-05-28T17:27:00Z">
              <w:rPr>
                <w:rFonts w:ascii="Times New Roman" w:hAnsi="Times New Roman"/>
                <w:i/>
                <w:iCs/>
                <w:color w:val="000000"/>
              </w:rPr>
            </w:rPrChange>
          </w:rPr>
          <w:delText xml:space="preserve">standard (J2SE) </w:delText>
        </w:r>
        <w:r w:rsidDel="00B54527">
          <w:rPr>
            <w:rFonts w:ascii="Times New Roman" w:hAnsi="Times New Roman"/>
            <w:color w:val="000000"/>
            <w:rPrChange w:id="4166" w:author="MARCELO PEREIRA" w:date="2009-05-28T17:27:00Z">
              <w:rPr>
                <w:rFonts w:ascii="Times New Roman" w:hAnsi="Times New Roman"/>
                <w:color w:val="000000"/>
              </w:rPr>
            </w:rPrChange>
          </w:rPr>
          <w:delText xml:space="preserve">desta tecnologia de programação. Java </w:delText>
        </w:r>
        <w:r w:rsidDel="00B54527">
          <w:rPr>
            <w:rFonts w:ascii="Times New Roman" w:hAnsi="Times New Roman"/>
            <w:color w:val="FF0000"/>
          </w:rPr>
          <w:delText xml:space="preserve">que </w:delText>
        </w:r>
        <w:r w:rsidDel="00B54527">
          <w:rPr>
            <w:rFonts w:ascii="Times New Roman" w:hAnsi="Times New Roman"/>
            <w:color w:val="000000"/>
            <w:rPrChange w:id="4167" w:author="MARCELO PEREIRA" w:date="2009-05-28T17:27:00Z">
              <w:rPr>
                <w:rFonts w:ascii="Times New Roman" w:hAnsi="Times New Roman"/>
                <w:color w:val="000000"/>
              </w:rPr>
            </w:rPrChange>
          </w:rPr>
          <w:delText>foi escolhida por garantir a portabilidade</w:delText>
        </w:r>
      </w:del>
      <w:ins w:id="4168" w:author="MARCELO PEREIRA" w:date="2009-05-19T13:39:00Z">
        <w:del w:id="4169" w:author="MARCELO" w:date="2009-06-07T20:04:00Z">
          <w:r w:rsidDel="00B54527">
            <w:rPr>
              <w:rFonts w:ascii="Times New Roman" w:hAnsi="Times New Roman"/>
              <w:color w:val="000000"/>
            </w:rPr>
            <w:delText xml:space="preserve"> da ferramenta dentre os principais sistemas operacionais</w:delText>
          </w:r>
        </w:del>
      </w:ins>
      <w:ins w:id="4170" w:author="MARCELO PEREIRA" w:date="2009-05-19T13:40:00Z">
        <w:del w:id="4171" w:author="MARCELO" w:date="2009-06-07T20:04:00Z">
          <w:r w:rsidDel="00B54527">
            <w:rPr>
              <w:rFonts w:ascii="Times New Roman" w:hAnsi="Times New Roman"/>
              <w:color w:val="000000"/>
            </w:rPr>
            <w:delText xml:space="preserve"> do mercado</w:delText>
          </w:r>
        </w:del>
      </w:ins>
      <w:del w:id="4172" w:author="MARCELO" w:date="2009-06-07T20:04:00Z">
        <w:r w:rsidDel="00B54527">
          <w:rPr>
            <w:rFonts w:ascii="Times New Roman" w:hAnsi="Times New Roman"/>
            <w:color w:val="000000"/>
            <w:rPrChange w:id="4173" w:author="MARCELO PEREIRA" w:date="2009-05-28T17:27:00Z">
              <w:rPr>
                <w:rFonts w:ascii="Times New Roman" w:hAnsi="Times New Roman"/>
                <w:color w:val="000000"/>
              </w:rPr>
            </w:rPrChange>
          </w:rPr>
          <w:delText xml:space="preserve">. Como dito anteriormente, a maioria dos sistemas encontrados na literatura de </w:delText>
        </w:r>
        <w:r w:rsidDel="00B54527">
          <w:rPr>
            <w:rFonts w:ascii="Times New Roman" w:hAnsi="Times New Roman"/>
            <w:color w:val="FF0000"/>
          </w:rPr>
          <w:delText>BD</w:delText>
        </w:r>
      </w:del>
      <w:ins w:id="4174" w:author="MARCELO PEREIRA" w:date="2009-05-19T13:40:00Z">
        <w:del w:id="4175" w:author="MARCELO" w:date="2009-06-07T20:04:00Z">
          <w:r w:rsidDel="00B54527">
            <w:rPr>
              <w:rFonts w:ascii="Times New Roman" w:hAnsi="Times New Roman"/>
              <w:color w:val="000000"/>
            </w:rPr>
            <w:delText>bancos de dados</w:delText>
          </w:r>
        </w:del>
      </w:ins>
      <w:del w:id="4176" w:author="MARCELO" w:date="2009-06-07T20:04:00Z">
        <w:r w:rsidDel="00B54527">
          <w:rPr>
            <w:rFonts w:ascii="Times New Roman" w:hAnsi="Times New Roman"/>
            <w:color w:val="FF0000"/>
          </w:rPr>
          <w:delText>,</w:delText>
        </w:r>
        <w:r w:rsidDel="00B54527">
          <w:rPr>
            <w:rFonts w:ascii="Times New Roman" w:hAnsi="Times New Roman"/>
            <w:color w:val="000000"/>
            <w:rPrChange w:id="4177" w:author="MARCELO PEREIRA" w:date="2009-05-28T17:27:00Z">
              <w:rPr>
                <w:rFonts w:ascii="Times New Roman" w:hAnsi="Times New Roman"/>
                <w:color w:val="000000"/>
              </w:rPr>
            </w:rPrChange>
          </w:rPr>
          <w:delText xml:space="preserve"> foram desenvolvidos somente para plataforma Windows. Qualquer sistema operacional com a máquina virtual java (JVM) instalada poderá fazer uso d</w:delText>
        </w:r>
        <w:r w:rsidDel="00B54527">
          <w:rPr>
            <w:rFonts w:ascii="Times New Roman" w:hAnsi="Times New Roman"/>
            <w:color w:val="FF0000"/>
          </w:rPr>
          <w:delText>este framework</w:delText>
        </w:r>
      </w:del>
      <w:ins w:id="4178" w:author="MARCELO PEREIRA" w:date="2009-05-19T13:40:00Z">
        <w:del w:id="4179" w:author="MARCELO" w:date="2009-06-07T20:04:00Z">
          <w:r w:rsidDel="00B54527">
            <w:rPr>
              <w:rFonts w:ascii="Times New Roman" w:hAnsi="Times New Roman"/>
              <w:color w:val="000000"/>
            </w:rPr>
            <w:delText>a ferramenta desenvolvida para validação do trabalho</w:delText>
          </w:r>
        </w:del>
      </w:ins>
      <w:ins w:id="4180" w:author="MARCELO PEREIRA" w:date="2009-05-28T17:14:00Z">
        <w:del w:id="4181" w:author="MARCELO" w:date="2009-06-07T20:04:00Z">
          <w:r w:rsidDel="00B54527">
            <w:rPr>
              <w:rFonts w:ascii="Times New Roman" w:hAnsi="Times New Roman"/>
              <w:color w:val="000000"/>
            </w:rPr>
            <w:delText xml:space="preserve"> aqui descrito</w:delText>
          </w:r>
        </w:del>
      </w:ins>
      <w:del w:id="4182" w:author="MARCELO" w:date="2009-06-07T20:04:00Z">
        <w:r w:rsidDel="00B54527">
          <w:rPr>
            <w:rFonts w:ascii="Times New Roman" w:hAnsi="Times New Roman"/>
            <w:color w:val="000000"/>
            <w:rPrChange w:id="4183" w:author="MARCELO PEREIRA" w:date="2009-05-28T17:27:00Z">
              <w:rPr>
                <w:rFonts w:ascii="Times New Roman" w:hAnsi="Times New Roman"/>
                <w:color w:val="000000"/>
              </w:rPr>
            </w:rPrChange>
          </w:rPr>
          <w:delText>. Uma outra característica que motivou o uso desta linguagem foi sua arquitetura nativa  de acesso à bancos de dados: o JDBC (</w:delText>
        </w:r>
        <w:r w:rsidDel="00B54527">
          <w:rPr>
            <w:rFonts w:ascii="Times New Roman" w:hAnsi="Times New Roman"/>
            <w:i/>
            <w:iCs/>
            <w:color w:val="000000"/>
            <w:rPrChange w:id="4184" w:author="MARCELO PEREIRA" w:date="2009-05-28T17:27:00Z">
              <w:rPr>
                <w:rFonts w:ascii="Times New Roman" w:hAnsi="Times New Roman"/>
                <w:i/>
                <w:iCs/>
                <w:color w:val="000000"/>
              </w:rPr>
            </w:rPrChange>
          </w:rPr>
          <w:delText>Java Database Connectivity</w:delText>
        </w:r>
        <w:r w:rsidDel="00B54527">
          <w:rPr>
            <w:rFonts w:ascii="Times New Roman" w:hAnsi="Times New Roman"/>
            <w:color w:val="000000"/>
            <w:rPrChange w:id="4185" w:author="MARCELO PEREIRA" w:date="2009-05-28T17:27:00Z">
              <w:rPr>
                <w:rFonts w:ascii="Times New Roman" w:hAnsi="Times New Roman"/>
                <w:color w:val="000000"/>
              </w:rPr>
            </w:rPrChange>
          </w:rPr>
          <w:delText>) [</w:delText>
        </w:r>
        <w:r w:rsidDel="00B54527">
          <w:rPr>
            <w:rFonts w:ascii="Times New Roman" w:hAnsi="Times New Roman"/>
            <w:color w:val="FF0000"/>
            <w:shd w:val="clear" w:color="auto" w:fill="FFFF00"/>
          </w:rPr>
          <w:delText>REF</w:delText>
        </w:r>
      </w:del>
      <w:ins w:id="4186" w:author="MARCELO PEREIRA" w:date="2009-05-19T13:43:00Z">
        <w:del w:id="4187" w:author="MARCELO" w:date="2009-06-07T20:04:00Z">
          <w:r w:rsidDel="00B54527">
            <w:rPr>
              <w:rFonts w:ascii="Times New Roman" w:hAnsi="Times New Roman"/>
              <w:color w:val="000000"/>
            </w:rPr>
            <w:delText>42</w:delText>
          </w:r>
        </w:del>
      </w:ins>
      <w:del w:id="4188" w:author="MARCELO" w:date="2009-06-07T20:04:00Z">
        <w:r w:rsidDel="00B54527">
          <w:rPr>
            <w:rFonts w:ascii="Times New Roman" w:hAnsi="Times New Roman"/>
            <w:color w:val="000000"/>
            <w:rPrChange w:id="4189" w:author="MARCELO PEREIRA" w:date="2009-05-19T13:43:00Z">
              <w:rPr>
                <w:rFonts w:ascii="Times New Roman" w:hAnsi="Times New Roman"/>
                <w:color w:val="000000"/>
              </w:rPr>
            </w:rPrChange>
          </w:rPr>
          <w:delText>].</w:delText>
        </w:r>
        <w:r w:rsidDel="00B54527">
          <w:rPr>
            <w:rFonts w:ascii="Times New Roman" w:hAnsi="Times New Roman"/>
            <w:color w:val="000000"/>
            <w:rPrChange w:id="4190" w:author="MARCELO PEREIRA" w:date="2009-05-28T17:27:00Z">
              <w:rPr>
                <w:rFonts w:ascii="Times New Roman" w:hAnsi="Times New Roman"/>
                <w:color w:val="000000"/>
              </w:rPr>
            </w:rPrChange>
          </w:rPr>
          <w:delText xml:space="preserve"> Essa plataforma de acesso provê funcionalidades gerais que independem de SGBD</w:delText>
        </w:r>
      </w:del>
      <w:ins w:id="4191" w:author="MARCELO PEREIRA" w:date="2009-05-19T13:43:00Z">
        <w:del w:id="4192" w:author="MARCELO" w:date="2009-06-07T20:04:00Z">
          <w:r w:rsidDel="00B54527">
            <w:rPr>
              <w:rFonts w:ascii="Times New Roman" w:hAnsi="Times New Roman"/>
              <w:color w:val="000000"/>
            </w:rPr>
            <w:delText xml:space="preserve">, </w:delText>
          </w:r>
        </w:del>
      </w:ins>
      <w:del w:id="4193" w:author="MARCELO" w:date="2009-06-07T20:04:00Z">
        <w:r w:rsidDel="00B54527">
          <w:rPr>
            <w:rFonts w:ascii="Times New Roman" w:hAnsi="Times New Roman"/>
            <w:color w:val="000000"/>
            <w:rPrChange w:id="4194" w:author="MARCELO PEREIRA" w:date="2009-05-28T17:27:00Z">
              <w:rPr>
                <w:rFonts w:ascii="Times New Roman" w:hAnsi="Times New Roman"/>
                <w:color w:val="000000"/>
              </w:rPr>
            </w:rPrChange>
          </w:rPr>
          <w:delText xml:space="preserve">pois são </w:delText>
        </w:r>
        <w:r w:rsidDel="00B54527">
          <w:rPr>
            <w:rFonts w:ascii="Times New Roman" w:hAnsi="Times New Roman"/>
            <w:color w:val="FF0000"/>
          </w:rPr>
          <w:delText>construídas em cima</w:delText>
        </w:r>
      </w:del>
      <w:ins w:id="4195" w:author="MARCELO PEREIRA" w:date="2009-05-19T13:44:00Z">
        <w:del w:id="4196" w:author="MARCELO" w:date="2009-06-07T20:04:00Z">
          <w:r w:rsidDel="00B54527">
            <w:rPr>
              <w:rFonts w:ascii="Times New Roman" w:hAnsi="Times New Roman"/>
              <w:color w:val="000000"/>
            </w:rPr>
            <w:delText xml:space="preserve">modularizadas através </w:delText>
          </w:r>
        </w:del>
      </w:ins>
      <w:del w:id="4197" w:author="MARCELO" w:date="2009-06-07T20:04:00Z">
        <w:r w:rsidDel="00B54527">
          <w:rPr>
            <w:rFonts w:ascii="Times New Roman" w:hAnsi="Times New Roman"/>
            <w:color w:val="FF0000"/>
          </w:rPr>
          <w:delText xml:space="preserve"> </w:delText>
        </w:r>
        <w:r w:rsidDel="00B54527">
          <w:rPr>
            <w:rFonts w:ascii="Times New Roman" w:hAnsi="Times New Roman"/>
            <w:color w:val="000000"/>
            <w:rPrChange w:id="4198" w:author="MARCELO PEREIRA" w:date="2009-05-28T17:27:00Z">
              <w:rPr>
                <w:rFonts w:ascii="Times New Roman" w:hAnsi="Times New Roman"/>
                <w:color w:val="000000"/>
              </w:rPr>
            </w:rPrChange>
          </w:rPr>
          <w:delText xml:space="preserve">de interfaces. Componentes chamados </w:delText>
        </w:r>
        <w:r w:rsidDel="00B54527">
          <w:rPr>
            <w:rFonts w:ascii="Times New Roman" w:hAnsi="Times New Roman"/>
            <w:i/>
            <w:iCs/>
            <w:color w:val="000000"/>
            <w:rPrChange w:id="4199" w:author="MARCELO PEREIRA" w:date="2009-05-28T17:27:00Z">
              <w:rPr>
                <w:rFonts w:ascii="Times New Roman" w:hAnsi="Times New Roman"/>
                <w:i/>
                <w:iCs/>
                <w:color w:val="000000"/>
              </w:rPr>
            </w:rPrChange>
          </w:rPr>
          <w:delText>drivers,</w:delText>
        </w:r>
        <w:r w:rsidDel="00B54527">
          <w:rPr>
            <w:rFonts w:ascii="Times New Roman" w:hAnsi="Times New Roman"/>
            <w:color w:val="000000"/>
            <w:rPrChange w:id="4200" w:author="MARCELO PEREIRA" w:date="2009-05-28T17:27:00Z">
              <w:rPr>
                <w:rFonts w:ascii="Times New Roman" w:hAnsi="Times New Roman"/>
                <w:color w:val="000000"/>
              </w:rPr>
            </w:rPrChange>
          </w:rPr>
          <w:delText xml:space="preserve"> implementam essas interfaces e para cada SGBD, é gerado um </w:delText>
        </w:r>
        <w:r w:rsidDel="00B54527">
          <w:rPr>
            <w:rFonts w:ascii="Times New Roman" w:hAnsi="Times New Roman"/>
            <w:i/>
            <w:iCs/>
            <w:color w:val="000000"/>
            <w:rPrChange w:id="4201" w:author="MARCELO PEREIRA" w:date="2009-05-28T17:27:00Z">
              <w:rPr>
                <w:rFonts w:ascii="Times New Roman" w:hAnsi="Times New Roman"/>
                <w:i/>
                <w:iCs/>
                <w:color w:val="000000"/>
              </w:rPr>
            </w:rPrChange>
          </w:rPr>
          <w:delText>driver</w:delText>
        </w:r>
        <w:r w:rsidDel="00B54527">
          <w:rPr>
            <w:rFonts w:ascii="Times New Roman" w:hAnsi="Times New Roman"/>
            <w:color w:val="000000"/>
            <w:rPrChange w:id="4202" w:author="MARCELO PEREIRA" w:date="2009-05-28T17:27:00Z">
              <w:rPr>
                <w:rFonts w:ascii="Times New Roman" w:hAnsi="Times New Roman"/>
                <w:color w:val="000000"/>
              </w:rPr>
            </w:rPrChange>
          </w:rPr>
          <w:delText xml:space="preserve">. Assim, processamentos </w:delText>
        </w:r>
        <w:r w:rsidDel="00B54527">
          <w:rPr>
            <w:rFonts w:ascii="Times New Roman" w:hAnsi="Times New Roman"/>
            <w:color w:val="FF0000"/>
          </w:rPr>
          <w:delText>feitos de maneira geral</w:delText>
        </w:r>
      </w:del>
      <w:ins w:id="4203" w:author="MARCELO PEREIRA" w:date="2009-05-28T17:15:00Z">
        <w:del w:id="4204" w:author="MARCELO" w:date="2009-06-07T20:04:00Z">
          <w:r w:rsidDel="00B54527">
            <w:rPr>
              <w:rFonts w:ascii="Times New Roman" w:hAnsi="Times New Roman"/>
              <w:color w:val="000000"/>
            </w:rPr>
            <w:delText>lógicos, feitos por aplicações que fazem uso do JDBC,</w:delText>
          </w:r>
        </w:del>
      </w:ins>
      <w:del w:id="4205" w:author="MARCELO" w:date="2009-06-07T20:04:00Z">
        <w:r w:rsidDel="00B54527">
          <w:rPr>
            <w:rFonts w:ascii="Times New Roman" w:hAnsi="Times New Roman"/>
            <w:color w:val="000000"/>
            <w:rPrChange w:id="4206" w:author="MARCELO PEREIRA" w:date="2009-05-28T17:27:00Z">
              <w:rPr>
                <w:rFonts w:ascii="Times New Roman" w:hAnsi="Times New Roman"/>
                <w:color w:val="000000"/>
              </w:rPr>
            </w:rPrChange>
          </w:rPr>
          <w:delText xml:space="preserve"> podem ser reaproveitad</w:delText>
        </w:r>
        <w:r w:rsidDel="00B54527">
          <w:rPr>
            <w:rFonts w:ascii="Times New Roman" w:hAnsi="Times New Roman"/>
            <w:color w:val="FF0000"/>
          </w:rPr>
          <w:delText>a</w:delText>
        </w:r>
      </w:del>
      <w:ins w:id="4207" w:author="MARCELO PEREIRA" w:date="2009-05-28T17:15:00Z">
        <w:del w:id="4208" w:author="MARCELO" w:date="2009-06-07T20:04:00Z">
          <w:r w:rsidDel="00B54527">
            <w:rPr>
              <w:rFonts w:ascii="Times New Roman" w:hAnsi="Times New Roman"/>
              <w:color w:val="000000"/>
            </w:rPr>
            <w:delText>o</w:delText>
          </w:r>
        </w:del>
      </w:ins>
      <w:del w:id="4209" w:author="MARCELO" w:date="2009-06-07T20:04:00Z">
        <w:r w:rsidDel="00B54527">
          <w:rPr>
            <w:rFonts w:ascii="Times New Roman" w:hAnsi="Times New Roman"/>
            <w:color w:val="000000"/>
            <w:rPrChange w:id="4210" w:author="MARCELO PEREIRA" w:date="2009-05-28T17:27:00Z">
              <w:rPr>
                <w:rFonts w:ascii="Times New Roman" w:hAnsi="Times New Roman"/>
                <w:color w:val="000000"/>
              </w:rPr>
            </w:rPrChange>
          </w:rPr>
          <w:delText xml:space="preserve">s para inúmeros sistemas de bancos de dados. </w:delText>
        </w:r>
      </w:del>
    </w:p>
    <w:p w:rsidR="00FB039E" w:rsidDel="00B54527" w:rsidRDefault="00FB039E" w:rsidP="00EB36D3">
      <w:pPr>
        <w:spacing w:line="360" w:lineRule="auto"/>
        <w:ind w:firstLine="709"/>
        <w:jc w:val="both"/>
        <w:rPr>
          <w:del w:id="4211" w:author="MARCELO" w:date="2009-06-07T20:04:00Z"/>
        </w:rPr>
        <w:pPrChange w:id="4212"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13" w:author="MARCELO" w:date="2009-06-07T20:04:00Z"/>
        </w:rPr>
        <w:pPrChange w:id="421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15" w:author="MARCELO" w:date="2009-06-07T20:04:00Z"/>
        </w:rPr>
        <w:pPrChange w:id="421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17" w:author="MARCELO" w:date="2009-06-07T20:04:00Z"/>
        </w:rPr>
        <w:pPrChange w:id="4218"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19" w:author="MARCELO" w:date="2009-06-07T20:04:00Z"/>
        </w:rPr>
        <w:pPrChange w:id="4220"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21" w:author="MARCELO" w:date="2009-06-07T20:04:00Z"/>
        </w:rPr>
        <w:pPrChange w:id="4222"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23" w:author="MARCELO" w:date="2009-06-07T20:04:00Z"/>
        </w:rPr>
        <w:pPrChange w:id="422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25" w:author="MARCELO" w:date="2009-06-07T20:04:00Z"/>
        </w:rPr>
        <w:pPrChange w:id="422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27" w:author="MARCELO" w:date="2009-06-07T20:04:00Z"/>
        </w:rPr>
        <w:pPrChange w:id="4228"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29" w:author="MARCELO" w:date="2009-06-07T20:04:00Z"/>
        </w:rPr>
        <w:pPrChange w:id="4230"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31" w:author="MARCELO" w:date="2009-06-07T20:04:00Z"/>
        </w:rPr>
        <w:pPrChange w:id="4232"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33" w:author="MARCELO" w:date="2009-06-07T20:04:00Z"/>
        </w:rPr>
        <w:pPrChange w:id="423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35" w:author="MARCELO" w:date="2009-06-07T20:04:00Z"/>
        </w:rPr>
        <w:pPrChange w:id="423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37" w:author="MARCELO" w:date="2009-06-07T20:04:00Z"/>
        </w:rPr>
        <w:pPrChange w:id="4238"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39" w:author="MARCELO" w:date="2009-06-07T20:04:00Z"/>
        </w:rPr>
        <w:pPrChange w:id="4240"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41" w:author="MARCELO" w:date="2009-06-07T20:04:00Z"/>
        </w:rPr>
        <w:pPrChange w:id="4242"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43" w:author="MARCELO" w:date="2009-06-07T20:04:00Z"/>
        </w:rPr>
        <w:pPrChange w:id="424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45" w:author="MARCELO" w:date="2009-06-07T20:04:00Z"/>
        </w:rPr>
        <w:pPrChange w:id="424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47" w:author="MARCELO" w:date="2009-06-07T20:04:00Z"/>
        </w:rPr>
        <w:pPrChange w:id="4248"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49" w:author="MARCELO" w:date="2009-06-07T20:04:00Z"/>
        </w:rPr>
        <w:pPrChange w:id="4250"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51" w:author="MARCELO" w:date="2009-06-07T20:04:00Z"/>
        </w:rPr>
        <w:pPrChange w:id="4252"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53" w:author="MARCELO" w:date="2009-06-07T20:04:00Z"/>
        </w:rPr>
        <w:pPrChange w:id="4254"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55" w:author="MARCELO" w:date="2009-06-07T20:04:00Z"/>
        </w:rPr>
        <w:pPrChange w:id="425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57" w:author="MARCELO" w:date="2009-06-07T20:04:00Z"/>
        </w:rPr>
        <w:pPrChange w:id="4258" w:author="MARCELO" w:date="2009-06-07T15:32:00Z">
          <w:pPr>
            <w:pBdr>
              <w:bottom w:val="single" w:sz="4" w:space="1" w:color="000000"/>
            </w:pBdr>
            <w:spacing w:line="360" w:lineRule="auto"/>
            <w:ind w:firstLine="709"/>
            <w:jc w:val="both"/>
          </w:pPr>
        </w:pPrChange>
      </w:pPr>
      <w:del w:id="4259" w:author="MARCELO" w:date="2009-06-07T20:04:00Z">
        <w:r w:rsidDel="00B54527">
          <w:rPr>
            <w:rFonts w:ascii="Times New Roman" w:hAnsi="Times New Roman"/>
            <w:color w:val="FF0000"/>
          </w:rPr>
          <w:delText xml:space="preserve">Até a finalização deste documento, o JDBC permitia o uso de 221 </w:delText>
        </w:r>
        <w:r w:rsidDel="00B54527">
          <w:rPr>
            <w:rFonts w:ascii="Times New Roman" w:hAnsi="Times New Roman"/>
            <w:i/>
            <w:color w:val="FF0000"/>
          </w:rPr>
          <w:delText>drivers</w:delText>
        </w:r>
        <w:r w:rsidDel="00B54527">
          <w:rPr>
            <w:rFonts w:ascii="Times New Roman" w:hAnsi="Times New Roman"/>
            <w:color w:val="FF0000"/>
          </w:rPr>
          <w:delText xml:space="preserve"> de SGBD diferentes. </w:delText>
        </w:r>
      </w:del>
    </w:p>
    <w:p w:rsidR="00FB039E" w:rsidDel="00B54527" w:rsidRDefault="00FB039E" w:rsidP="00EB36D3">
      <w:pPr>
        <w:spacing w:line="360" w:lineRule="auto"/>
        <w:ind w:firstLine="709"/>
        <w:jc w:val="both"/>
        <w:rPr>
          <w:del w:id="4260" w:author="MARCELO" w:date="2009-06-07T20:04:00Z"/>
          <w:rFonts w:ascii="Times New Roman" w:hAnsi="Times New Roman"/>
          <w:color w:val="FF0000"/>
        </w:rPr>
        <w:pPrChange w:id="4261"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ind w:firstLine="709"/>
        <w:jc w:val="both"/>
        <w:rPr>
          <w:del w:id="4262" w:author="MARCELO" w:date="2009-06-07T20:04:00Z"/>
        </w:rPr>
        <w:pPrChange w:id="4263" w:author="MARCELO" w:date="2009-06-07T15:32:00Z">
          <w:pPr>
            <w:pBdr>
              <w:bottom w:val="single" w:sz="4" w:space="1" w:color="000000"/>
            </w:pBdr>
            <w:spacing w:line="360" w:lineRule="auto"/>
            <w:ind w:firstLine="709"/>
            <w:jc w:val="both"/>
          </w:pPr>
        </w:pPrChange>
      </w:pPr>
      <w:del w:id="4264" w:author="MARCELO" w:date="2009-05-17T18:50:00Z">
        <w:r>
          <w:rPr>
            <w:rFonts w:ascii="Times New Roman" w:hAnsi="Times New Roman"/>
            <w:color w:val="FF0000"/>
          </w:rPr>
          <w:delText>(</w:delText>
        </w:r>
        <w:r>
          <w:rPr>
            <w:rFonts w:ascii="Times New Roman" w:hAnsi="Times New Roman"/>
            <w:color w:val="FF0000"/>
            <w:shd w:val="clear" w:color="auto" w:fill="FFFF00"/>
          </w:rPr>
          <w:delText>Siglas não possuem plural. O contexto da frase indica se ela deve ser lida no plural ou singular).</w:delText>
        </w:r>
      </w:del>
    </w:p>
    <w:p w:rsidR="00FB039E" w:rsidDel="00B54527" w:rsidRDefault="00FB039E" w:rsidP="00EB36D3">
      <w:pPr>
        <w:spacing w:line="360" w:lineRule="auto"/>
        <w:ind w:firstLine="709"/>
        <w:jc w:val="both"/>
        <w:rPr>
          <w:del w:id="4265" w:author="MARCELO" w:date="2009-06-07T20:04:00Z"/>
          <w:rFonts w:ascii="Times New Roman" w:hAnsi="Times New Roman"/>
          <w:color w:val="FF0000"/>
        </w:rPr>
        <w:pPrChange w:id="4266" w:author="MARCELO" w:date="2009-06-07T15:32:00Z">
          <w:pPr>
            <w:pBdr>
              <w:bottom w:val="single" w:sz="4" w:space="1" w:color="000000"/>
            </w:pBdr>
            <w:spacing w:line="360" w:lineRule="auto"/>
            <w:ind w:firstLine="709"/>
            <w:jc w:val="both"/>
          </w:pPr>
        </w:pPrChange>
      </w:pPr>
    </w:p>
    <w:p w:rsidR="00FB039E" w:rsidDel="00B54527" w:rsidRDefault="00FB039E" w:rsidP="00EB36D3">
      <w:pPr>
        <w:spacing w:line="360" w:lineRule="auto"/>
        <w:jc w:val="both"/>
        <w:rPr>
          <w:del w:id="4267" w:author="MARCELO" w:date="2009-06-07T20:04:00Z"/>
        </w:rPr>
        <w:pPrChange w:id="4268" w:author="MARCELO" w:date="2009-06-07T15:32:00Z">
          <w:pPr>
            <w:pBdr>
              <w:bottom w:val="single" w:sz="4" w:space="1" w:color="000000"/>
            </w:pBdr>
            <w:spacing w:line="360" w:lineRule="auto"/>
            <w:jc w:val="both"/>
          </w:pPr>
        </w:pPrChange>
      </w:pPr>
      <w:del w:id="4269" w:author="MARCELO" w:date="2009-06-07T20:04:00Z">
        <w:r w:rsidDel="00B54527">
          <w:rPr>
            <w:rFonts w:ascii="Times New Roman" w:hAnsi="Times New Roman"/>
          </w:rPr>
          <w:tab/>
        </w:r>
        <w:r w:rsidDel="00B54527">
          <w:rPr>
            <w:rFonts w:ascii="Times New Roman" w:hAnsi="Times New Roman"/>
            <w:color w:val="FF0000"/>
          </w:rPr>
          <w:delText>Partindo deste princípio, a</w:delText>
        </w:r>
      </w:del>
      <w:ins w:id="4270" w:author="MARCELO PEREIRA" w:date="2009-05-28T17:27:00Z">
        <w:del w:id="4271" w:author="MARCELO" w:date="2009-06-07T20:04:00Z">
          <w:r w:rsidDel="00B54527">
            <w:rPr>
              <w:rFonts w:ascii="Times New Roman" w:hAnsi="Times New Roman"/>
              <w:color w:val="000000"/>
            </w:rPr>
            <w:delText>A</w:delText>
          </w:r>
        </w:del>
      </w:ins>
      <w:del w:id="4272" w:author="MARCELO" w:date="2009-06-07T20:04:00Z">
        <w:r w:rsidDel="00B54527">
          <w:rPr>
            <w:rFonts w:ascii="Times New Roman" w:hAnsi="Times New Roman"/>
            <w:color w:val="000000"/>
            <w:rPrChange w:id="4273" w:author="MARCELO PEREIRA" w:date="2009-05-28T17:28:00Z">
              <w:rPr>
                <w:rFonts w:ascii="Times New Roman" w:hAnsi="Times New Roman"/>
                <w:color w:val="000000"/>
              </w:rPr>
            </w:rPrChange>
          </w:rPr>
          <w:delText xml:space="preserve"> arquitetura d</w:delText>
        </w:r>
        <w:r w:rsidDel="00B54527">
          <w:rPr>
            <w:rFonts w:ascii="Times New Roman" w:hAnsi="Times New Roman"/>
            <w:color w:val="FF0000"/>
          </w:rPr>
          <w:delText>o framework</w:delText>
        </w:r>
      </w:del>
      <w:ins w:id="4274" w:author="MARCELO PEREIRA" w:date="2009-05-19T13:44:00Z">
        <w:del w:id="4275" w:author="MARCELO" w:date="2009-06-07T20:04:00Z">
          <w:r w:rsidDel="00B54527">
            <w:rPr>
              <w:rFonts w:ascii="Times New Roman" w:hAnsi="Times New Roman"/>
              <w:color w:val="000000"/>
            </w:rPr>
            <w:delText>a ferramenta</w:delText>
          </w:r>
        </w:del>
      </w:ins>
      <w:del w:id="4276" w:author="MARCELO" w:date="2009-06-07T20:04:00Z">
        <w:r w:rsidDel="00B54527">
          <w:rPr>
            <w:rFonts w:ascii="Times New Roman" w:hAnsi="Times New Roman"/>
            <w:color w:val="000000"/>
            <w:rPrChange w:id="4277" w:author="MARCELO PEREIRA" w:date="2009-05-28T17:28:00Z">
              <w:rPr>
                <w:rFonts w:ascii="Times New Roman" w:hAnsi="Times New Roman"/>
                <w:color w:val="000000"/>
              </w:rPr>
            </w:rPrChange>
          </w:rPr>
          <w:delText xml:space="preserve"> baseou-se na modularidade do JDBC. Fo</w:delText>
        </w:r>
        <w:r w:rsidDel="00B54527">
          <w:rPr>
            <w:rFonts w:ascii="Times New Roman" w:hAnsi="Times New Roman"/>
            <w:color w:val="FF0000"/>
          </w:rPr>
          <w:delText>ram</w:delText>
        </w:r>
      </w:del>
      <w:ins w:id="4278" w:author="MARCELO PEREIRA" w:date="2009-05-19T15:21:00Z">
        <w:del w:id="4279" w:author="MARCELO" w:date="2009-06-07T20:04:00Z">
          <w:r w:rsidDel="00B54527">
            <w:rPr>
              <w:rFonts w:ascii="Times New Roman" w:hAnsi="Times New Roman"/>
              <w:color w:val="000000"/>
            </w:rPr>
            <w:delText>i</w:delText>
          </w:r>
        </w:del>
      </w:ins>
      <w:del w:id="4280" w:author="MARCELO" w:date="2009-06-07T20:04:00Z">
        <w:r w:rsidDel="00B54527">
          <w:rPr>
            <w:rFonts w:ascii="Times New Roman" w:hAnsi="Times New Roman"/>
            <w:color w:val="000000"/>
            <w:rPrChange w:id="4281" w:author="MARCELO PEREIRA" w:date="2009-05-28T17:28:00Z">
              <w:rPr>
                <w:rFonts w:ascii="Times New Roman" w:hAnsi="Times New Roman"/>
                <w:color w:val="000000"/>
              </w:rPr>
            </w:rPrChange>
          </w:rPr>
          <w:delText xml:space="preserve"> criado</w:delText>
        </w:r>
        <w:r w:rsidDel="00B54527">
          <w:rPr>
            <w:rFonts w:ascii="Times New Roman" w:hAnsi="Times New Roman"/>
            <w:color w:val="FF0000"/>
          </w:rPr>
          <w:delText>s</w:delText>
        </w:r>
      </w:del>
      <w:ins w:id="4282" w:author="MARCELO PEREIRA" w:date="2009-05-19T15:21:00Z">
        <w:del w:id="4283" w:author="MARCELO" w:date="2009-06-07T20:04:00Z">
          <w:r w:rsidDel="00B54527">
            <w:rPr>
              <w:rFonts w:ascii="Times New Roman" w:hAnsi="Times New Roman"/>
              <w:color w:val="000000"/>
            </w:rPr>
            <w:delText xml:space="preserve"> um</w:delText>
          </w:r>
        </w:del>
      </w:ins>
      <w:del w:id="4284" w:author="MARCELO" w:date="2009-06-07T20:04:00Z">
        <w:r w:rsidDel="00B54527">
          <w:rPr>
            <w:rFonts w:ascii="Times New Roman" w:hAnsi="Times New Roman"/>
            <w:color w:val="000000"/>
            <w:rPrChange w:id="4285" w:author="MARCELO PEREIRA" w:date="2009-05-28T17:28:00Z">
              <w:rPr>
                <w:rFonts w:ascii="Times New Roman" w:hAnsi="Times New Roman"/>
                <w:color w:val="000000"/>
              </w:rPr>
            </w:rPrChange>
          </w:rPr>
          <w:delText xml:space="preserve"> componente</w:delText>
        </w:r>
        <w:r w:rsidDel="00B54527">
          <w:rPr>
            <w:rFonts w:ascii="Times New Roman" w:hAnsi="Times New Roman"/>
            <w:color w:val="FF0000"/>
          </w:rPr>
          <w:delText>s</w:delText>
        </w:r>
        <w:r w:rsidDel="00B54527">
          <w:rPr>
            <w:rFonts w:ascii="Times New Roman" w:hAnsi="Times New Roman"/>
            <w:color w:val="000000"/>
            <w:rPrChange w:id="4286" w:author="MARCELO PEREIRA" w:date="2009-05-28T17:28:00Z">
              <w:rPr>
                <w:rFonts w:ascii="Times New Roman" w:hAnsi="Times New Roman"/>
                <w:color w:val="000000"/>
              </w:rPr>
            </w:rPrChange>
          </w:rPr>
          <w:delText xml:space="preserve"> que faz</w:delText>
        </w:r>
        <w:r w:rsidDel="00B54527">
          <w:rPr>
            <w:rFonts w:ascii="Times New Roman" w:hAnsi="Times New Roman"/>
            <w:color w:val="FF0000"/>
          </w:rPr>
          <w:delText>em</w:delText>
        </w:r>
        <w:r w:rsidDel="00B54527">
          <w:rPr>
            <w:rFonts w:ascii="Times New Roman" w:hAnsi="Times New Roman"/>
            <w:color w:val="000000"/>
            <w:rPrChange w:id="4287" w:author="MARCELO PEREIRA" w:date="2009-05-28T17:28:00Z">
              <w:rPr>
                <w:rFonts w:ascii="Times New Roman" w:hAnsi="Times New Roman"/>
                <w:color w:val="000000"/>
              </w:rPr>
            </w:rPrChange>
          </w:rPr>
          <w:delText xml:space="preserve"> a comunicação diretamente com </w:delText>
        </w:r>
        <w:r w:rsidDel="00B54527">
          <w:rPr>
            <w:rFonts w:ascii="Times New Roman" w:hAnsi="Times New Roman"/>
            <w:color w:val="FF0000"/>
          </w:rPr>
          <w:delText>cada</w:delText>
        </w:r>
      </w:del>
      <w:ins w:id="4288" w:author="MARCELO PEREIRA" w:date="2009-05-19T13:44:00Z">
        <w:del w:id="4289" w:author="MARCELO" w:date="2009-06-07T20:04:00Z">
          <w:r w:rsidDel="00B54527">
            <w:rPr>
              <w:rFonts w:ascii="Times New Roman" w:hAnsi="Times New Roman"/>
              <w:color w:val="000000"/>
            </w:rPr>
            <w:delText>o</w:delText>
          </w:r>
        </w:del>
      </w:ins>
      <w:del w:id="4290" w:author="MARCELO" w:date="2009-06-07T20:04:00Z">
        <w:r w:rsidDel="00B54527">
          <w:rPr>
            <w:rFonts w:ascii="Times New Roman" w:hAnsi="Times New Roman"/>
            <w:color w:val="000000"/>
            <w:rPrChange w:id="4291" w:author="MARCELO PEREIRA" w:date="2009-05-28T17:28:00Z">
              <w:rPr>
                <w:rFonts w:ascii="Times New Roman" w:hAnsi="Times New Roman"/>
                <w:color w:val="000000"/>
              </w:rPr>
            </w:rPrChange>
          </w:rPr>
          <w:delText xml:space="preserve"> SGBD </w:delText>
        </w:r>
        <w:r w:rsidDel="00B54527">
          <w:rPr>
            <w:rFonts w:ascii="Times New Roman" w:hAnsi="Times New Roman"/>
            <w:color w:val="FF0000"/>
          </w:rPr>
          <w:delText xml:space="preserve">escolhido </w:delText>
        </w:r>
      </w:del>
      <w:ins w:id="4292" w:author="MARCELO PEREIRA" w:date="2009-05-19T15:21:00Z">
        <w:del w:id="4293" w:author="MARCELO" w:date="2009-06-07T20:04:00Z">
          <w:r w:rsidDel="00B54527">
            <w:rPr>
              <w:rFonts w:ascii="Times New Roman" w:hAnsi="Times New Roman"/>
              <w:color w:val="000000"/>
            </w:rPr>
            <w:delText xml:space="preserve">Oracle </w:delText>
          </w:r>
        </w:del>
      </w:ins>
      <w:del w:id="4294" w:author="MARCELO" w:date="2009-06-07T20:04:00Z">
        <w:r w:rsidDel="00B54527">
          <w:rPr>
            <w:rFonts w:ascii="Times New Roman" w:hAnsi="Times New Roman"/>
            <w:color w:val="000000"/>
            <w:rPrChange w:id="4295" w:author="MARCELO PEREIRA" w:date="2009-05-28T17:28:00Z">
              <w:rPr>
                <w:rFonts w:ascii="Times New Roman" w:hAnsi="Times New Roman"/>
                <w:color w:val="000000"/>
              </w:rPr>
            </w:rPrChange>
          </w:rPr>
          <w:delText>de maneira encapsulada</w:delText>
        </w:r>
      </w:del>
      <w:ins w:id="4296" w:author="MARCELO PEREIRA" w:date="2009-05-19T15:21:00Z">
        <w:del w:id="4297" w:author="MARCELO" w:date="2009-06-07T20:04:00Z">
          <w:r w:rsidDel="00B54527">
            <w:rPr>
              <w:rFonts w:ascii="Times New Roman" w:hAnsi="Times New Roman"/>
              <w:color w:val="000000"/>
            </w:rPr>
            <w:delText>, para que a camada de lógica do processamento não seja alterada com futuras modificações nas camadas inferiores.</w:delText>
          </w:r>
        </w:del>
      </w:ins>
      <w:ins w:id="4298" w:author="MARCELO PEREIRA" w:date="2009-05-19T15:20:00Z">
        <w:del w:id="4299" w:author="MARCELO" w:date="2009-06-07T20:04:00Z">
          <w:r w:rsidDel="00B54527">
            <w:rPr>
              <w:rFonts w:ascii="Times New Roman" w:hAnsi="Times New Roman"/>
              <w:color w:val="000000"/>
            </w:rPr>
            <w:delText xml:space="preserve"> Esse componente está localizado na camada de acesso ao banco</w:delText>
          </w:r>
        </w:del>
      </w:ins>
      <w:del w:id="4300" w:author="MARCELO" w:date="2009-06-07T20:04:00Z">
        <w:r w:rsidDel="00B54527">
          <w:rPr>
            <w:rFonts w:ascii="Times New Roman" w:hAnsi="Times New Roman"/>
            <w:color w:val="FF0000"/>
          </w:rPr>
          <w:delText xml:space="preserve">, para que a </w:delText>
        </w:r>
        <w:r w:rsidDel="00B54527">
          <w:rPr>
            <w:rFonts w:ascii="Times New Roman" w:hAnsi="Times New Roman"/>
            <w:color w:val="FF0000"/>
          </w:rPr>
          <w:delText>parte</w:delText>
        </w:r>
        <w:r w:rsidDel="00B54527">
          <w:rPr>
            <w:rFonts w:ascii="Times New Roman" w:hAnsi="Times New Roman"/>
            <w:color w:val="FF0000"/>
          </w:rPr>
          <w:delText xml:space="preserve"> lógica do processamento não seja alterada.</w:delText>
        </w:r>
      </w:del>
      <w:ins w:id="4301" w:author="MARCELO PEREIRA" w:date="2009-05-19T15:21:00Z">
        <w:del w:id="4302" w:author="MARCELO" w:date="2009-06-07T20:04:00Z">
          <w:r w:rsidDel="00B54527">
            <w:rPr>
              <w:rFonts w:ascii="Times New Roman" w:hAnsi="Times New Roman"/>
              <w:color w:val="000000"/>
            </w:rPr>
            <w:delText>.</w:delText>
          </w:r>
        </w:del>
      </w:ins>
      <w:del w:id="4303" w:author="MARCELO" w:date="2009-06-07T20:04:00Z">
        <w:r w:rsidDel="00B54527">
          <w:rPr>
            <w:rFonts w:ascii="Times New Roman" w:hAnsi="Times New Roman"/>
            <w:color w:val="000000"/>
            <w:rPrChange w:id="4304" w:author="MARCELO PEREIRA" w:date="2009-05-28T17:28:00Z">
              <w:rPr>
                <w:rFonts w:ascii="Times New Roman" w:hAnsi="Times New Roman"/>
                <w:color w:val="000000"/>
              </w:rPr>
            </w:rPrChange>
          </w:rPr>
          <w:delText xml:space="preserve"> </w:delText>
        </w:r>
        <w:r w:rsidDel="00B54527">
          <w:rPr>
            <w:rFonts w:ascii="Times New Roman" w:hAnsi="Times New Roman"/>
            <w:color w:val="FF0000"/>
          </w:rPr>
          <w:delText xml:space="preserve">Portanto, </w:delText>
        </w:r>
        <w:r w:rsidDel="00B54527">
          <w:rPr>
            <w:rFonts w:ascii="Times New Roman" w:hAnsi="Times New Roman"/>
            <w:color w:val="FF0000"/>
          </w:rPr>
          <w:delText>conceitualmente,</w:delText>
        </w:r>
        <w:r w:rsidDel="00B54527">
          <w:rPr>
            <w:rFonts w:ascii="Times New Roman" w:hAnsi="Times New Roman"/>
            <w:color w:val="FF0000"/>
          </w:rPr>
          <w:delText xml:space="preserve"> este projeto prov</w:delText>
        </w:r>
        <w:r w:rsidDel="00B54527">
          <w:rPr>
            <w:rFonts w:ascii="Times New Roman" w:hAnsi="Times New Roman"/>
            <w:color w:val="FF0000"/>
          </w:rPr>
          <w:delText>ê</w:delText>
        </w:r>
        <w:r w:rsidDel="00B54527">
          <w:rPr>
            <w:rFonts w:ascii="Times New Roman" w:hAnsi="Times New Roman"/>
            <w:color w:val="FF0000"/>
          </w:rPr>
          <w:delText xml:space="preserve"> o suporte a </w:delText>
        </w:r>
        <w:r w:rsidDel="00B54527">
          <w:rPr>
            <w:rFonts w:ascii="Times New Roman" w:hAnsi="Times New Roman"/>
            <w:color w:val="FF0000"/>
          </w:rPr>
          <w:delText>qualquer</w:delText>
        </w:r>
        <w:r w:rsidDel="00B54527">
          <w:rPr>
            <w:rFonts w:ascii="Times New Roman" w:hAnsi="Times New Roman"/>
            <w:color w:val="FF0000"/>
          </w:rPr>
          <w:delText xml:space="preserve"> sistema de gerenciamento de bancos de dados</w:delText>
        </w:r>
        <w:r w:rsidDel="00B54527">
          <w:rPr>
            <w:rFonts w:ascii="Times New Roman" w:hAnsi="Times New Roman"/>
            <w:color w:val="FF0000"/>
          </w:rPr>
          <w:delText xml:space="preserve"> previsto pelo JDBC</w:delText>
        </w:r>
        <w:r w:rsidDel="00B54527">
          <w:rPr>
            <w:rFonts w:ascii="Times New Roman" w:hAnsi="Times New Roman"/>
            <w:color w:val="FF0000"/>
          </w:rPr>
          <w:delText xml:space="preserve">, sendo somente necessária a implementação de </w:delText>
        </w:r>
        <w:r w:rsidDel="00B54527">
          <w:rPr>
            <w:rFonts w:ascii="Times New Roman" w:hAnsi="Times New Roman"/>
            <w:color w:val="FF0000"/>
          </w:rPr>
          <w:delText xml:space="preserve">um </w:delText>
        </w:r>
        <w:r w:rsidDel="00B54527">
          <w:rPr>
            <w:rFonts w:ascii="Times New Roman" w:hAnsi="Times New Roman"/>
            <w:i/>
            <w:iCs/>
            <w:color w:val="FF0000"/>
          </w:rPr>
          <w:delText xml:space="preserve">driver </w:delText>
        </w:r>
        <w:r w:rsidDel="00B54527">
          <w:rPr>
            <w:rFonts w:ascii="Times New Roman" w:hAnsi="Times New Roman"/>
            <w:i/>
            <w:iCs/>
            <w:color w:val="FF0000"/>
          </w:rPr>
          <w:delText>específico.</w:delText>
        </w:r>
      </w:del>
      <w:ins w:id="4305" w:author="MARCELO PEREIRA" w:date="2009-05-19T13:45:00Z">
        <w:del w:id="4306" w:author="MARCELO" w:date="2009-06-07T20:04:00Z">
          <w:r w:rsidDel="00B54527">
            <w:rPr>
              <w:rFonts w:ascii="Times New Roman" w:hAnsi="Times New Roman"/>
              <w:color w:val="000000"/>
            </w:rPr>
            <w:delText xml:space="preserve">Cada driver precisa implementar as funções definidas na interface </w:delText>
          </w:r>
        </w:del>
      </w:ins>
      <w:ins w:id="4307" w:author="MARCELO PEREIRA" w:date="2009-05-19T13:46:00Z">
        <w:del w:id="4308" w:author="MARCELO" w:date="2009-06-07T20:04:00Z">
          <w:r w:rsidDel="00B54527">
            <w:rPr>
              <w:rFonts w:ascii="Times New Roman" w:hAnsi="Times New Roman"/>
              <w:color w:val="000000"/>
            </w:rPr>
            <w:delText>DBMSDriver da ferramenta.</w:delText>
          </w:r>
        </w:del>
      </w:ins>
    </w:p>
    <w:p w:rsidR="00FB039E" w:rsidDel="00B54527" w:rsidRDefault="00FB039E" w:rsidP="00EB36D3">
      <w:pPr>
        <w:spacing w:line="360" w:lineRule="auto"/>
        <w:jc w:val="both"/>
        <w:rPr>
          <w:del w:id="4309" w:author="MARCELO" w:date="2009-06-07T20:04:00Z"/>
          <w:rFonts w:ascii="Times New Roman" w:hAnsi="Times New Roman"/>
          <w:color w:val="FF0000"/>
        </w:rPr>
        <w:pPrChange w:id="4310" w:author="MARCELO" w:date="2009-06-07T15:32:00Z">
          <w:pPr>
            <w:pBdr>
              <w:bottom w:val="single" w:sz="4" w:space="1" w:color="000000"/>
            </w:pBdr>
            <w:spacing w:line="360" w:lineRule="auto"/>
            <w:jc w:val="both"/>
          </w:pPr>
        </w:pPrChange>
      </w:pPr>
    </w:p>
    <w:p w:rsidR="00FB039E" w:rsidDel="00B54527" w:rsidRDefault="00FB039E" w:rsidP="00EB36D3">
      <w:pPr>
        <w:spacing w:line="360" w:lineRule="auto"/>
        <w:jc w:val="both"/>
        <w:rPr>
          <w:del w:id="4311" w:author="MARCELO" w:date="2009-06-07T20:04:00Z"/>
        </w:rPr>
        <w:pPrChange w:id="4312" w:author="MARCELO" w:date="2009-06-07T15:32:00Z">
          <w:pPr>
            <w:pBdr>
              <w:bottom w:val="single" w:sz="4" w:space="1" w:color="000000"/>
            </w:pBdr>
            <w:spacing w:line="360" w:lineRule="auto"/>
            <w:jc w:val="both"/>
          </w:pPr>
        </w:pPrChange>
      </w:pPr>
      <w:del w:id="4313" w:author="MARCELO" w:date="2009-05-17T18:50:00Z">
        <w:r>
          <w:rPr>
            <w:rFonts w:ascii="Times New Roman" w:hAnsi="Times New Roman"/>
            <w:color w:val="FF0000"/>
            <w:shd w:val="clear" w:color="auto" w:fill="FFFF00"/>
          </w:rPr>
          <w:delText>(Suportar = agüentar. Vc deve usar outras palavras. Vc deve dizer “provê o suporte”)</w:delText>
        </w:r>
      </w:del>
    </w:p>
    <w:p w:rsidR="00FB039E" w:rsidDel="00B54527" w:rsidRDefault="00FB039E" w:rsidP="00EB36D3">
      <w:pPr>
        <w:spacing w:line="360" w:lineRule="auto"/>
        <w:jc w:val="both"/>
        <w:rPr>
          <w:del w:id="4314" w:author="MARCELO" w:date="2009-06-07T20:04:00Z"/>
          <w:rFonts w:ascii="Times New Roman" w:hAnsi="Times New Roman"/>
          <w:color w:val="FF0000"/>
          <w:shd w:val="clear" w:color="auto" w:fill="FFFF00"/>
        </w:rPr>
        <w:pPrChange w:id="4315" w:author="MARCELO" w:date="2009-06-07T15:32:00Z">
          <w:pPr>
            <w:pBdr>
              <w:bottom w:val="single" w:sz="4" w:space="1" w:color="000000"/>
            </w:pBdr>
            <w:spacing w:line="360" w:lineRule="auto"/>
            <w:jc w:val="both"/>
          </w:pPr>
        </w:pPrChange>
      </w:pPr>
    </w:p>
    <w:p w:rsidR="00FB039E" w:rsidDel="00B54527" w:rsidRDefault="00FB039E" w:rsidP="00EB36D3">
      <w:pPr>
        <w:spacing w:line="360" w:lineRule="auto"/>
        <w:jc w:val="both"/>
        <w:rPr>
          <w:del w:id="4316" w:author="MARCELO" w:date="2009-06-07T20:04:00Z"/>
        </w:rPr>
        <w:pPrChange w:id="4317" w:author="MARCELO" w:date="2009-06-07T15:32:00Z">
          <w:pPr>
            <w:pBdr>
              <w:bottom w:val="single" w:sz="4" w:space="1" w:color="000000"/>
            </w:pBdr>
            <w:spacing w:line="360" w:lineRule="auto"/>
            <w:jc w:val="both"/>
          </w:pPr>
        </w:pPrChange>
      </w:pPr>
      <w:del w:id="4318" w:author="MARCELO" w:date="2009-06-07T20:04:00Z">
        <w:r w:rsidDel="00B54527">
          <w:rPr>
            <w:rFonts w:ascii="Times New Roman" w:hAnsi="Times New Roman"/>
            <w:color w:val="FF0000"/>
            <w:shd w:val="clear" w:color="auto" w:fill="FFFF00"/>
          </w:rPr>
          <w:delText>(A descrição deste texto deveria estar associada a uma figura da arquitetura – o que é acima da comnicação com o SGBD???)</w:delText>
        </w:r>
      </w:del>
    </w:p>
    <w:p w:rsidR="00FB039E" w:rsidDel="00B54527" w:rsidRDefault="00FB039E" w:rsidP="00EB36D3">
      <w:pPr>
        <w:spacing w:line="360" w:lineRule="auto"/>
        <w:jc w:val="both"/>
        <w:rPr>
          <w:del w:id="4319" w:author="MARCELO" w:date="2009-06-07T20:04:00Z"/>
        </w:rPr>
        <w:pPrChange w:id="4320" w:author="MARCELO" w:date="2009-06-07T15:32:00Z">
          <w:pPr>
            <w:pBdr>
              <w:bottom w:val="single" w:sz="4" w:space="1" w:color="000000"/>
            </w:pBdr>
            <w:spacing w:line="360" w:lineRule="auto"/>
            <w:jc w:val="both"/>
          </w:pPr>
        </w:pPrChange>
      </w:pPr>
      <w:ins w:id="4321" w:author="MARCELO PEREIRA" w:date="2009-05-28T17:28:00Z">
        <w:del w:id="4322" w:author="MARCELO" w:date="2009-06-07T20:04:00Z">
          <w:r w:rsidDel="00B54527">
            <w:rPr>
              <w:rFonts w:ascii="Times New Roman" w:hAnsi="Times New Roman"/>
              <w:color w:val="000000"/>
            </w:rPr>
            <w:delText xml:space="preserve"> </w:delText>
          </w:r>
        </w:del>
      </w:ins>
      <w:ins w:id="4323" w:author="MARCELO PEREIRA" w:date="2009-05-19T14:11:00Z">
        <w:del w:id="4324" w:author="MARCELO" w:date="2009-06-07T20:04:00Z">
          <w:r w:rsidDel="00B54527">
            <w:rPr>
              <w:rFonts w:ascii="Times New Roman" w:hAnsi="Times New Roman"/>
              <w:color w:val="000000"/>
            </w:rPr>
            <w:delText xml:space="preserve">Essa classe abstrata é o contrato utilizado pela camada lógica para acessar as informações do banco de dados. A arquitetura </w:delText>
          </w:r>
        </w:del>
      </w:ins>
      <w:ins w:id="4325" w:author="MARCELO PEREIRA" w:date="2009-05-19T14:12:00Z">
        <w:del w:id="4326" w:author="MARCELO" w:date="2009-06-07T20:04:00Z">
          <w:r w:rsidDel="00B54527">
            <w:rPr>
              <w:rFonts w:ascii="Times New Roman" w:hAnsi="Times New Roman"/>
              <w:color w:val="000000"/>
            </w:rPr>
            <w:delText xml:space="preserve">deste projeto pode ser </w:delText>
          </w:r>
        </w:del>
        <w:del w:id="4327" w:author="MARCELO" w:date="2009-05-31T17:09:00Z">
          <w:r w:rsidDel="004C2415">
            <w:rPr>
              <w:rFonts w:ascii="Times New Roman" w:hAnsi="Times New Roman"/>
              <w:color w:val="000000"/>
            </w:rPr>
            <w:delText>visualizado</w:delText>
          </w:r>
        </w:del>
        <w:del w:id="4328" w:author="MARCELO" w:date="2009-06-07T20:04:00Z">
          <w:r w:rsidDel="00B54527">
            <w:rPr>
              <w:rFonts w:ascii="Times New Roman" w:hAnsi="Times New Roman"/>
              <w:color w:val="000000"/>
            </w:rPr>
            <w:delText xml:space="preserve"> na figura 4.0:</w:delText>
          </w:r>
        </w:del>
      </w:ins>
    </w:p>
    <w:p w:rsidR="00FB039E" w:rsidDel="00B54527" w:rsidRDefault="00FB039E" w:rsidP="00EB36D3">
      <w:pPr>
        <w:spacing w:line="360" w:lineRule="auto"/>
        <w:jc w:val="both"/>
        <w:rPr>
          <w:del w:id="4329" w:author="MARCELO" w:date="2009-06-07T20:04:00Z"/>
        </w:rPr>
        <w:pPrChange w:id="4330" w:author="MARCELO" w:date="2009-06-07T15:32:00Z">
          <w:pPr>
            <w:pBdr>
              <w:bottom w:val="single" w:sz="4" w:space="1" w:color="000000"/>
            </w:pBdr>
            <w:spacing w:line="360" w:lineRule="auto"/>
            <w:jc w:val="both"/>
          </w:pPr>
        </w:pPrChange>
      </w:pPr>
    </w:p>
    <w:p w:rsidR="00FB039E" w:rsidDel="00B54527" w:rsidRDefault="00FB039E" w:rsidP="00EB36D3">
      <w:pPr>
        <w:spacing w:line="360" w:lineRule="auto"/>
        <w:jc w:val="both"/>
        <w:rPr>
          <w:del w:id="4331" w:author="MARCELO" w:date="2009-06-07T20:04:00Z"/>
        </w:rPr>
        <w:pPrChange w:id="4332" w:author="MARCELO" w:date="2009-06-07T15:32:00Z">
          <w:pPr>
            <w:pBdr>
              <w:bottom w:val="single" w:sz="4" w:space="1" w:color="000000"/>
            </w:pBdr>
            <w:spacing w:line="360" w:lineRule="auto"/>
            <w:jc w:val="both"/>
          </w:pPr>
        </w:pPrChange>
      </w:pPr>
      <w:del w:id="4333" w:author="MARCELO" w:date="2009-05-31T16:40:00Z">
        <w:r w:rsidDel="00326531">
          <w:pict>
            <v:shape id="_x0000_s1043" type="#_x0000_t202" style="position:absolute;left:0;text-align:left;margin-left:0;margin-top:7pt;width:422.75pt;height:565.55pt;z-index:251650560;mso-wrap-distance-left:0;mso-wrap-distance-right:0;mso-position-horizontal:center" stroked="f">
              <v:fill color2="black"/>
              <v:textbox inset="0,0,0,0">
                <w:txbxContent>
                  <w:p w:rsidR="00A34298" w:rsidRDefault="006C3C68">
                    <w:pPr>
                      <w:pStyle w:val="Caption"/>
                    </w:pPr>
                    <w:del w:id="4334" w:author="MARCELO" w:date="2009-05-31T16:40:00Z">
                      <w:r>
                        <w:rPr>
                          <w:noProof/>
                          <w:lang w:eastAsia="pt-BR"/>
                        </w:rPr>
                        <w:drawing>
                          <wp:inline distT="0" distB="0" distL="0" distR="0">
                            <wp:extent cx="5369560" cy="6932295"/>
                            <wp:effectExtent l="1905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369560" cy="6932295"/>
                                    </a:xfrm>
                                    <a:prstGeom prst="rect">
                                      <a:avLst/>
                                    </a:prstGeom>
                                    <a:solidFill>
                                      <a:srgbClr val="FFFFFF"/>
                                    </a:solidFill>
                                    <a:ln w="9525">
                                      <a:noFill/>
                                      <a:miter lim="800000"/>
                                      <a:headEnd/>
                                      <a:tailEnd/>
                                    </a:ln>
                                  </pic:spPr>
                                </pic:pic>
                              </a:graphicData>
                            </a:graphic>
                          </wp:inline>
                        </w:drawing>
                      </w:r>
                    </w:del>
                    <w:r w:rsidR="00A34298">
                      <w:t>Figura 4.0 - Arquitetura da ferramenta proposta</w:t>
                    </w:r>
                  </w:p>
                </w:txbxContent>
              </v:textbox>
              <w10:wrap type="square" side="largest"/>
            </v:shape>
          </w:pict>
        </w:r>
      </w:del>
    </w:p>
    <w:p w:rsidR="00FB039E" w:rsidDel="00B54527" w:rsidRDefault="00FB039E" w:rsidP="00EB36D3">
      <w:pPr>
        <w:spacing w:line="360" w:lineRule="auto"/>
        <w:jc w:val="both"/>
        <w:rPr>
          <w:del w:id="4335" w:author="MARCELO" w:date="2009-06-07T20:04:00Z"/>
        </w:rPr>
        <w:pPrChange w:id="4336" w:author="MARCELO" w:date="2009-06-07T15:32:00Z">
          <w:pPr>
            <w:pBdr>
              <w:bottom w:val="single" w:sz="4" w:space="1" w:color="000000"/>
            </w:pBdr>
            <w:spacing w:line="360" w:lineRule="auto"/>
            <w:jc w:val="both"/>
          </w:pPr>
        </w:pPrChange>
      </w:pPr>
    </w:p>
    <w:p w:rsidR="00FB039E" w:rsidDel="00B54527" w:rsidRDefault="00FB039E" w:rsidP="00EB36D3">
      <w:pPr>
        <w:spacing w:line="360" w:lineRule="auto"/>
        <w:jc w:val="both"/>
        <w:rPr>
          <w:del w:id="4337" w:author="MARCELO" w:date="2009-06-07T20:04:00Z"/>
        </w:rPr>
        <w:pPrChange w:id="4338" w:author="MARCELO" w:date="2009-06-07T15:32:00Z">
          <w:pPr>
            <w:pBdr>
              <w:bottom w:val="single" w:sz="4" w:space="1" w:color="000000"/>
            </w:pBdr>
            <w:spacing w:line="360" w:lineRule="auto"/>
            <w:jc w:val="both"/>
          </w:pPr>
        </w:pPrChange>
      </w:pPr>
      <w:del w:id="4339" w:author="MARCELO" w:date="2009-06-07T20:04:00Z">
        <w:r w:rsidDel="00B54527">
          <w:rPr>
            <w:rFonts w:ascii="Times New Roman" w:hAnsi="Times New Roman"/>
            <w:color w:val="FF0000"/>
          </w:rPr>
          <w:tab/>
        </w:r>
      </w:del>
      <w:ins w:id="4340" w:author="MARCELO PEREIRA" w:date="2009-05-28T17:29:00Z">
        <w:del w:id="4341" w:author="MARCELO" w:date="2009-06-07T20:04:00Z">
          <w:r w:rsidDel="00B54527">
            <w:rPr>
              <w:rFonts w:ascii="Times New Roman" w:hAnsi="Times New Roman"/>
              <w:color w:val="000000"/>
            </w:rPr>
            <w:delText xml:space="preserve">Na camada </w:delText>
          </w:r>
        </w:del>
      </w:ins>
      <w:del w:id="4342" w:author="MARCELO" w:date="2009-06-07T20:04:00Z">
        <w:r w:rsidDel="00B54527">
          <w:rPr>
            <w:rFonts w:ascii="Times New Roman" w:hAnsi="Times New Roman"/>
            <w:color w:val="FF0000"/>
            <w:shd w:val="clear" w:color="auto" w:fill="FFFF00"/>
          </w:rPr>
          <w:delText>A</w:delText>
        </w:r>
        <w:r w:rsidDel="00B54527">
          <w:rPr>
            <w:rFonts w:ascii="Times New Roman" w:hAnsi="Times New Roman"/>
            <w:color w:val="FF0000"/>
            <w:shd w:val="clear" w:color="auto" w:fill="FFFF00"/>
          </w:rPr>
          <w:delText xml:space="preserve">cima da </w:delText>
        </w:r>
        <w:r w:rsidDel="00B54527">
          <w:rPr>
            <w:rFonts w:ascii="Times New Roman" w:hAnsi="Times New Roman"/>
            <w:color w:val="FF0000"/>
            <w:shd w:val="clear" w:color="auto" w:fill="FFFF00"/>
          </w:rPr>
          <w:delText>comunicação com os SGBDs, através do JDBC</w:delText>
        </w:r>
      </w:del>
      <w:ins w:id="4343" w:author="MARCELO PEREIRA" w:date="2009-05-28T17:30:00Z">
        <w:del w:id="4344" w:author="MARCELO" w:date="2009-06-07T20:04:00Z">
          <w:r w:rsidDel="00B54527">
            <w:rPr>
              <w:rFonts w:ascii="Times New Roman" w:hAnsi="Times New Roman"/>
              <w:color w:val="000000"/>
            </w:rPr>
            <w:delText>de unidades lógicas</w:delText>
          </w:r>
        </w:del>
      </w:ins>
      <w:del w:id="4345" w:author="MARCELO" w:date="2009-05-31T17:10:00Z">
        <w:r w:rsidDel="00E12CEF">
          <w:rPr>
            <w:rFonts w:ascii="Times New Roman" w:hAnsi="Times New Roman"/>
            <w:color w:val="000000"/>
            <w:rPrChange w:id="4346" w:author="MARCELO PEREIRA" w:date="2009-05-28T17:30:00Z">
              <w:rPr>
                <w:rFonts w:ascii="Times New Roman" w:hAnsi="Times New Roman"/>
                <w:color w:val="000000"/>
              </w:rPr>
            </w:rPrChange>
          </w:rPr>
          <w:delText>,</w:delText>
        </w:r>
      </w:del>
      <w:del w:id="4347" w:author="MARCELO" w:date="2009-06-07T20:04:00Z">
        <w:r w:rsidDel="00B54527">
          <w:rPr>
            <w:rFonts w:ascii="Times New Roman" w:hAnsi="Times New Roman"/>
            <w:color w:val="000000"/>
            <w:rPrChange w:id="4348" w:author="MARCELO PEREIRA" w:date="2009-05-28T17:30:00Z">
              <w:rPr>
                <w:rFonts w:ascii="Times New Roman" w:hAnsi="Times New Roman"/>
                <w:color w:val="000000"/>
              </w:rPr>
            </w:rPrChange>
          </w:rPr>
          <w:delText xml:space="preserve"> estão os componentes lógicos do sistema, que são responsáveis pelas funcionalidades de documentação, análise, </w:delText>
        </w:r>
        <w:r w:rsidDel="00B54527">
          <w:rPr>
            <w:rFonts w:ascii="Times New Roman" w:hAnsi="Times New Roman"/>
            <w:i/>
            <w:color w:val="FF0000"/>
          </w:rPr>
          <w:delText>refactoring</w:delText>
        </w:r>
      </w:del>
      <w:ins w:id="4349" w:author="MARCELO PEREIRA" w:date="2009-05-19T15:25:00Z">
        <w:del w:id="4350" w:author="MARCELO" w:date="2009-06-07T20:04:00Z">
          <w:r w:rsidDel="00B54527">
            <w:rPr>
              <w:rFonts w:ascii="Times New Roman" w:hAnsi="Times New Roman"/>
              <w:color w:val="000000"/>
            </w:rPr>
            <w:delText>refatoramento</w:delText>
          </w:r>
        </w:del>
      </w:ins>
      <w:del w:id="4351" w:author="MARCELO" w:date="2009-06-07T20:04:00Z">
        <w:r w:rsidDel="00B54527">
          <w:rPr>
            <w:rFonts w:ascii="Times New Roman" w:hAnsi="Times New Roman"/>
            <w:color w:val="000000"/>
            <w:rPrChange w:id="4352" w:author="MARCELO PEREIRA" w:date="2009-05-28T17:30:00Z">
              <w:rPr>
                <w:rFonts w:ascii="Times New Roman" w:hAnsi="Times New Roman"/>
                <w:color w:val="000000"/>
              </w:rPr>
            </w:rPrChange>
          </w:rPr>
          <w:delText xml:space="preserve"> e testes d</w:delText>
        </w:r>
        <w:r w:rsidDel="00B54527">
          <w:rPr>
            <w:rFonts w:ascii="Times New Roman" w:hAnsi="Times New Roman"/>
            <w:color w:val="FF0000"/>
          </w:rPr>
          <w:delText>o sistema</w:delText>
        </w:r>
      </w:del>
      <w:ins w:id="4353" w:author="MARCELO PEREIRA" w:date="2009-05-19T15:25:00Z">
        <w:del w:id="4354" w:author="MARCELO" w:date="2009-06-07T20:04:00Z">
          <w:r w:rsidDel="00B54527">
            <w:rPr>
              <w:rFonts w:ascii="Times New Roman" w:hAnsi="Times New Roman"/>
              <w:color w:val="000000"/>
            </w:rPr>
            <w:delText>a ferramenta</w:delText>
          </w:r>
        </w:del>
      </w:ins>
      <w:del w:id="4355" w:author="MARCELO" w:date="2009-06-07T20:04:00Z">
        <w:r w:rsidDel="00B54527">
          <w:rPr>
            <w:rFonts w:ascii="Times New Roman" w:hAnsi="Times New Roman"/>
            <w:color w:val="000000"/>
            <w:rPrChange w:id="4356" w:author="MARCELO PEREIRA" w:date="2009-05-28T17:30:00Z">
              <w:rPr>
                <w:rFonts w:ascii="Times New Roman" w:hAnsi="Times New Roman"/>
                <w:color w:val="000000"/>
              </w:rPr>
            </w:rPrChange>
          </w:rPr>
          <w:delText>.</w:delText>
        </w:r>
        <w:r w:rsidDel="00B54527">
          <w:rPr>
            <w:rFonts w:ascii="Times New Roman" w:hAnsi="Times New Roman"/>
            <w:color w:val="000000"/>
            <w:rPrChange w:id="4357" w:author="MARCELO PEREIRA" w:date="2009-05-28T17:35:00Z">
              <w:rPr>
                <w:rFonts w:ascii="Times New Roman" w:hAnsi="Times New Roman"/>
                <w:color w:val="000000"/>
              </w:rPr>
            </w:rPrChange>
          </w:rPr>
          <w:delText xml:space="preserve"> Cada unidade é responsável por um conjunto bem definido de processamentos sobre </w:delText>
        </w:r>
      </w:del>
      <w:del w:id="4358" w:author="MARCELO" w:date="2009-05-31T17:10:00Z">
        <w:r w:rsidDel="00E12CEF">
          <w:rPr>
            <w:rFonts w:ascii="Times New Roman" w:hAnsi="Times New Roman"/>
            <w:color w:val="000000"/>
            <w:rPrChange w:id="4359" w:author="MARCELO PEREIRA" w:date="2009-05-28T17:35:00Z">
              <w:rPr>
                <w:rFonts w:ascii="Times New Roman" w:hAnsi="Times New Roman"/>
                <w:color w:val="000000"/>
              </w:rPr>
            </w:rPrChange>
          </w:rPr>
          <w:delText>o dados</w:delText>
        </w:r>
      </w:del>
      <w:del w:id="4360" w:author="MARCELO" w:date="2009-06-07T20:04:00Z">
        <w:r w:rsidDel="00B54527">
          <w:rPr>
            <w:rFonts w:ascii="Times New Roman" w:hAnsi="Times New Roman"/>
            <w:color w:val="000000"/>
            <w:rPrChange w:id="4361" w:author="MARCELO PEREIRA" w:date="2009-05-28T17:35:00Z">
              <w:rPr>
                <w:rFonts w:ascii="Times New Roman" w:hAnsi="Times New Roman"/>
                <w:color w:val="000000"/>
              </w:rPr>
            </w:rPrChange>
          </w:rPr>
          <w:delText>. São, ao todo, quatro u</w:delText>
        </w:r>
      </w:del>
      <w:ins w:id="4362" w:author="MARCELO PEREIRA" w:date="2009-05-19T15:25:00Z">
        <w:del w:id="4363" w:author="MARCELO" w:date="2009-06-07T20:04:00Z">
          <w:r w:rsidDel="00B54527">
            <w:rPr>
              <w:rFonts w:ascii="Times New Roman" w:hAnsi="Times New Roman"/>
              <w:color w:val="000000"/>
            </w:rPr>
            <w:delText>n</w:delText>
          </w:r>
        </w:del>
      </w:ins>
      <w:del w:id="4364" w:author="MARCELO" w:date="2009-06-07T20:04:00Z">
        <w:r w:rsidDel="00B54527">
          <w:rPr>
            <w:rFonts w:ascii="Times New Roman" w:hAnsi="Times New Roman"/>
            <w:color w:val="000000"/>
            <w:rPrChange w:id="4365" w:author="MARCELO PEREIRA" w:date="2009-05-28T17:35:00Z">
              <w:rPr>
                <w:rFonts w:ascii="Times New Roman" w:hAnsi="Times New Roman"/>
                <w:color w:val="000000"/>
              </w:rPr>
            </w:rPrChange>
          </w:rPr>
          <w:delText xml:space="preserve">idades: </w:delText>
        </w:r>
        <w:r w:rsidDel="00B54527">
          <w:rPr>
            <w:rFonts w:ascii="Times New Roman" w:hAnsi="Times New Roman"/>
            <w:i/>
            <w:iCs/>
            <w:color w:val="FF0000"/>
          </w:rPr>
          <w:delText>Refactoring Uni</w:delText>
        </w:r>
        <w:r w:rsidDel="00B54527">
          <w:rPr>
            <w:rFonts w:ascii="Times New Roman" w:hAnsi="Times New Roman"/>
            <w:i/>
            <w:iCs/>
            <w:color w:val="FF0000"/>
          </w:rPr>
          <w:delText>t, Test Unit, Documentation Unit e Analysis Unit</w:delText>
        </w:r>
      </w:del>
      <w:ins w:id="4366" w:author="MARCELO PEREIRA" w:date="2009-05-19T15:26:00Z">
        <w:del w:id="4367" w:author="MARCELO" w:date="2009-06-07T20:04:00Z">
          <w:r w:rsidDel="00B54527">
            <w:rPr>
              <w:rFonts w:ascii="Times New Roman" w:hAnsi="Times New Roman"/>
              <w:i/>
              <w:iCs/>
              <w:color w:val="000000"/>
            </w:rPr>
            <w:delText>Documentação, Análise, Refatoramento e Teste</w:delText>
          </w:r>
        </w:del>
      </w:ins>
      <w:del w:id="4368" w:author="MARCELO" w:date="2009-06-07T20:04:00Z">
        <w:r w:rsidDel="00B54527">
          <w:rPr>
            <w:rFonts w:ascii="Times New Roman" w:hAnsi="Times New Roman"/>
            <w:color w:val="000000"/>
            <w:rPrChange w:id="4369" w:author="MARCELO PEREIRA" w:date="2009-05-28T17:35:00Z">
              <w:rPr>
                <w:rFonts w:ascii="Times New Roman" w:hAnsi="Times New Roman"/>
                <w:color w:val="000000"/>
              </w:rPr>
            </w:rPrChange>
          </w:rPr>
          <w:delText>. Estas quatro unidades são responsáveis pela provisão de</w:delText>
        </w:r>
      </w:del>
      <w:del w:id="4370" w:author="MARCELO" w:date="2009-05-31T17:10:00Z">
        <w:r w:rsidDel="00E12CEF">
          <w:rPr>
            <w:rFonts w:ascii="Times New Roman" w:hAnsi="Times New Roman"/>
            <w:color w:val="000000"/>
            <w:rPrChange w:id="4371" w:author="MARCELO PEREIRA" w:date="2009-05-28T17:35:00Z">
              <w:rPr>
                <w:rFonts w:ascii="Times New Roman" w:hAnsi="Times New Roman"/>
                <w:color w:val="000000"/>
              </w:rPr>
            </w:rPrChange>
          </w:rPr>
          <w:delText xml:space="preserve">  </w:delText>
        </w:r>
      </w:del>
      <w:del w:id="4372" w:author="MARCELO" w:date="2009-06-07T20:04:00Z">
        <w:r w:rsidDel="00B54527">
          <w:rPr>
            <w:rFonts w:ascii="Times New Roman" w:hAnsi="Times New Roman"/>
            <w:color w:val="000000"/>
            <w:rPrChange w:id="4373" w:author="MARCELO PEREIRA" w:date="2009-05-28T17:35:00Z">
              <w:rPr>
                <w:rFonts w:ascii="Times New Roman" w:hAnsi="Times New Roman"/>
                <w:color w:val="000000"/>
              </w:rPr>
            </w:rPrChange>
          </w:rPr>
          <w:delText xml:space="preserve">todas as funcionalidades do sistema de forma modularizada, de modo que </w:delText>
        </w:r>
        <w:r w:rsidDel="00B54527">
          <w:rPr>
            <w:rFonts w:ascii="Times New Roman" w:hAnsi="Times New Roman"/>
            <w:color w:val="FF0000"/>
          </w:rPr>
          <w:delText xml:space="preserve"> </w:delText>
        </w:r>
        <w:r w:rsidDel="00B54527">
          <w:rPr>
            <w:rFonts w:ascii="Times New Roman" w:hAnsi="Times New Roman"/>
            <w:color w:val="000000"/>
            <w:rPrChange w:id="4374" w:author="MARCELO PEREIRA" w:date="2009-05-28T17:35:00Z">
              <w:rPr>
                <w:rFonts w:ascii="Times New Roman" w:hAnsi="Times New Roman"/>
                <w:color w:val="000000"/>
              </w:rPr>
            </w:rPrChange>
          </w:rPr>
          <w:delText xml:space="preserve">a atualização de uma delas não implicará em modificações no código de </w:delText>
        </w:r>
      </w:del>
      <w:del w:id="4375" w:author="MARCELO" w:date="2009-05-31T17:10:00Z">
        <w:r w:rsidDel="00E12CEF">
          <w:rPr>
            <w:rFonts w:ascii="Times New Roman" w:hAnsi="Times New Roman"/>
            <w:color w:val="000000"/>
            <w:rPrChange w:id="4376" w:author="MARCELO PEREIRA" w:date="2009-05-28T17:35:00Z">
              <w:rPr>
                <w:rFonts w:ascii="Times New Roman" w:hAnsi="Times New Roman"/>
                <w:color w:val="000000"/>
              </w:rPr>
            </w:rPrChange>
          </w:rPr>
          <w:delText>outra.</w:delText>
        </w:r>
      </w:del>
    </w:p>
    <w:p w:rsidR="00FB039E" w:rsidDel="00B54527" w:rsidRDefault="00FB039E" w:rsidP="00EB36D3">
      <w:pPr>
        <w:spacing w:line="360" w:lineRule="auto"/>
        <w:jc w:val="both"/>
        <w:rPr>
          <w:del w:id="4377" w:author="MARCELO" w:date="2009-06-07T20:04:00Z"/>
          <w:rFonts w:ascii="Times New Roman" w:hAnsi="Times New Roman"/>
          <w:color w:val="FF0000"/>
        </w:rPr>
        <w:pPrChange w:id="4378" w:author="MARCELO" w:date="2009-06-07T15:32:00Z">
          <w:pPr>
            <w:pBdr>
              <w:bottom w:val="single" w:sz="4" w:space="1" w:color="000000"/>
            </w:pBdr>
            <w:spacing w:line="360" w:lineRule="auto"/>
            <w:jc w:val="both"/>
          </w:pPr>
        </w:pPrChange>
      </w:pPr>
    </w:p>
    <w:p w:rsidR="00FB039E" w:rsidDel="00B54527" w:rsidRDefault="00FB039E" w:rsidP="00EB36D3">
      <w:pPr>
        <w:spacing w:line="360" w:lineRule="auto"/>
        <w:jc w:val="both"/>
        <w:rPr>
          <w:del w:id="4379" w:author="MARCELO" w:date="2009-06-07T20:04:00Z"/>
          <w:rFonts w:ascii="Times New Roman" w:hAnsi="Times New Roman"/>
          <w:color w:val="FF0000"/>
          <w:shd w:val="clear" w:color="auto" w:fill="FFFF00"/>
        </w:rPr>
        <w:pPrChange w:id="4380" w:author="MARCELO" w:date="2009-06-07T15:32:00Z">
          <w:pPr>
            <w:pBdr>
              <w:bottom w:val="single" w:sz="4" w:space="1" w:color="000000"/>
            </w:pBdr>
            <w:spacing w:line="360" w:lineRule="auto"/>
            <w:jc w:val="both"/>
          </w:pPr>
        </w:pPrChange>
      </w:pPr>
      <w:del w:id="4381" w:author="MARCELO" w:date="2009-06-07T20:04:00Z">
        <w:r w:rsidDel="00B54527">
          <w:rPr>
            <w:rFonts w:ascii="Times New Roman" w:hAnsi="Times New Roman"/>
            <w:color w:val="FF0000"/>
            <w:shd w:val="clear" w:color="auto" w:fill="FFFF00"/>
          </w:rPr>
          <w:delText>(Use o tempo de verbo no presente – qdo o examinador for ler o documento vc já terá concluído a implementação!!)</w:delText>
        </w:r>
      </w:del>
    </w:p>
    <w:p w:rsidR="00FB039E" w:rsidDel="00B54527" w:rsidRDefault="00FB039E" w:rsidP="00EB36D3">
      <w:pPr>
        <w:spacing w:line="360" w:lineRule="auto"/>
        <w:jc w:val="both"/>
        <w:rPr>
          <w:del w:id="4382" w:author="MARCELO" w:date="2009-06-07T20:04:00Z"/>
          <w:rFonts w:ascii="Times New Roman" w:hAnsi="Times New Roman"/>
          <w:color w:val="FF0000"/>
          <w:shd w:val="clear" w:color="auto" w:fill="FFFF00"/>
          <w:rPrChange w:id="4383" w:author="MARCELO PEREIRA" w:date="2009-05-28T17:35:00Z">
            <w:rPr>
              <w:del w:id="4384" w:author="MARCELO" w:date="2009-06-07T20:04:00Z"/>
              <w:rFonts w:ascii="Times New Roman" w:hAnsi="Times New Roman"/>
              <w:color w:val="FF0000"/>
              <w:shd w:val="clear" w:color="auto" w:fill="FFFF00"/>
            </w:rPr>
          </w:rPrChange>
        </w:rPr>
        <w:pPrChange w:id="4385" w:author="MARCELO" w:date="2009-06-07T15:32:00Z">
          <w:pPr>
            <w:pBdr>
              <w:bottom w:val="single" w:sz="4" w:space="1" w:color="000000"/>
            </w:pBdr>
            <w:spacing w:line="360" w:lineRule="auto"/>
            <w:jc w:val="both"/>
          </w:pPr>
        </w:pPrChange>
      </w:pPr>
      <w:del w:id="4386" w:author="MARCELO" w:date="2009-06-07T20:04:00Z">
        <w:r w:rsidDel="00B54527">
          <w:rPr>
            <w:rFonts w:ascii="Times New Roman" w:hAnsi="Times New Roman"/>
            <w:color w:val="FF0000"/>
            <w:shd w:val="clear" w:color="auto" w:fill="FFFF00"/>
          </w:rPr>
          <w:delText>( O que é “o componenete acima das....” – não é desta forma que é feito. Vc deve se referir a camadas ou componentes exibidos em uma figura referenciada no texto sobre a arquitetura do sistema).</w:delText>
        </w:r>
      </w:del>
    </w:p>
    <w:p w:rsidR="00FB039E" w:rsidDel="00B54527" w:rsidRDefault="00FB039E" w:rsidP="00EB36D3">
      <w:pPr>
        <w:spacing w:line="360" w:lineRule="auto"/>
        <w:jc w:val="both"/>
        <w:rPr>
          <w:del w:id="4387" w:author="MARCELO" w:date="2009-06-07T20:04:00Z"/>
          <w:rPrChange w:id="4388" w:author="MARCELO PEREIRA" w:date="2009-05-28T17:35:00Z">
            <w:rPr>
              <w:del w:id="4389" w:author="MARCELO" w:date="2009-06-07T20:04:00Z"/>
            </w:rPr>
          </w:rPrChange>
        </w:rPr>
        <w:pPrChange w:id="4390" w:author="MARCELO" w:date="2009-06-07T15:32:00Z">
          <w:pPr>
            <w:pBdr>
              <w:bottom w:val="single" w:sz="4" w:space="1" w:color="000000"/>
            </w:pBdr>
            <w:spacing w:line="360" w:lineRule="auto"/>
            <w:jc w:val="both"/>
          </w:pPr>
        </w:pPrChange>
      </w:pPr>
    </w:p>
    <w:p w:rsidR="00FB039E" w:rsidDel="00B54527" w:rsidRDefault="00FB039E" w:rsidP="00EB36D3">
      <w:pPr>
        <w:spacing w:line="360" w:lineRule="auto"/>
        <w:jc w:val="both"/>
        <w:rPr>
          <w:del w:id="4391" w:author="MARCELO" w:date="2009-06-07T20:04:00Z"/>
          <w:rFonts w:ascii="Times New Roman" w:hAnsi="Times New Roman"/>
          <w:color w:val="000000"/>
          <w:rPrChange w:id="4392" w:author="MARCELO PEREIRA" w:date="2009-05-28T17:35:00Z">
            <w:rPr>
              <w:del w:id="4393" w:author="MARCELO" w:date="2009-06-07T20:04:00Z"/>
              <w:rFonts w:ascii="Times New Roman" w:hAnsi="Times New Roman"/>
              <w:color w:val="000000"/>
            </w:rPr>
          </w:rPrChange>
        </w:rPr>
        <w:pPrChange w:id="4394" w:author="MARCELO" w:date="2009-06-07T15:32:00Z">
          <w:pPr>
            <w:pBdr>
              <w:bottom w:val="single" w:sz="4" w:space="1" w:color="000000"/>
            </w:pBdr>
            <w:spacing w:line="360" w:lineRule="auto"/>
            <w:jc w:val="both"/>
          </w:pPr>
        </w:pPrChange>
      </w:pPr>
      <w:del w:id="4395" w:author="MARCELO" w:date="2009-06-07T20:04:00Z">
        <w:r w:rsidDel="00B54527">
          <w:rPr>
            <w:rFonts w:ascii="Times New Roman" w:hAnsi="Times New Roman"/>
            <w:color w:val="000000"/>
            <w:rPrChange w:id="4396" w:author="MARCELO PEREIRA" w:date="2009-05-28T17:35:00Z">
              <w:rPr>
                <w:rFonts w:ascii="Times New Roman" w:hAnsi="Times New Roman"/>
                <w:color w:val="000000"/>
              </w:rPr>
            </w:rPrChange>
          </w:rPr>
          <w:tab/>
          <w:delText xml:space="preserve">Usando o padrão de projeto </w:delText>
        </w:r>
        <w:r w:rsidDel="00B54527">
          <w:rPr>
            <w:rFonts w:ascii="Times New Roman" w:hAnsi="Times New Roman"/>
            <w:i/>
            <w:iCs/>
            <w:color w:val="000000"/>
            <w:rPrChange w:id="4397" w:author="MARCELO PEREIRA" w:date="2009-05-28T17:35:00Z">
              <w:rPr>
                <w:rFonts w:ascii="Times New Roman" w:hAnsi="Times New Roman"/>
                <w:i/>
                <w:iCs/>
                <w:color w:val="000000"/>
              </w:rPr>
            </w:rPrChange>
          </w:rPr>
          <w:delText>Fac</w:delText>
        </w:r>
        <w:r w:rsidDel="00B54527">
          <w:rPr>
            <w:rFonts w:ascii="Times New Roman" w:hAnsi="Times New Roman"/>
            <w:i/>
            <w:iCs/>
            <w:color w:val="FF0000"/>
          </w:rPr>
          <w:delText>ade</w:delText>
        </w:r>
      </w:del>
      <w:ins w:id="4398" w:author="MARCELO PEREIRA" w:date="2009-05-19T15:27:00Z">
        <w:del w:id="4399" w:author="MARCELO" w:date="2009-06-07T20:04:00Z">
          <w:r w:rsidDel="00B54527">
            <w:rPr>
              <w:rFonts w:ascii="Times New Roman" w:hAnsi="Times New Roman"/>
              <w:i/>
              <w:iCs/>
              <w:color w:val="000000"/>
            </w:rPr>
            <w:delText>hada</w:delText>
          </w:r>
        </w:del>
      </w:ins>
      <w:del w:id="4400" w:author="MARCELO" w:date="2009-06-07T20:04:00Z">
        <w:r w:rsidDel="00B54527">
          <w:rPr>
            <w:rFonts w:ascii="Times New Roman" w:hAnsi="Times New Roman"/>
            <w:i/>
            <w:iCs/>
            <w:color w:val="000000"/>
            <w:rPrChange w:id="4401" w:author="MARCELO PEREIRA" w:date="2009-05-28T17:35:00Z">
              <w:rPr>
                <w:rFonts w:ascii="Times New Roman" w:hAnsi="Times New Roman"/>
                <w:i/>
                <w:iCs/>
                <w:color w:val="000000"/>
              </w:rPr>
            </w:rPrChange>
          </w:rPr>
          <w:delText xml:space="preserve">, </w:delText>
        </w:r>
        <w:r w:rsidDel="00B54527">
          <w:rPr>
            <w:rFonts w:ascii="Times New Roman" w:hAnsi="Times New Roman"/>
            <w:color w:val="000000"/>
            <w:rPrChange w:id="4402" w:author="MARCELO PEREIRA" w:date="2009-05-28T17:35:00Z">
              <w:rPr>
                <w:rFonts w:ascii="Times New Roman" w:hAnsi="Times New Roman"/>
                <w:color w:val="000000"/>
              </w:rPr>
            </w:rPrChange>
          </w:rPr>
          <w:delText xml:space="preserve">explicado na seção 2.2, </w:delText>
        </w:r>
        <w:r w:rsidDel="00B54527">
          <w:rPr>
            <w:rFonts w:ascii="Times New Roman" w:hAnsi="Times New Roman"/>
            <w:color w:val="FF0000"/>
            <w:shd w:val="clear" w:color="auto" w:fill="FFFF00"/>
          </w:rPr>
          <w:delText xml:space="preserve">o </w:delText>
        </w:r>
      </w:del>
      <w:ins w:id="4403" w:author="MARCELO PEREIRA" w:date="2009-05-19T15:27:00Z">
        <w:del w:id="4404" w:author="MARCELO" w:date="2009-06-07T20:04:00Z">
          <w:r w:rsidDel="00B54527">
            <w:rPr>
              <w:rFonts w:ascii="Times New Roman" w:hAnsi="Times New Roman"/>
              <w:color w:val="000000"/>
            </w:rPr>
            <w:delText xml:space="preserve">foi criado um </w:delText>
          </w:r>
        </w:del>
      </w:ins>
      <w:del w:id="4405" w:author="MARCELO" w:date="2009-06-07T20:04:00Z">
        <w:r w:rsidDel="00B54527">
          <w:rPr>
            <w:rFonts w:ascii="Times New Roman" w:hAnsi="Times New Roman"/>
            <w:color w:val="000000"/>
            <w:rPrChange w:id="4406" w:author="MARCELO PEREIRA" w:date="2009-05-19T15:28:00Z">
              <w:rPr>
                <w:rFonts w:ascii="Times New Roman" w:hAnsi="Times New Roman"/>
                <w:color w:val="000000"/>
              </w:rPr>
            </w:rPrChange>
          </w:rPr>
          <w:delText xml:space="preserve">componente </w:delText>
        </w:r>
        <w:r w:rsidDel="00B54527">
          <w:rPr>
            <w:rFonts w:ascii="Times New Roman" w:hAnsi="Times New Roman"/>
            <w:color w:val="FF0000"/>
            <w:shd w:val="clear" w:color="auto" w:fill="FFFF00"/>
          </w:rPr>
          <w:delText>acima d</w:delText>
        </w:r>
      </w:del>
      <w:ins w:id="4407" w:author="MARCELO PEREIRA" w:date="2009-05-19T15:27:00Z">
        <w:del w:id="4408" w:author="MARCELO" w:date="2009-06-07T20:04:00Z">
          <w:r w:rsidDel="00B54527">
            <w:rPr>
              <w:rFonts w:ascii="Times New Roman" w:hAnsi="Times New Roman"/>
              <w:color w:val="000000"/>
            </w:rPr>
            <w:delText xml:space="preserve">que comunica </w:delText>
          </w:r>
        </w:del>
      </w:ins>
      <w:del w:id="4409" w:author="MARCELO" w:date="2009-06-07T20:04:00Z">
        <w:r w:rsidDel="00B54527">
          <w:rPr>
            <w:rFonts w:ascii="Times New Roman" w:hAnsi="Times New Roman"/>
            <w:color w:val="000000"/>
            <w:rPrChange w:id="4410" w:author="MARCELO PEREIRA" w:date="2009-05-19T15:28:00Z">
              <w:rPr>
                <w:rFonts w:ascii="Times New Roman" w:hAnsi="Times New Roman"/>
                <w:color w:val="000000"/>
              </w:rPr>
            </w:rPrChange>
          </w:rPr>
          <w:delText>as unidades lógicas</w:delText>
        </w:r>
        <w:r w:rsidDel="00B54527">
          <w:rPr>
            <w:rFonts w:ascii="Times New Roman" w:hAnsi="Times New Roman"/>
            <w:color w:val="000000"/>
            <w:rPrChange w:id="4411" w:author="MARCELO PEREIRA" w:date="2009-05-28T17:35:00Z">
              <w:rPr>
                <w:rFonts w:ascii="Times New Roman" w:hAnsi="Times New Roman"/>
                <w:color w:val="000000"/>
              </w:rPr>
            </w:rPrChange>
          </w:rPr>
          <w:delText xml:space="preserve"> </w:delText>
        </w:r>
        <w:r w:rsidDel="00B54527">
          <w:rPr>
            <w:rFonts w:ascii="Times New Roman" w:hAnsi="Times New Roman"/>
            <w:color w:val="FF0000"/>
          </w:rPr>
          <w:delText>consiste na fachada</w:delText>
        </w:r>
      </w:del>
      <w:ins w:id="4412" w:author="MARCELO PEREIRA" w:date="2009-05-19T15:27:00Z">
        <w:del w:id="4413" w:author="MARCELO" w:date="2009-06-07T20:04:00Z">
          <w:r w:rsidDel="00B54527">
            <w:rPr>
              <w:rFonts w:ascii="Times New Roman" w:hAnsi="Times New Roman"/>
              <w:color w:val="000000"/>
            </w:rPr>
            <w:delText>com a interface</w:delText>
          </w:r>
        </w:del>
      </w:ins>
      <w:del w:id="4414" w:author="MARCELO" w:date="2009-06-07T20:04:00Z">
        <w:r w:rsidDel="00B54527">
          <w:rPr>
            <w:rFonts w:ascii="Times New Roman" w:hAnsi="Times New Roman"/>
            <w:color w:val="FF0000"/>
          </w:rPr>
          <w:delText xml:space="preserve"> </w:delText>
        </w:r>
      </w:del>
      <w:ins w:id="4415" w:author="MARCELO PEREIRA" w:date="2009-05-19T15:27:00Z">
        <w:del w:id="4416" w:author="MARCELO" w:date="2009-06-07T20:04:00Z">
          <w:r w:rsidDel="00B54527">
            <w:rPr>
              <w:rFonts w:ascii="Times New Roman" w:hAnsi="Times New Roman"/>
              <w:color w:val="000000"/>
            </w:rPr>
            <w:delText xml:space="preserve"> </w:delText>
          </w:r>
        </w:del>
      </w:ins>
      <w:del w:id="4417" w:author="MARCELO" w:date="2009-06-07T20:04:00Z">
        <w:r w:rsidDel="00B54527">
          <w:rPr>
            <w:rFonts w:ascii="Times New Roman" w:hAnsi="Times New Roman"/>
            <w:color w:val="000000"/>
            <w:rPrChange w:id="4418" w:author="MARCELO PEREIRA" w:date="2009-05-28T17:35:00Z">
              <w:rPr>
                <w:rFonts w:ascii="Times New Roman" w:hAnsi="Times New Roman"/>
                <w:color w:val="000000"/>
              </w:rPr>
            </w:rPrChange>
          </w:rPr>
          <w:delText>d</w:delText>
        </w:r>
        <w:r w:rsidDel="00B54527">
          <w:rPr>
            <w:rFonts w:ascii="Times New Roman" w:hAnsi="Times New Roman"/>
            <w:color w:val="FF0000"/>
          </w:rPr>
          <w:delText>o sistema</w:delText>
        </w:r>
      </w:del>
      <w:ins w:id="4419" w:author="MARCELO PEREIRA" w:date="2009-05-19T15:27:00Z">
        <w:del w:id="4420" w:author="MARCELO" w:date="2009-06-07T20:04:00Z">
          <w:r w:rsidDel="00B54527">
            <w:rPr>
              <w:rFonts w:ascii="Times New Roman" w:hAnsi="Times New Roman"/>
              <w:color w:val="000000"/>
            </w:rPr>
            <w:delText>a ferramenta</w:delText>
          </w:r>
        </w:del>
      </w:ins>
      <w:del w:id="4421" w:author="MARCELO" w:date="2009-06-07T20:04:00Z">
        <w:r w:rsidDel="00B54527">
          <w:rPr>
            <w:rFonts w:ascii="Times New Roman" w:hAnsi="Times New Roman"/>
            <w:color w:val="000000"/>
            <w:rPrChange w:id="4422" w:author="MARCELO PEREIRA" w:date="2009-05-28T17:35:00Z">
              <w:rPr>
                <w:rFonts w:ascii="Times New Roman" w:hAnsi="Times New Roman"/>
                <w:color w:val="000000"/>
              </w:rPr>
            </w:rPrChange>
          </w:rPr>
          <w:delText>. Ess</w:delText>
        </w:r>
        <w:r w:rsidDel="00B54527">
          <w:rPr>
            <w:rFonts w:ascii="Times New Roman" w:hAnsi="Times New Roman"/>
            <w:color w:val="FF0000"/>
          </w:rPr>
          <w:delText>a</w:delText>
        </w:r>
      </w:del>
      <w:ins w:id="4423" w:author="MARCELO PEREIRA" w:date="2009-05-19T15:28:00Z">
        <w:del w:id="4424" w:author="MARCELO" w:date="2009-06-07T20:04:00Z">
          <w:r w:rsidDel="00B54527">
            <w:rPr>
              <w:rFonts w:ascii="Times New Roman" w:hAnsi="Times New Roman"/>
              <w:color w:val="000000"/>
            </w:rPr>
            <w:delText>e</w:delText>
          </w:r>
        </w:del>
      </w:ins>
      <w:del w:id="4425" w:author="MARCELO" w:date="2009-06-07T20:04:00Z">
        <w:r w:rsidDel="00B54527">
          <w:rPr>
            <w:rFonts w:ascii="Times New Roman" w:hAnsi="Times New Roman"/>
            <w:color w:val="000000"/>
            <w:rPrChange w:id="4426" w:author="MARCELO PEREIRA" w:date="2009-05-28T17:35:00Z">
              <w:rPr>
                <w:rFonts w:ascii="Times New Roman" w:hAnsi="Times New Roman"/>
                <w:color w:val="000000"/>
              </w:rPr>
            </w:rPrChange>
          </w:rPr>
          <w:delText xml:space="preserve"> </w:delText>
        </w:r>
        <w:r w:rsidDel="00B54527">
          <w:rPr>
            <w:rFonts w:ascii="Times New Roman" w:hAnsi="Times New Roman"/>
            <w:color w:val="FF0000"/>
          </w:rPr>
          <w:delText xml:space="preserve">unidade </w:delText>
        </w:r>
      </w:del>
      <w:ins w:id="4427" w:author="MARCELO PEREIRA" w:date="2009-05-19T15:28:00Z">
        <w:del w:id="4428" w:author="MARCELO" w:date="2009-06-07T20:04:00Z">
          <w:r w:rsidDel="00B54527">
            <w:rPr>
              <w:rFonts w:ascii="Times New Roman" w:hAnsi="Times New Roman"/>
              <w:color w:val="000000"/>
            </w:rPr>
            <w:delText xml:space="preserve">componente </w:delText>
          </w:r>
        </w:del>
      </w:ins>
      <w:del w:id="4429" w:author="MARCELO" w:date="2009-06-07T20:04:00Z">
        <w:r w:rsidDel="00B54527">
          <w:rPr>
            <w:rFonts w:ascii="Times New Roman" w:hAnsi="Times New Roman"/>
            <w:color w:val="FF0000"/>
          </w:rPr>
          <w:delText>será</w:delText>
        </w:r>
      </w:del>
      <w:ins w:id="4430" w:author="MARCELO PEREIRA" w:date="2009-05-28T17:34:00Z">
        <w:del w:id="4431" w:author="MARCELO" w:date="2009-06-07T20:04:00Z">
          <w:r w:rsidDel="00B54527">
            <w:rPr>
              <w:rFonts w:ascii="Times New Roman" w:hAnsi="Times New Roman"/>
              <w:color w:val="000000"/>
            </w:rPr>
            <w:delText>é</w:delText>
          </w:r>
        </w:del>
      </w:ins>
      <w:del w:id="4432" w:author="MARCELO" w:date="2009-06-07T20:04:00Z">
        <w:r w:rsidDel="00B54527">
          <w:rPr>
            <w:rFonts w:ascii="Times New Roman" w:hAnsi="Times New Roman"/>
            <w:color w:val="000000"/>
            <w:rPrChange w:id="4433" w:author="MARCELO PEREIRA" w:date="2009-05-28T17:35:00Z">
              <w:rPr>
                <w:rFonts w:ascii="Times New Roman" w:hAnsi="Times New Roman"/>
                <w:color w:val="000000"/>
              </w:rPr>
            </w:rPrChange>
          </w:rPr>
          <w:delText xml:space="preserve"> responsável por centralizar as operações do </w:delText>
        </w:r>
        <w:r w:rsidDel="00B54527">
          <w:rPr>
            <w:rFonts w:ascii="Times New Roman" w:hAnsi="Times New Roman"/>
            <w:color w:val="FF0000"/>
          </w:rPr>
          <w:delText>framework</w:delText>
        </w:r>
      </w:del>
      <w:ins w:id="4434" w:author="MARCELO PEREIRA" w:date="2009-05-19T15:28:00Z">
        <w:del w:id="4435" w:author="MARCELO" w:date="2009-06-07T20:04:00Z">
          <w:r w:rsidDel="00B54527">
            <w:rPr>
              <w:rFonts w:ascii="Times New Roman" w:hAnsi="Times New Roman"/>
              <w:color w:val="000000"/>
            </w:rPr>
            <w:delText>sistema</w:delText>
          </w:r>
        </w:del>
      </w:ins>
      <w:del w:id="4436" w:author="MARCELO" w:date="2009-06-07T20:04:00Z">
        <w:r w:rsidDel="00B54527">
          <w:rPr>
            <w:rFonts w:ascii="Times New Roman" w:hAnsi="Times New Roman"/>
            <w:color w:val="000000"/>
            <w:rPrChange w:id="4437" w:author="MARCELO PEREIRA" w:date="2009-05-28T17:35:00Z">
              <w:rPr>
                <w:rFonts w:ascii="Times New Roman" w:hAnsi="Times New Roman"/>
                <w:color w:val="000000"/>
              </w:rPr>
            </w:rPrChange>
          </w:rPr>
          <w:delText xml:space="preserve"> para o acesso das unidades gráficas. </w:delText>
        </w:r>
        <w:r w:rsidDel="00B54527">
          <w:rPr>
            <w:rFonts w:ascii="Times New Roman" w:hAnsi="Times New Roman"/>
            <w:color w:val="FF0000"/>
          </w:rPr>
          <w:delText xml:space="preserve"> </w:delText>
        </w:r>
        <w:r w:rsidDel="00B54527">
          <w:rPr>
            <w:rFonts w:ascii="Times New Roman" w:hAnsi="Times New Roman"/>
            <w:color w:val="000000"/>
            <w:rPrChange w:id="4438" w:author="MARCELO PEREIRA" w:date="2009-05-28T17:35:00Z">
              <w:rPr>
                <w:rFonts w:ascii="Times New Roman" w:hAnsi="Times New Roman"/>
                <w:color w:val="000000"/>
              </w:rPr>
            </w:rPrChange>
          </w:rPr>
          <w:delText xml:space="preserve">A fachada </w:delText>
        </w:r>
        <w:r w:rsidDel="00B54527">
          <w:rPr>
            <w:rFonts w:ascii="Times New Roman" w:hAnsi="Times New Roman"/>
            <w:color w:val="FF0000"/>
          </w:rPr>
          <w:delText>será</w:delText>
        </w:r>
      </w:del>
      <w:ins w:id="4439" w:author="MARCELO PEREIRA" w:date="2009-05-28T17:35:00Z">
        <w:del w:id="4440" w:author="MARCELO" w:date="2009-06-07T20:04:00Z">
          <w:r w:rsidDel="00B54527">
            <w:rPr>
              <w:rFonts w:ascii="Times New Roman" w:hAnsi="Times New Roman"/>
              <w:color w:val="000000"/>
            </w:rPr>
            <w:delText>consiste em</w:delText>
          </w:r>
        </w:del>
      </w:ins>
      <w:del w:id="4441" w:author="MARCELO" w:date="2009-06-07T20:04:00Z">
        <w:r w:rsidDel="00B54527">
          <w:rPr>
            <w:rFonts w:ascii="Times New Roman" w:hAnsi="Times New Roman"/>
            <w:color w:val="000000"/>
            <w:rPrChange w:id="4442" w:author="MARCELO PEREIRA" w:date="2009-05-28T17:35:00Z">
              <w:rPr>
                <w:rFonts w:ascii="Times New Roman" w:hAnsi="Times New Roman"/>
                <w:color w:val="000000"/>
              </w:rPr>
            </w:rPrChange>
          </w:rPr>
          <w:delText xml:space="preserve"> um componente </w:delText>
        </w:r>
        <w:r w:rsidDel="00B54527">
          <w:rPr>
            <w:rFonts w:ascii="Times New Roman" w:hAnsi="Times New Roman"/>
            <w:i/>
            <w:iCs/>
            <w:color w:val="000000"/>
            <w:rPrChange w:id="4443" w:author="MARCELO PEREIRA" w:date="2009-05-28T17:35:00Z">
              <w:rPr>
                <w:rFonts w:ascii="Times New Roman" w:hAnsi="Times New Roman"/>
                <w:i/>
                <w:iCs/>
                <w:color w:val="000000"/>
              </w:rPr>
            </w:rPrChange>
          </w:rPr>
          <w:delText>Singleton</w:delText>
        </w:r>
        <w:r w:rsidDel="00B54527">
          <w:rPr>
            <w:rFonts w:ascii="Times New Roman" w:hAnsi="Times New Roman"/>
            <w:color w:val="000000"/>
            <w:rPrChange w:id="4444" w:author="MARCELO PEREIRA" w:date="2009-05-28T17:35:00Z">
              <w:rPr>
                <w:rFonts w:ascii="Times New Roman" w:hAnsi="Times New Roman"/>
                <w:color w:val="000000"/>
              </w:rPr>
            </w:rPrChange>
          </w:rPr>
          <w:delText xml:space="preserve"> (padrão de projeto explicado na seção 2.2) para que não seja instanciada mais de uma vez.</w:delText>
        </w:r>
      </w:del>
    </w:p>
    <w:p w:rsidR="00FB039E" w:rsidDel="00326531" w:rsidRDefault="00FB039E" w:rsidP="00EB36D3">
      <w:pPr>
        <w:spacing w:line="360" w:lineRule="auto"/>
        <w:jc w:val="both"/>
        <w:rPr>
          <w:del w:id="4445" w:author="MARCELO" w:date="2009-05-31T16:41:00Z"/>
          <w:rFonts w:ascii="Times New Roman" w:hAnsi="Times New Roman"/>
        </w:rPr>
        <w:pPrChange w:id="4446" w:author="MARCELO" w:date="2009-06-07T15:32:00Z">
          <w:pPr>
            <w:pBdr>
              <w:bottom w:val="single" w:sz="4" w:space="1" w:color="000000"/>
            </w:pBdr>
            <w:spacing w:line="360" w:lineRule="auto"/>
            <w:jc w:val="both"/>
          </w:pPr>
        </w:pPrChange>
      </w:pPr>
      <w:del w:id="4447" w:author="MARCELO" w:date="2009-06-07T20:04:00Z">
        <w:r w:rsidDel="00B54527">
          <w:rPr>
            <w:rFonts w:ascii="Times New Roman" w:hAnsi="Times New Roman"/>
            <w:color w:val="000000"/>
            <w:rPrChange w:id="4448" w:author="MARCELO PEREIRA" w:date="2009-05-28T17:35:00Z">
              <w:rPr>
                <w:rFonts w:ascii="Times New Roman" w:hAnsi="Times New Roman"/>
                <w:color w:val="000000"/>
              </w:rPr>
            </w:rPrChange>
          </w:rPr>
          <w:tab/>
        </w:r>
        <w:r w:rsidDel="00B54527">
          <w:rPr>
            <w:rFonts w:ascii="Times New Roman" w:hAnsi="Times New Roman"/>
            <w:color w:val="FF0000"/>
            <w:shd w:val="clear" w:color="auto" w:fill="FFFF00"/>
          </w:rPr>
          <w:delText>Acima da fachada</w:delText>
        </w:r>
      </w:del>
      <w:ins w:id="4449" w:author="MARCELO PEREIRA" w:date="2009-05-19T15:28:00Z">
        <w:del w:id="4450" w:author="MARCELO" w:date="2009-06-07T20:04:00Z">
          <w:r w:rsidDel="00B54527">
            <w:rPr>
              <w:rFonts w:ascii="Times New Roman" w:hAnsi="Times New Roman"/>
              <w:color w:val="000000"/>
            </w:rPr>
            <w:delText>Na camada superior</w:delText>
          </w:r>
        </w:del>
      </w:ins>
      <w:ins w:id="4451" w:author="MARCELO PEREIRA" w:date="2009-05-28T17:35:00Z">
        <w:del w:id="4452" w:author="MARCELO" w:date="2009-06-07T20:04:00Z">
          <w:r w:rsidDel="00B54527">
            <w:rPr>
              <w:rFonts w:ascii="Times New Roman" w:hAnsi="Times New Roman"/>
              <w:color w:val="000000"/>
            </w:rPr>
            <w:delText>,</w:delText>
          </w:r>
        </w:del>
      </w:ins>
      <w:del w:id="4453" w:author="MARCELO" w:date="2009-06-07T20:04:00Z">
        <w:r w:rsidDel="00B54527">
          <w:rPr>
            <w:rFonts w:ascii="Times New Roman" w:hAnsi="Times New Roman"/>
            <w:color w:val="000000"/>
            <w:rPrChange w:id="4454" w:author="MARCELO PEREIRA" w:date="2009-05-28T17:35:00Z">
              <w:rPr>
                <w:rFonts w:ascii="Times New Roman" w:hAnsi="Times New Roman"/>
                <w:color w:val="000000"/>
              </w:rPr>
            </w:rPrChange>
          </w:rPr>
          <w:delText xml:space="preserve"> foi criada a GUI (</w:delText>
        </w:r>
        <w:r w:rsidDel="00B54527">
          <w:rPr>
            <w:rFonts w:ascii="Times New Roman" w:hAnsi="Times New Roman"/>
            <w:i/>
            <w:iCs/>
            <w:color w:val="000000"/>
            <w:rPrChange w:id="4455" w:author="MARCELO PEREIRA" w:date="2009-05-28T17:35:00Z">
              <w:rPr>
                <w:rFonts w:ascii="Times New Roman" w:hAnsi="Times New Roman"/>
                <w:i/>
                <w:iCs/>
                <w:color w:val="000000"/>
              </w:rPr>
            </w:rPrChange>
          </w:rPr>
          <w:delText>Graphical User Interface)</w:delText>
        </w:r>
        <w:r w:rsidDel="00B54527">
          <w:rPr>
            <w:rFonts w:ascii="Times New Roman" w:hAnsi="Times New Roman"/>
            <w:color w:val="000000"/>
            <w:rPrChange w:id="4456" w:author="MARCELO PEREIRA" w:date="2009-05-28T17:35:00Z">
              <w:rPr>
                <w:rFonts w:ascii="Times New Roman" w:hAnsi="Times New Roman"/>
                <w:color w:val="000000"/>
              </w:rPr>
            </w:rPrChange>
          </w:rPr>
          <w:delText xml:space="preserve"> que tornará visivelmente atrativas as funcionalidades do sistema. O usuário poderá utilizar tabelas, janelas, botões e outros recursos gráficos para </w:delText>
        </w:r>
        <w:r w:rsidDel="00B54527">
          <w:rPr>
            <w:rFonts w:ascii="Times New Roman" w:hAnsi="Times New Roman"/>
            <w:color w:val="FF0000"/>
          </w:rPr>
          <w:delText>tornar</w:delText>
        </w:r>
      </w:del>
      <w:ins w:id="4457" w:author="MARCELO PEREIRA" w:date="2009-05-19T15:29:00Z">
        <w:del w:id="4458" w:author="MARCELO" w:date="2009-06-07T20:04:00Z">
          <w:r w:rsidDel="00B54527">
            <w:rPr>
              <w:rFonts w:ascii="Times New Roman" w:hAnsi="Times New Roman"/>
              <w:color w:val="000000"/>
            </w:rPr>
            <w:delText>atingir</w:delText>
          </w:r>
        </w:del>
      </w:ins>
      <w:del w:id="4459" w:author="MARCELO" w:date="2009-06-07T20:04:00Z">
        <w:r w:rsidDel="00B54527">
          <w:rPr>
            <w:rFonts w:ascii="Times New Roman" w:hAnsi="Times New Roman"/>
            <w:color w:val="000000"/>
            <w:rPrChange w:id="4460" w:author="MARCELO PEREIRA" w:date="2009-05-28T17:35:00Z">
              <w:rPr>
                <w:rFonts w:ascii="Times New Roman" w:hAnsi="Times New Roman"/>
                <w:color w:val="000000"/>
              </w:rPr>
            </w:rPrChange>
          </w:rPr>
          <w:delText xml:space="preserve"> mais f</w:delText>
        </w:r>
        <w:r w:rsidDel="00B54527">
          <w:rPr>
            <w:rFonts w:ascii="Times New Roman" w:hAnsi="Times New Roman"/>
            <w:color w:val="FF0000"/>
          </w:rPr>
          <w:delText>áci</w:delText>
        </w:r>
      </w:del>
      <w:ins w:id="4461" w:author="MARCELO PEREIRA" w:date="2009-05-19T15:29:00Z">
        <w:del w:id="4462" w:author="MARCELO" w:date="2009-06-07T20:04:00Z">
          <w:r w:rsidDel="00B54527">
            <w:rPr>
              <w:rFonts w:ascii="Times New Roman" w:hAnsi="Times New Roman"/>
              <w:color w:val="000000"/>
            </w:rPr>
            <w:delText>acilmente seus objetivos</w:delText>
          </w:r>
        </w:del>
      </w:ins>
      <w:del w:id="4463" w:author="MARCELO" w:date="2009-06-07T20:04:00Z">
        <w:r w:rsidDel="00B54527">
          <w:rPr>
            <w:rFonts w:ascii="Times New Roman" w:hAnsi="Times New Roman"/>
            <w:color w:val="FF0000"/>
          </w:rPr>
          <w:delText>l a utilização do produto</w:delText>
        </w:r>
        <w:r w:rsidDel="00B54527">
          <w:rPr>
            <w:rFonts w:ascii="Times New Roman" w:hAnsi="Times New Roman"/>
            <w:color w:val="000000"/>
            <w:rPrChange w:id="4464" w:author="MARCELO PEREIRA" w:date="2009-05-28T17:35:00Z">
              <w:rPr>
                <w:rFonts w:ascii="Times New Roman" w:hAnsi="Times New Roman"/>
                <w:color w:val="000000"/>
              </w:rPr>
            </w:rPrChange>
          </w:rPr>
          <w:delText xml:space="preserve">. A GUI poderá ser modificada sem a necessidade de alteração na parte lógica do código, visto que o sistema está organizado em camadas de acordo com </w:delText>
        </w:r>
        <w:r w:rsidDel="00B54527">
          <w:rPr>
            <w:rFonts w:ascii="Times New Roman" w:hAnsi="Times New Roman"/>
            <w:color w:val="FF0000"/>
          </w:rPr>
          <w:delText xml:space="preserve">os principais </w:delText>
        </w:r>
        <w:r w:rsidDel="00B54527">
          <w:rPr>
            <w:rFonts w:ascii="Times New Roman" w:hAnsi="Times New Roman"/>
            <w:color w:val="000000"/>
            <w:rPrChange w:id="4465" w:author="MARCELO PEREIRA" w:date="2009-05-28T17:35:00Z">
              <w:rPr>
                <w:rFonts w:ascii="Times New Roman" w:hAnsi="Times New Roman"/>
                <w:color w:val="000000"/>
              </w:rPr>
            </w:rPrChange>
          </w:rPr>
          <w:delText>padr</w:delText>
        </w:r>
        <w:r w:rsidDel="00B54527">
          <w:rPr>
            <w:rFonts w:ascii="Times New Roman" w:hAnsi="Times New Roman"/>
            <w:color w:val="FF0000"/>
          </w:rPr>
          <w:delText>ões</w:delText>
        </w:r>
      </w:del>
      <w:ins w:id="4466" w:author="MARCELO PEREIRA" w:date="2009-05-19T15:32:00Z">
        <w:del w:id="4467" w:author="MARCELO" w:date="2009-06-07T20:04:00Z">
          <w:r w:rsidDel="00B54527">
            <w:rPr>
              <w:rFonts w:ascii="Times New Roman" w:hAnsi="Times New Roman"/>
              <w:color w:val="000000"/>
            </w:rPr>
            <w:delText>ão</w:delText>
          </w:r>
        </w:del>
      </w:ins>
      <w:del w:id="4468" w:author="MARCELO" w:date="2009-06-07T20:04:00Z">
        <w:r w:rsidDel="00B54527">
          <w:rPr>
            <w:rFonts w:ascii="Times New Roman" w:hAnsi="Times New Roman"/>
            <w:color w:val="000000"/>
            <w:rPrChange w:id="4469" w:author="MARCELO PEREIRA" w:date="2009-05-28T17:35:00Z">
              <w:rPr>
                <w:rFonts w:ascii="Times New Roman" w:hAnsi="Times New Roman"/>
                <w:color w:val="000000"/>
              </w:rPr>
            </w:rPrChange>
          </w:rPr>
          <w:delText xml:space="preserve"> </w:delText>
        </w:r>
      </w:del>
      <w:ins w:id="4470" w:author="MARCELO PEREIRA" w:date="2009-05-19T15:32:00Z">
        <w:del w:id="4471" w:author="MARCELO" w:date="2009-06-07T20:04:00Z">
          <w:r w:rsidDel="00B54527">
            <w:rPr>
              <w:rFonts w:ascii="Times New Roman" w:hAnsi="Times New Roman"/>
              <w:color w:val="000000"/>
            </w:rPr>
            <w:delText xml:space="preserve">de camadas </w:delText>
          </w:r>
        </w:del>
      </w:ins>
      <w:del w:id="4472" w:author="MARCELO" w:date="2009-06-07T20:04:00Z">
        <w:r w:rsidDel="00B54527">
          <w:rPr>
            <w:rFonts w:ascii="Times New Roman" w:hAnsi="Times New Roman"/>
            <w:color w:val="000000"/>
            <w:rPrChange w:id="4473" w:author="MARCELO PEREIRA" w:date="2009-05-28T17:35:00Z">
              <w:rPr>
                <w:rFonts w:ascii="Times New Roman" w:hAnsi="Times New Roman"/>
                <w:color w:val="000000"/>
              </w:rPr>
            </w:rPrChange>
          </w:rPr>
          <w:delText>de engenharia de software [</w:delText>
        </w:r>
        <w:r w:rsidDel="00B54527">
          <w:rPr>
            <w:rFonts w:ascii="Times New Roman" w:hAnsi="Times New Roman"/>
            <w:color w:val="FF0000"/>
          </w:rPr>
          <w:delText>REF</w:delText>
        </w:r>
      </w:del>
      <w:ins w:id="4474" w:author="MARCELO PEREIRA" w:date="2009-05-19T15:32:00Z">
        <w:del w:id="4475" w:author="MARCELO" w:date="2009-06-07T20:04:00Z">
          <w:r w:rsidDel="00B54527">
            <w:rPr>
              <w:rFonts w:ascii="Times New Roman" w:hAnsi="Times New Roman"/>
              <w:color w:val="000000"/>
            </w:rPr>
            <w:delText>44</w:delText>
          </w:r>
        </w:del>
      </w:ins>
      <w:del w:id="4476" w:author="MARCELO" w:date="2009-06-07T20:04:00Z">
        <w:r w:rsidDel="00B54527">
          <w:rPr>
            <w:rFonts w:ascii="Times New Roman" w:hAnsi="Times New Roman"/>
            <w:color w:val="000000"/>
            <w:rPrChange w:id="4477" w:author="MARCELO PEREIRA" w:date="2009-05-28T17:35:00Z">
              <w:rPr>
                <w:rFonts w:ascii="Times New Roman" w:hAnsi="Times New Roman"/>
                <w:color w:val="000000"/>
              </w:rPr>
            </w:rPrChange>
          </w:rPr>
          <w:delText>]</w:delText>
        </w:r>
        <w:r w:rsidDel="00B54527">
          <w:rPr>
            <w:rFonts w:ascii="Times New Roman" w:hAnsi="Times New Roman"/>
            <w:color w:val="FF0000"/>
          </w:rPr>
          <w:delText>, [REF]</w:delText>
        </w:r>
        <w:r w:rsidDel="00B54527">
          <w:rPr>
            <w:rFonts w:ascii="Times New Roman" w:hAnsi="Times New Roman"/>
            <w:color w:val="000000"/>
            <w:rPrChange w:id="4478" w:author="MARCELO PEREIRA" w:date="2009-05-28T17:35:00Z">
              <w:rPr>
                <w:rFonts w:ascii="Times New Roman" w:hAnsi="Times New Roman"/>
                <w:color w:val="000000"/>
              </w:rPr>
            </w:rPrChange>
          </w:rPr>
          <w:delText>.</w:delText>
        </w:r>
      </w:del>
    </w:p>
    <w:p w:rsidR="00FB039E" w:rsidDel="00B54527" w:rsidRDefault="00FB039E" w:rsidP="00EB36D3">
      <w:pPr>
        <w:spacing w:line="360" w:lineRule="auto"/>
        <w:jc w:val="both"/>
        <w:rPr>
          <w:del w:id="4479" w:author="MARCELO" w:date="2009-06-07T20:04:00Z"/>
          <w:rFonts w:ascii="Times New Roman" w:hAnsi="Times New Roman"/>
        </w:rPr>
        <w:pPrChange w:id="4480" w:author="MARCELO" w:date="2009-06-07T15:32:00Z">
          <w:pPr>
            <w:pBdr>
              <w:bottom w:val="single" w:sz="4" w:space="1" w:color="000000"/>
            </w:pBdr>
            <w:spacing w:line="360" w:lineRule="auto"/>
            <w:jc w:val="both"/>
          </w:pPr>
        </w:pPrChange>
      </w:pPr>
    </w:p>
    <w:p w:rsidR="00FB039E" w:rsidDel="00477E42" w:rsidRDefault="00FB039E" w:rsidP="00EB36D3">
      <w:pPr>
        <w:spacing w:line="360" w:lineRule="auto"/>
        <w:jc w:val="both"/>
        <w:rPr>
          <w:del w:id="4481" w:author="MARCELO" w:date="2009-06-08T23:28:00Z"/>
          <w:rFonts w:ascii="Times New Roman" w:hAnsi="Times New Roman"/>
        </w:rPr>
        <w:pPrChange w:id="4482" w:author="MARCELO" w:date="2009-06-07T15:32:00Z">
          <w:pPr>
            <w:pBdr>
              <w:bottom w:val="single" w:sz="4" w:space="1" w:color="000000"/>
            </w:pBdr>
            <w:spacing w:line="360" w:lineRule="auto"/>
            <w:jc w:val="both"/>
          </w:pPr>
        </w:pPrChange>
      </w:pPr>
    </w:p>
    <w:p w:rsidR="00FB039E" w:rsidDel="00DC3B7A" w:rsidRDefault="00FB039E" w:rsidP="00EB36D3">
      <w:pPr>
        <w:spacing w:line="360" w:lineRule="auto"/>
        <w:jc w:val="both"/>
        <w:rPr>
          <w:del w:id="4483" w:author="MARCELO" w:date="2009-06-20T15:14:00Z"/>
          <w:rFonts w:ascii="Times New Roman" w:hAnsi="Times New Roman"/>
        </w:rPr>
        <w:pPrChange w:id="4484" w:author="MARCELO" w:date="2009-06-07T15:32:00Z">
          <w:pPr>
            <w:pBdr>
              <w:bottom w:val="single" w:sz="4" w:space="1" w:color="000000"/>
            </w:pBdr>
            <w:spacing w:line="360" w:lineRule="auto"/>
            <w:jc w:val="both"/>
          </w:pPr>
        </w:pPrChange>
      </w:pPr>
    </w:p>
    <w:p w:rsidR="00FB039E" w:rsidRPr="00021B21" w:rsidRDefault="00FB039E" w:rsidP="00EB36D3">
      <w:pPr>
        <w:spacing w:line="360" w:lineRule="auto"/>
        <w:jc w:val="both"/>
        <w:rPr>
          <w:del w:id="4485" w:author="MARCELO PEREIRA" w:date="2009-05-20T14:09:00Z"/>
        </w:rPr>
        <w:pPrChange w:id="4486" w:author="MARCELO" w:date="2009-06-07T15:32:00Z">
          <w:pPr>
            <w:pBdr>
              <w:bottom w:val="single" w:sz="4" w:space="1" w:color="000000"/>
            </w:pBdr>
            <w:spacing w:line="360" w:lineRule="auto"/>
            <w:jc w:val="both"/>
          </w:pPr>
        </w:pPrChange>
      </w:pPr>
      <w:del w:id="4487" w:author="MARCELO PEREIRA" w:date="2009-05-28T17:35:00Z">
        <w:r w:rsidRPr="00021B21">
          <w:rPr>
            <w:rFonts w:ascii="Times New Roman" w:hAnsi="Times New Roman"/>
            <w:sz w:val="32"/>
            <w:szCs w:val="32"/>
            <w:rPrChange w:id="4488" w:author="MARCELO" w:date="2009-06-07T23:49:00Z">
              <w:rPr>
                <w:rFonts w:ascii="Times New Roman" w:hAnsi="Times New Roman"/>
                <w:color w:val="FF0000"/>
                <w:sz w:val="32"/>
                <w:szCs w:val="32"/>
              </w:rPr>
            </w:rPrChange>
          </w:rPr>
          <w:tab/>
        </w:r>
        <w:r w:rsidRPr="00021B21">
          <w:rPr>
            <w:rFonts w:ascii="Times New Roman" w:hAnsi="Times New Roman"/>
            <w:b/>
            <w:bCs/>
            <w:rPrChange w:id="4489" w:author="MARCELO" w:date="2009-06-07T23:49:00Z">
              <w:rPr>
                <w:rFonts w:ascii="Times New Roman" w:hAnsi="Times New Roman"/>
                <w:b/>
                <w:bCs/>
                <w:color w:val="FF0000"/>
              </w:rPr>
            </w:rPrChange>
          </w:rPr>
          <w:delText>3</w:delText>
        </w:r>
      </w:del>
      <w:ins w:id="4490" w:author="MARCELO PEREIRA" w:date="2009-05-28T17:35:00Z">
        <w:r w:rsidRPr="00021B21">
          <w:rPr>
            <w:rFonts w:ascii="Times New Roman" w:hAnsi="Times New Roman"/>
            <w:b/>
            <w:bCs/>
            <w:sz w:val="32"/>
            <w:szCs w:val="32"/>
            <w:rPrChange w:id="4491" w:author="MARCELO" w:date="2009-06-07T23:49:00Z">
              <w:rPr>
                <w:rFonts w:ascii="Times New Roman" w:hAnsi="Times New Roman"/>
                <w:b/>
                <w:bCs/>
                <w:color w:val="FF0000"/>
                <w:sz w:val="32"/>
                <w:szCs w:val="32"/>
              </w:rPr>
            </w:rPrChange>
          </w:rPr>
          <w:t>3</w:t>
        </w:r>
      </w:ins>
      <w:r w:rsidRPr="00021B21">
        <w:rPr>
          <w:rFonts w:ascii="Times New Roman" w:hAnsi="Times New Roman"/>
          <w:b/>
          <w:bCs/>
          <w:sz w:val="32"/>
          <w:szCs w:val="32"/>
          <w:rPrChange w:id="4492" w:author="MARCELO" w:date="2009-06-07T23:49:00Z">
            <w:rPr>
              <w:rFonts w:ascii="Times New Roman" w:hAnsi="Times New Roman"/>
              <w:b/>
              <w:bCs/>
              <w:color w:val="FF0000"/>
              <w:sz w:val="32"/>
              <w:szCs w:val="32"/>
            </w:rPr>
          </w:rPrChange>
        </w:rPr>
        <w:t>.4 Comparativo</w:t>
      </w:r>
    </w:p>
    <w:p w:rsidR="00FB039E" w:rsidRPr="00021B21" w:rsidRDefault="00FB039E" w:rsidP="00EB36D3">
      <w:pPr>
        <w:spacing w:line="360" w:lineRule="auto"/>
        <w:jc w:val="both"/>
        <w:rPr>
          <w:ins w:id="4493" w:author="MARCELO PEREIRA" w:date="2009-05-19T15:33:00Z"/>
        </w:rPr>
        <w:pPrChange w:id="4494" w:author="MARCELO" w:date="2009-06-07T15:32:00Z">
          <w:pPr>
            <w:pBdr>
              <w:bottom w:val="single" w:sz="4" w:space="1" w:color="000000"/>
            </w:pBdr>
            <w:spacing w:line="360" w:lineRule="auto"/>
            <w:jc w:val="both"/>
          </w:pPr>
        </w:pPrChange>
      </w:pPr>
      <w:del w:id="4495" w:author="MARCELO PEREIRA" w:date="2009-05-20T14:09:00Z">
        <w:r w:rsidRPr="00021B21">
          <w:rPr>
            <w:rFonts w:ascii="Times New Roman" w:hAnsi="Times New Roman"/>
            <w:b/>
            <w:bCs/>
            <w:rPrChange w:id="4496" w:author="MARCELO" w:date="2009-06-07T23:49:00Z">
              <w:rPr>
                <w:rFonts w:ascii="Times New Roman" w:hAnsi="Times New Roman"/>
                <w:b/>
                <w:bCs/>
                <w:color w:val="000000"/>
              </w:rPr>
            </w:rPrChange>
          </w:rPr>
          <w:delText>(Como estas funcionalidades foram levantadas? Pq apenas estas e pq não outras? Vc deve responder estas perguntas no texto pq caso contrário, a banca vai lhe perguntar. Vc deve dizer que algumas funcionalidades foram obtidas a partir do estudo feito sobre o estado da arte X (ferramentas de ES) e sobre o estado a arte Y (ambientes de desenvolvimento de BD), acarretando na identificação de um conjunto básico de funcionalidades propostas neste documento.)</w:delText>
        </w:r>
      </w:del>
    </w:p>
    <w:p w:rsidR="00FB039E" w:rsidRPr="00021B21" w:rsidRDefault="00FB039E" w:rsidP="00EB36D3">
      <w:pPr>
        <w:spacing w:line="360" w:lineRule="auto"/>
        <w:jc w:val="both"/>
        <w:rPr>
          <w:ins w:id="4497" w:author="MARCELO PEREIRA" w:date="2009-05-19T15:33:00Z"/>
          <w:rFonts w:ascii="Times New Roman" w:hAnsi="Times New Roman"/>
          <w:rPrChange w:id="4498" w:author="MARCELO" w:date="2009-06-07T23:49:00Z">
            <w:rPr>
              <w:ins w:id="4499" w:author="MARCELO PEREIRA" w:date="2009-05-19T15:33:00Z"/>
              <w:rFonts w:ascii="Times New Roman" w:hAnsi="Times New Roman"/>
              <w:color w:val="FF0000"/>
            </w:rPr>
          </w:rPrChange>
        </w:rPr>
        <w:pPrChange w:id="4500" w:author="MARCELO" w:date="2009-06-07T15:32:00Z">
          <w:pPr>
            <w:pBdr>
              <w:bottom w:val="single" w:sz="4" w:space="1" w:color="000000"/>
            </w:pBdr>
            <w:spacing w:line="360" w:lineRule="auto"/>
            <w:jc w:val="both"/>
          </w:pPr>
        </w:pPrChange>
      </w:pPr>
      <w:ins w:id="4501" w:author="MARCELO PEREIRA" w:date="2009-05-19T15:33:00Z">
        <w:r w:rsidRPr="00021B21">
          <w:rPr>
            <w:rFonts w:ascii="Times New Roman" w:hAnsi="Times New Roman"/>
            <w:rPrChange w:id="4502" w:author="MARCELO" w:date="2009-06-07T23:49:00Z">
              <w:rPr>
                <w:rFonts w:ascii="Times New Roman" w:hAnsi="Times New Roman"/>
                <w:color w:val="FF0000"/>
              </w:rPr>
            </w:rPrChange>
          </w:rPr>
          <w:tab/>
        </w:r>
      </w:ins>
    </w:p>
    <w:p w:rsidR="00FB039E" w:rsidRPr="00021B21" w:rsidRDefault="00FB039E" w:rsidP="00EB36D3">
      <w:pPr>
        <w:spacing w:line="360" w:lineRule="auto"/>
        <w:jc w:val="both"/>
        <w:pPrChange w:id="4503" w:author="MARCELO" w:date="2009-06-07T15:32:00Z">
          <w:pPr>
            <w:pBdr>
              <w:bottom w:val="single" w:sz="4" w:space="1" w:color="000000"/>
            </w:pBdr>
            <w:spacing w:line="360" w:lineRule="auto"/>
            <w:jc w:val="both"/>
          </w:pPr>
        </w:pPrChange>
      </w:pPr>
      <w:ins w:id="4504" w:author="MARCELO PEREIRA" w:date="2009-05-19T15:33:00Z">
        <w:r w:rsidRPr="00021B21">
          <w:rPr>
            <w:rFonts w:ascii="Times New Roman" w:hAnsi="Times New Roman"/>
            <w:rPrChange w:id="4505" w:author="MARCELO" w:date="2009-06-07T23:49:00Z">
              <w:rPr>
                <w:rFonts w:ascii="Times New Roman" w:hAnsi="Times New Roman"/>
                <w:color w:val="FF0000"/>
              </w:rPr>
            </w:rPrChange>
          </w:rPr>
          <w:tab/>
          <w:t xml:space="preserve">Esta seção exibe um comparativo entre os </w:t>
        </w:r>
        <w:del w:id="4506" w:author="MARCELO" w:date="2009-06-07T23:51:00Z">
          <w:r w:rsidRPr="00021B21" w:rsidDel="00021B21">
            <w:rPr>
              <w:rFonts w:ascii="Times New Roman" w:hAnsi="Times New Roman"/>
              <w:rPrChange w:id="4507" w:author="MARCELO" w:date="2009-06-07T23:49:00Z">
                <w:rPr>
                  <w:rFonts w:ascii="Times New Roman" w:hAnsi="Times New Roman"/>
                  <w:color w:val="FF0000"/>
                </w:rPr>
              </w:rPrChange>
            </w:rPr>
            <w:delText xml:space="preserve">principais </w:delText>
          </w:r>
        </w:del>
        <w:r w:rsidRPr="00021B21">
          <w:rPr>
            <w:rFonts w:ascii="Times New Roman" w:hAnsi="Times New Roman"/>
            <w:rPrChange w:id="4508" w:author="MARCELO" w:date="2009-06-07T23:49:00Z">
              <w:rPr>
                <w:rFonts w:ascii="Times New Roman" w:hAnsi="Times New Roman"/>
                <w:color w:val="FF0000"/>
              </w:rPr>
            </w:rPrChange>
          </w:rPr>
          <w:t>trabalhos correlatos</w:t>
        </w:r>
      </w:ins>
      <w:ins w:id="4509" w:author="MARCELO" w:date="2009-06-08T00:00:00Z">
        <w:r w:rsidR="00AF21C8">
          <w:rPr>
            <w:rFonts w:ascii="Times New Roman" w:hAnsi="Times New Roman"/>
          </w:rPr>
          <w:t>,</w:t>
        </w:r>
      </w:ins>
      <w:ins w:id="4510" w:author="MARCELO PEREIRA" w:date="2009-05-19T15:33:00Z">
        <w:r w:rsidRPr="00021B21">
          <w:rPr>
            <w:rFonts w:ascii="Times New Roman" w:hAnsi="Times New Roman"/>
            <w:rPrChange w:id="4511" w:author="MARCELO" w:date="2009-06-07T23:49:00Z">
              <w:rPr>
                <w:rFonts w:ascii="Times New Roman" w:hAnsi="Times New Roman"/>
                <w:color w:val="FF0000"/>
              </w:rPr>
            </w:rPrChange>
          </w:rPr>
          <w:t xml:space="preserve"> </w:t>
        </w:r>
        <w:del w:id="4512" w:author="MARCELO" w:date="2009-06-07T23:51:00Z">
          <w:r w:rsidRPr="00021B21" w:rsidDel="00021B21">
            <w:rPr>
              <w:rFonts w:ascii="Times New Roman" w:hAnsi="Times New Roman"/>
              <w:rPrChange w:id="4513" w:author="MARCELO" w:date="2009-06-07T23:49:00Z">
                <w:rPr>
                  <w:rFonts w:ascii="Times New Roman" w:hAnsi="Times New Roman"/>
                  <w:color w:val="FF0000"/>
                </w:rPr>
              </w:rPrChange>
            </w:rPr>
            <w:delText>encontrados</w:delText>
          </w:r>
        </w:del>
      </w:ins>
      <w:ins w:id="4514" w:author="MARCELO" w:date="2009-06-07T23:51:00Z">
        <w:r w:rsidR="00021B21">
          <w:rPr>
            <w:rFonts w:ascii="Times New Roman" w:hAnsi="Times New Roman"/>
          </w:rPr>
          <w:t>analisados</w:t>
        </w:r>
      </w:ins>
      <w:ins w:id="4515" w:author="MARCELO PEREIRA" w:date="2009-05-19T15:33:00Z">
        <w:r w:rsidRPr="00021B21">
          <w:rPr>
            <w:rFonts w:ascii="Times New Roman" w:hAnsi="Times New Roman"/>
            <w:rPrChange w:id="4516" w:author="MARCELO" w:date="2009-06-07T23:49:00Z">
              <w:rPr>
                <w:rFonts w:ascii="Times New Roman" w:hAnsi="Times New Roman"/>
                <w:color w:val="FF0000"/>
              </w:rPr>
            </w:rPrChange>
          </w:rPr>
          <w:t xml:space="preserve"> na </w:t>
        </w:r>
        <w:del w:id="4517" w:author="MARCELO" w:date="2009-06-20T15:16:00Z">
          <w:r w:rsidRPr="00021B21" w:rsidDel="00DC3B7A">
            <w:rPr>
              <w:rFonts w:ascii="Times New Roman" w:hAnsi="Times New Roman"/>
              <w:rPrChange w:id="4518" w:author="MARCELO" w:date="2009-06-07T23:49:00Z">
                <w:rPr>
                  <w:rFonts w:ascii="Times New Roman" w:hAnsi="Times New Roman"/>
                  <w:color w:val="FF0000"/>
                </w:rPr>
              </w:rPrChange>
            </w:rPr>
            <w:delText>pesquisa</w:delText>
          </w:r>
        </w:del>
      </w:ins>
      <w:ins w:id="4519" w:author="MARCELO" w:date="2009-06-20T15:16:00Z">
        <w:r w:rsidR="00DC3B7A">
          <w:rPr>
            <w:rFonts w:ascii="Times New Roman" w:hAnsi="Times New Roman"/>
          </w:rPr>
          <w:t>seção 2.5</w:t>
        </w:r>
      </w:ins>
      <w:ins w:id="4520" w:author="MARCELO PEREIRA" w:date="2009-05-19T15:33:00Z">
        <w:r w:rsidRPr="00021B21">
          <w:rPr>
            <w:rFonts w:ascii="Times New Roman" w:hAnsi="Times New Roman"/>
            <w:rPrChange w:id="4521" w:author="MARCELO" w:date="2009-06-07T23:49:00Z">
              <w:rPr>
                <w:rFonts w:ascii="Times New Roman" w:hAnsi="Times New Roman"/>
                <w:color w:val="FF0000"/>
              </w:rPr>
            </w:rPrChange>
          </w:rPr>
          <w:t xml:space="preserve"> </w:t>
        </w:r>
        <w:del w:id="4522" w:author="MARCELO" w:date="2009-06-07T23:53:00Z">
          <w:r w:rsidRPr="00021B21" w:rsidDel="00021B21">
            <w:rPr>
              <w:rFonts w:ascii="Times New Roman" w:hAnsi="Times New Roman"/>
              <w:rPrChange w:id="4523" w:author="MARCELO" w:date="2009-06-07T23:49:00Z">
                <w:rPr>
                  <w:rFonts w:ascii="Times New Roman" w:hAnsi="Times New Roman"/>
                  <w:color w:val="FF0000"/>
                </w:rPr>
              </w:rPrChange>
            </w:rPr>
            <w:delText>do</w:delText>
          </w:r>
        </w:del>
      </w:ins>
      <w:ins w:id="4524" w:author="MARCELO" w:date="2009-06-07T23:53:00Z">
        <w:r w:rsidR="00021B21">
          <w:rPr>
            <w:rFonts w:ascii="Times New Roman" w:hAnsi="Times New Roman"/>
          </w:rPr>
          <w:t>sobre o</w:t>
        </w:r>
      </w:ins>
      <w:ins w:id="4525" w:author="MARCELO PEREIRA" w:date="2009-05-19T15:33:00Z">
        <w:r w:rsidRPr="00021B21">
          <w:rPr>
            <w:rFonts w:ascii="Times New Roman" w:hAnsi="Times New Roman"/>
            <w:rPrChange w:id="4526" w:author="MARCELO" w:date="2009-06-07T23:49:00Z">
              <w:rPr>
                <w:rFonts w:ascii="Times New Roman" w:hAnsi="Times New Roman"/>
                <w:color w:val="FF0000"/>
              </w:rPr>
            </w:rPrChange>
          </w:rPr>
          <w:t xml:space="preserve"> estado da arte</w:t>
        </w:r>
      </w:ins>
      <w:ins w:id="4527" w:author="MARCELO" w:date="2009-06-08T00:00:00Z">
        <w:r w:rsidR="00AF21C8">
          <w:rPr>
            <w:rFonts w:ascii="Times New Roman" w:hAnsi="Times New Roman"/>
          </w:rPr>
          <w:t>,</w:t>
        </w:r>
      </w:ins>
      <w:ins w:id="4528" w:author="MARCELO PEREIRA" w:date="2009-05-19T15:33:00Z">
        <w:r w:rsidRPr="00021B21">
          <w:rPr>
            <w:rFonts w:ascii="Times New Roman" w:hAnsi="Times New Roman"/>
            <w:rPrChange w:id="4529" w:author="MARCELO" w:date="2009-06-07T23:49:00Z">
              <w:rPr>
                <w:rFonts w:ascii="Times New Roman" w:hAnsi="Times New Roman"/>
                <w:color w:val="FF0000"/>
              </w:rPr>
            </w:rPrChange>
          </w:rPr>
          <w:t xml:space="preserve"> e a ferramenta proposta por este trabalho. O </w:t>
        </w:r>
        <w:del w:id="4530" w:author="MARCELO" w:date="2009-06-07T23:52:00Z">
          <w:r w:rsidRPr="00021B21" w:rsidDel="00021B21">
            <w:rPr>
              <w:rFonts w:ascii="Times New Roman" w:hAnsi="Times New Roman"/>
              <w:rPrChange w:id="4531" w:author="MARCELO" w:date="2009-06-07T23:49:00Z">
                <w:rPr>
                  <w:rFonts w:ascii="Times New Roman" w:hAnsi="Times New Roman"/>
                  <w:color w:val="FF0000"/>
                </w:rPr>
              </w:rPrChange>
            </w:rPr>
            <w:delText xml:space="preserve">gráfico </w:delText>
          </w:r>
        </w:del>
      </w:ins>
      <w:ins w:id="4532" w:author="MARCELO" w:date="2009-06-07T23:52:00Z">
        <w:r w:rsidR="00021B21">
          <w:rPr>
            <w:rFonts w:ascii="Times New Roman" w:hAnsi="Times New Roman"/>
          </w:rPr>
          <w:t xml:space="preserve">quadro 3.1 </w:t>
        </w:r>
      </w:ins>
      <w:ins w:id="4533" w:author="MARCELO PEREIRA" w:date="2009-05-19T15:33:00Z">
        <w:del w:id="4534" w:author="MARCELO" w:date="2009-06-07T23:53:00Z">
          <w:r w:rsidRPr="00021B21" w:rsidDel="00021B21">
            <w:rPr>
              <w:rFonts w:ascii="Times New Roman" w:hAnsi="Times New Roman"/>
              <w:rPrChange w:id="4535" w:author="MARCELO" w:date="2009-06-07T23:49:00Z">
                <w:rPr>
                  <w:rFonts w:ascii="Times New Roman" w:hAnsi="Times New Roman"/>
                  <w:color w:val="FF0000"/>
                </w:rPr>
              </w:rPrChange>
            </w:rPr>
            <w:delText xml:space="preserve">compara </w:delText>
          </w:r>
        </w:del>
        <w:del w:id="4536" w:author="MARCELO" w:date="2009-06-07T23:52:00Z">
          <w:r w:rsidRPr="00021B21" w:rsidDel="00021B21">
            <w:rPr>
              <w:rFonts w:ascii="Times New Roman" w:hAnsi="Times New Roman"/>
              <w:rPrChange w:id="4537" w:author="MARCELO" w:date="2009-06-07T23:49:00Z">
                <w:rPr>
                  <w:rFonts w:ascii="Times New Roman" w:hAnsi="Times New Roman"/>
                  <w:color w:val="FF0000"/>
                </w:rPr>
              </w:rPrChange>
            </w:rPr>
            <w:delText>o</w:delText>
          </w:r>
        </w:del>
        <w:del w:id="4538" w:author="MARCELO" w:date="2009-06-07T23:53:00Z">
          <w:r w:rsidRPr="00021B21" w:rsidDel="00021B21">
            <w:rPr>
              <w:rFonts w:ascii="Times New Roman" w:hAnsi="Times New Roman"/>
              <w:rPrChange w:id="4539" w:author="MARCELO" w:date="2009-06-07T23:49:00Z">
                <w:rPr>
                  <w:rFonts w:ascii="Times New Roman" w:hAnsi="Times New Roman"/>
                  <w:color w:val="FF0000"/>
                </w:rPr>
              </w:rPrChange>
            </w:rPr>
            <w:delText xml:space="preserve">s diferentes </w:delText>
          </w:r>
        </w:del>
        <w:del w:id="4540" w:author="MARCELO" w:date="2009-06-07T23:52:00Z">
          <w:r w:rsidRPr="00021B21" w:rsidDel="00021B21">
            <w:rPr>
              <w:rFonts w:ascii="Times New Roman" w:hAnsi="Times New Roman"/>
              <w:rPrChange w:id="4541" w:author="MARCELO" w:date="2009-06-07T23:49:00Z">
                <w:rPr>
                  <w:rFonts w:ascii="Times New Roman" w:hAnsi="Times New Roman"/>
                  <w:color w:val="FF0000"/>
                </w:rPr>
              </w:rPrChange>
            </w:rPr>
            <w:delText>sistemas</w:delText>
          </w:r>
        </w:del>
        <w:del w:id="4542" w:author="MARCELO" w:date="2009-06-07T23:53:00Z">
          <w:r w:rsidRPr="00021B21" w:rsidDel="00021B21">
            <w:rPr>
              <w:rFonts w:ascii="Times New Roman" w:hAnsi="Times New Roman"/>
              <w:rPrChange w:id="4543" w:author="MARCELO" w:date="2009-06-07T23:49:00Z">
                <w:rPr>
                  <w:rFonts w:ascii="Times New Roman" w:hAnsi="Times New Roman"/>
                  <w:color w:val="FF0000"/>
                </w:rPr>
              </w:rPrChange>
            </w:rPr>
            <w:delText>,</w:delText>
          </w:r>
        </w:del>
      </w:ins>
      <w:ins w:id="4544" w:author="MARCELO" w:date="2009-06-07T23:53:00Z">
        <w:r w:rsidR="00021B21">
          <w:rPr>
            <w:rFonts w:ascii="Times New Roman" w:hAnsi="Times New Roman"/>
          </w:rPr>
          <w:t xml:space="preserve">exibe </w:t>
        </w:r>
      </w:ins>
      <w:ins w:id="4545" w:author="MARCELO" w:date="2009-06-20T15:16:00Z">
        <w:r w:rsidR="00DC3B7A">
          <w:rPr>
            <w:rFonts w:ascii="Times New Roman" w:hAnsi="Times New Roman"/>
          </w:rPr>
          <w:t>o resultado</w:t>
        </w:r>
      </w:ins>
      <w:ins w:id="4546" w:author="MARCELO" w:date="2009-06-07T23:53:00Z">
        <w:r w:rsidR="00021B21">
          <w:rPr>
            <w:rFonts w:ascii="Times New Roman" w:hAnsi="Times New Roman"/>
          </w:rPr>
          <w:t xml:space="preserve"> comparação</w:t>
        </w:r>
      </w:ins>
      <w:ins w:id="4547" w:author="MARCELO" w:date="2009-06-07T23:56:00Z">
        <w:r w:rsidR="00021B21">
          <w:rPr>
            <w:rFonts w:ascii="Times New Roman" w:hAnsi="Times New Roman"/>
          </w:rPr>
          <w:t xml:space="preserve"> feita</w:t>
        </w:r>
      </w:ins>
      <w:ins w:id="4548" w:author="MARCELO" w:date="2009-06-07T23:53:00Z">
        <w:r w:rsidR="00021B21">
          <w:rPr>
            <w:rFonts w:ascii="Times New Roman" w:hAnsi="Times New Roman"/>
          </w:rPr>
          <w:t>,</w:t>
        </w:r>
      </w:ins>
      <w:ins w:id="4549" w:author="MARCELO PEREIRA" w:date="2009-05-19T15:33:00Z">
        <w:r w:rsidRPr="00021B21">
          <w:rPr>
            <w:rFonts w:ascii="Times New Roman" w:hAnsi="Times New Roman"/>
            <w:rPrChange w:id="4550" w:author="MARCELO" w:date="2009-06-07T23:49:00Z">
              <w:rPr>
                <w:rFonts w:ascii="Times New Roman" w:hAnsi="Times New Roman"/>
                <w:color w:val="FF0000"/>
              </w:rPr>
            </w:rPrChange>
          </w:rPr>
          <w:t xml:space="preserve"> de acordo com as </w:t>
        </w:r>
        <w:del w:id="4551" w:author="MARCELO" w:date="2009-06-07T23:52:00Z">
          <w:r w:rsidRPr="00021B21" w:rsidDel="00021B21">
            <w:rPr>
              <w:rFonts w:ascii="Times New Roman" w:hAnsi="Times New Roman"/>
              <w:rPrChange w:id="4552" w:author="MARCELO" w:date="2009-06-07T23:49:00Z">
                <w:rPr>
                  <w:rFonts w:ascii="Times New Roman" w:hAnsi="Times New Roman"/>
                  <w:color w:val="FF0000"/>
                </w:rPr>
              </w:rPrChange>
            </w:rPr>
            <w:delText xml:space="preserve">principais </w:delText>
          </w:r>
        </w:del>
        <w:r w:rsidRPr="00021B21">
          <w:rPr>
            <w:rFonts w:ascii="Times New Roman" w:hAnsi="Times New Roman"/>
            <w:rPrChange w:id="4553" w:author="MARCELO" w:date="2009-06-07T23:49:00Z">
              <w:rPr>
                <w:rFonts w:ascii="Times New Roman" w:hAnsi="Times New Roman"/>
                <w:color w:val="FF0000"/>
              </w:rPr>
            </w:rPrChange>
          </w:rPr>
          <w:t xml:space="preserve">funcionalidades </w:t>
        </w:r>
      </w:ins>
      <w:ins w:id="4554" w:author="MARCELO" w:date="2009-06-07T23:56:00Z">
        <w:r w:rsidR="00021B21">
          <w:rPr>
            <w:rFonts w:ascii="Times New Roman" w:hAnsi="Times New Roman"/>
          </w:rPr>
          <w:t>mostradas na seção 3.3</w:t>
        </w:r>
      </w:ins>
      <w:ins w:id="4555" w:author="MARCELO PEREIRA" w:date="2009-05-19T15:33:00Z">
        <w:del w:id="4556" w:author="MARCELO" w:date="2009-06-07T23:56:00Z">
          <w:r w:rsidRPr="00021B21" w:rsidDel="00021B21">
            <w:rPr>
              <w:rFonts w:ascii="Times New Roman" w:hAnsi="Times New Roman"/>
              <w:rPrChange w:id="4557" w:author="MARCELO" w:date="2009-06-07T23:49:00Z">
                <w:rPr>
                  <w:rFonts w:ascii="Times New Roman" w:hAnsi="Times New Roman"/>
                  <w:color w:val="FF0000"/>
                </w:rPr>
              </w:rPrChange>
            </w:rPr>
            <w:delText xml:space="preserve">elicitadas pelo estudo, realizado por este trabalho, que buscou as necessidades pós-codificação como, a manutenção de código legado e adaptação de novos desenvolvedores à sistemas de banco de dados. </w:delText>
          </w:r>
        </w:del>
      </w:ins>
      <w:ins w:id="4558" w:author="MARCELO" w:date="2009-06-07T23:56:00Z">
        <w:r w:rsidR="00021B21">
          <w:rPr>
            <w:rFonts w:ascii="Times New Roman" w:hAnsi="Times New Roman"/>
          </w:rPr>
          <w:t>.</w:t>
        </w:r>
      </w:ins>
    </w:p>
    <w:p w:rsidR="00477E42" w:rsidRDefault="00FB039E" w:rsidP="00AF21C8">
      <w:pPr>
        <w:spacing w:line="360" w:lineRule="auto"/>
        <w:jc w:val="both"/>
        <w:rPr>
          <w:ins w:id="4559" w:author="MARCELO" w:date="2009-06-08T23:28:00Z"/>
          <w:rFonts w:ascii="Times New Roman" w:hAnsi="Times New Roman"/>
        </w:rPr>
        <w:pPrChange w:id="4560" w:author="MARCELO" w:date="2009-06-08T00:02:00Z">
          <w:pPr>
            <w:pBdr>
              <w:bottom w:val="single" w:sz="4" w:space="1" w:color="000000"/>
            </w:pBdr>
            <w:spacing w:line="360" w:lineRule="auto"/>
            <w:jc w:val="both"/>
          </w:pPr>
        </w:pPrChange>
      </w:pPr>
      <w:r>
        <w:rPr>
          <w:rFonts w:ascii="Times New Roman" w:hAnsi="Times New Roman"/>
          <w:color w:val="FF0000"/>
          <w:rPrChange w:id="4561" w:author="MARCELO PEREIRA" w:date="2009-05-20T15:12:00Z">
            <w:rPr>
              <w:rFonts w:ascii="Times New Roman" w:hAnsi="Times New Roman"/>
              <w:color w:val="FF0000"/>
            </w:rPr>
          </w:rPrChange>
        </w:rPr>
        <w:tab/>
      </w:r>
      <w:ins w:id="4562" w:author="MARCELO" w:date="2009-06-07T23:59:00Z">
        <w:r w:rsidR="00021B21">
          <w:rPr>
            <w:rFonts w:ascii="Times New Roman" w:hAnsi="Times New Roman"/>
          </w:rPr>
          <w:t xml:space="preserve">É possível notar que as funcionalidades </w:t>
        </w:r>
      </w:ins>
      <w:ins w:id="4563" w:author="MARCELO" w:date="2009-06-20T15:16:00Z">
        <w:r w:rsidR="00DC3B7A">
          <w:rPr>
            <w:rFonts w:ascii="Times New Roman" w:hAnsi="Times New Roman"/>
          </w:rPr>
          <w:t xml:space="preserve">listadas no quadro 3.1 </w:t>
        </w:r>
      </w:ins>
      <w:ins w:id="4564" w:author="MARCELO" w:date="2009-06-07T23:59:00Z">
        <w:r w:rsidR="00021B21">
          <w:rPr>
            <w:rFonts w:ascii="Times New Roman" w:hAnsi="Times New Roman"/>
          </w:rPr>
          <w:t xml:space="preserve">não estão presentes, reunidamente, nas diversas ferramentas </w:t>
        </w:r>
      </w:ins>
      <w:ins w:id="4565" w:author="MARCELO" w:date="2009-06-20T15:16:00Z">
        <w:r w:rsidR="00DC3B7A">
          <w:rPr>
            <w:rFonts w:ascii="Times New Roman" w:hAnsi="Times New Roman"/>
          </w:rPr>
          <w:t>analisadas</w:t>
        </w:r>
      </w:ins>
      <w:ins w:id="4566" w:author="MARCELO" w:date="2009-06-07T23:59:00Z">
        <w:r w:rsidR="00021B21">
          <w:rPr>
            <w:rFonts w:ascii="Times New Roman" w:hAnsi="Times New Roman"/>
          </w:rPr>
          <w:t xml:space="preserve">. O ClearSQL, por exemplo, possui apenas a exibição de métricas, </w:t>
        </w:r>
      </w:ins>
      <w:ins w:id="4567" w:author="MARCELO" w:date="2009-06-08T00:01:00Z">
        <w:r w:rsidR="00AF21C8">
          <w:rPr>
            <w:rFonts w:ascii="Times New Roman" w:hAnsi="Times New Roman"/>
          </w:rPr>
          <w:t xml:space="preserve">enquanto que </w:t>
        </w:r>
      </w:ins>
      <w:ins w:id="4568" w:author="MARCELO" w:date="2009-06-07T23:59:00Z">
        <w:r w:rsidR="00021B21">
          <w:rPr>
            <w:rFonts w:ascii="Times New Roman" w:hAnsi="Times New Roman"/>
          </w:rPr>
          <w:t>o PLDOC contempla apenas as funcionalidades de documentação e o utPLSQL somente provê a realização de testes unitários. Por outro lado</w:t>
        </w:r>
      </w:ins>
      <w:ins w:id="4569" w:author="MARCELO" w:date="2009-06-08T00:01:00Z">
        <w:r w:rsidR="00AF21C8">
          <w:rPr>
            <w:rFonts w:ascii="Times New Roman" w:hAnsi="Times New Roman"/>
          </w:rPr>
          <w:t>,</w:t>
        </w:r>
      </w:ins>
      <w:ins w:id="4570" w:author="MARCELO" w:date="2009-06-07T23:59:00Z">
        <w:r w:rsidR="00021B21">
          <w:rPr>
            <w:rFonts w:ascii="Times New Roman" w:hAnsi="Times New Roman"/>
          </w:rPr>
          <w:t xml:space="preserve"> o Toad implementa três funcionalidades </w:t>
        </w:r>
      </w:ins>
      <w:ins w:id="4571" w:author="MARCELO" w:date="2009-06-08T00:01:00Z">
        <w:r w:rsidR="00AF21C8">
          <w:rPr>
            <w:rFonts w:ascii="Times New Roman" w:hAnsi="Times New Roman"/>
          </w:rPr>
          <w:t xml:space="preserve">de </w:t>
        </w:r>
      </w:ins>
      <w:ins w:id="4572" w:author="MARCELO" w:date="2009-06-07T23:59:00Z">
        <w:r w:rsidR="00021B21">
          <w:rPr>
            <w:rFonts w:ascii="Times New Roman" w:hAnsi="Times New Roman"/>
          </w:rPr>
          <w:t xml:space="preserve">pós-codificação: métricas, testes unitários e diagrama relacional das tabelas. Apesar disso, </w:t>
        </w:r>
      </w:ins>
      <w:ins w:id="4573" w:author="MARCELO" w:date="2009-06-08T00:02:00Z">
        <w:r w:rsidR="00AF21C8">
          <w:rPr>
            <w:rFonts w:ascii="Times New Roman" w:hAnsi="Times New Roman"/>
          </w:rPr>
          <w:t>só a</w:t>
        </w:r>
      </w:ins>
      <w:ins w:id="4574" w:author="MARCELO" w:date="2009-06-07T23:59:00Z">
        <w:r w:rsidR="00021B21">
          <w:rPr>
            <w:rFonts w:ascii="Times New Roman" w:hAnsi="Times New Roman"/>
          </w:rPr>
          <w:t xml:space="preserve"> ferramenta </w:t>
        </w:r>
      </w:ins>
      <w:ins w:id="4575" w:author="MARCELO" w:date="2009-06-08T00:02:00Z">
        <w:r w:rsidR="00AF21C8">
          <w:rPr>
            <w:rFonts w:ascii="Times New Roman" w:hAnsi="Times New Roman"/>
          </w:rPr>
          <w:t xml:space="preserve">PL/SQL Helper </w:t>
        </w:r>
      </w:ins>
      <w:ins w:id="4576" w:author="MARCELO" w:date="2009-06-07T23:59:00Z">
        <w:r w:rsidR="00021B21">
          <w:rPr>
            <w:rFonts w:ascii="Times New Roman" w:hAnsi="Times New Roman"/>
          </w:rPr>
          <w:t xml:space="preserve">provê criação de fachadas, </w:t>
        </w:r>
      </w:ins>
      <w:ins w:id="4577" w:author="MARCELO" w:date="2009-06-08T00:02:00Z">
        <w:r w:rsidR="00AF21C8">
          <w:rPr>
            <w:rFonts w:ascii="Times New Roman" w:hAnsi="Times New Roman"/>
          </w:rPr>
          <w:t>renomeação</w:t>
        </w:r>
      </w:ins>
      <w:ins w:id="4578" w:author="MARCELO" w:date="2009-06-07T23:59:00Z">
        <w:r w:rsidR="00021B21">
          <w:rPr>
            <w:rFonts w:ascii="Times New Roman" w:hAnsi="Times New Roman"/>
          </w:rPr>
          <w:t xml:space="preserve"> de entidades e gráficos de dependências. </w:t>
        </w:r>
      </w:ins>
    </w:p>
    <w:p w:rsidR="00FB039E" w:rsidDel="00021B21" w:rsidRDefault="00FB039E" w:rsidP="00AF21C8">
      <w:pPr>
        <w:spacing w:line="360" w:lineRule="auto"/>
        <w:jc w:val="both"/>
        <w:rPr>
          <w:del w:id="4579" w:author="MARCELO" w:date="2009-06-07T23:57:00Z"/>
          <w:rFonts w:ascii="Times New Roman" w:hAnsi="Times New Roman"/>
        </w:rPr>
        <w:pPrChange w:id="4580" w:author="MARCELO" w:date="2009-06-08T00:02:00Z">
          <w:pPr>
            <w:pBdr>
              <w:bottom w:val="single" w:sz="4" w:space="1" w:color="000000"/>
            </w:pBdr>
            <w:spacing w:line="360" w:lineRule="auto"/>
            <w:jc w:val="both"/>
          </w:pPr>
        </w:pPrChange>
      </w:pPr>
      <w:del w:id="4581" w:author="MARCELO" w:date="2009-06-08T00:02:00Z">
        <w:r w:rsidDel="00AF21C8">
          <w:rPr>
            <w:rFonts w:ascii="Times New Roman" w:hAnsi="Times New Roman"/>
            <w:color w:val="FF0000"/>
          </w:rPr>
          <w:delText>Abaixo o</w:delText>
        </w:r>
      </w:del>
      <w:ins w:id="4582" w:author="MARCELO PEREIRA" w:date="2009-05-28T17:57:00Z">
        <w:del w:id="4583" w:author="MARCELO" w:date="2009-06-07T23:57:00Z">
          <w:r w:rsidDel="00021B21">
            <w:rPr>
              <w:rFonts w:ascii="Times New Roman" w:hAnsi="Times New Roman"/>
              <w:color w:val="000000"/>
            </w:rPr>
            <w:delText>O</w:delText>
          </w:r>
        </w:del>
      </w:ins>
      <w:del w:id="4584" w:author="MARCELO" w:date="2009-06-07T23:57:00Z">
        <w:r w:rsidDel="00021B21">
          <w:rPr>
            <w:rFonts w:ascii="Times New Roman" w:hAnsi="Times New Roman"/>
            <w:color w:val="000000"/>
            <w:rPrChange w:id="4585" w:author="MARCELO PEREIRA" w:date="2009-05-20T15:12:00Z">
              <w:rPr>
                <w:rFonts w:ascii="Times New Roman" w:hAnsi="Times New Roman"/>
                <w:color w:val="000000"/>
              </w:rPr>
            </w:rPrChange>
          </w:rPr>
          <w:delText xml:space="preserve"> quadro </w:delText>
        </w:r>
        <w:r w:rsidDel="00021B21">
          <w:rPr>
            <w:rFonts w:ascii="Times New Roman" w:hAnsi="Times New Roman"/>
            <w:color w:val="FF0000"/>
          </w:rPr>
          <w:delText>XXX</w:delText>
        </w:r>
      </w:del>
      <w:ins w:id="4586" w:author="MARCELO PEREIRA" w:date="2009-05-20T13:35:00Z">
        <w:del w:id="4587" w:author="MARCELO" w:date="2009-06-07T23:57:00Z">
          <w:r w:rsidDel="00021B21">
            <w:rPr>
              <w:rFonts w:ascii="Times New Roman" w:hAnsi="Times New Roman"/>
              <w:color w:val="000000"/>
            </w:rPr>
            <w:delText>2.0</w:delText>
          </w:r>
        </w:del>
      </w:ins>
      <w:del w:id="4588" w:author="MARCELO" w:date="2009-06-07T23:57:00Z">
        <w:r w:rsidDel="00021B21">
          <w:rPr>
            <w:rFonts w:ascii="Times New Roman" w:hAnsi="Times New Roman"/>
            <w:color w:val="000000"/>
            <w:rPrChange w:id="4589" w:author="MARCELO PEREIRA" w:date="2009-05-20T15:12:00Z">
              <w:rPr>
                <w:rFonts w:ascii="Times New Roman" w:hAnsi="Times New Roman"/>
                <w:color w:val="000000"/>
              </w:rPr>
            </w:rPrChange>
          </w:rPr>
          <w:delText xml:space="preserve"> exibe resultados de uma análise comparativa </w:delText>
        </w:r>
        <w:r w:rsidRPr="00021B21" w:rsidDel="00021B21">
          <w:rPr>
            <w:rFonts w:ascii="Times New Roman" w:hAnsi="Times New Roman"/>
            <w:color w:val="000000"/>
          </w:rPr>
          <w:delText xml:space="preserve">sobre as </w:delText>
        </w:r>
        <w:r w:rsidRPr="00021B21" w:rsidDel="00021B21">
          <w:rPr>
            <w:rFonts w:ascii="Times New Roman" w:hAnsi="Times New Roman"/>
            <w:color w:val="FF0000"/>
            <w:shd w:val="clear" w:color="auto" w:fill="FFFF00"/>
          </w:rPr>
          <w:delText>principais</w:delText>
        </w:r>
        <w:r w:rsidRPr="00021B21" w:rsidDel="00021B21">
          <w:rPr>
            <w:rFonts w:ascii="Times New Roman" w:hAnsi="Times New Roman"/>
            <w:color w:val="000000"/>
            <w:shd w:val="clear" w:color="auto" w:fill="FFFF00"/>
          </w:rPr>
          <w:delText xml:space="preserve"> </w:delText>
        </w:r>
        <w:r w:rsidRPr="00021B21" w:rsidDel="00021B21">
          <w:rPr>
            <w:rFonts w:ascii="Times New Roman" w:hAnsi="Times New Roman"/>
            <w:color w:val="000000"/>
          </w:rPr>
          <w:delText>funcionalidades oferecidas</w:delText>
        </w:r>
      </w:del>
      <w:ins w:id="4590" w:author="MARCELO PEREIRA" w:date="2009-05-20T14:07:00Z">
        <w:del w:id="4591" w:author="MARCELO" w:date="2009-06-07T23:57:00Z">
          <w:r w:rsidDel="00021B21">
            <w:rPr>
              <w:rFonts w:ascii="Times New Roman" w:hAnsi="Times New Roman"/>
              <w:color w:val="000000"/>
            </w:rPr>
            <w:delText xml:space="preserve"> pela ferramenta especificada neste trabalho e as outras do mercado</w:delText>
          </w:r>
        </w:del>
      </w:ins>
      <w:del w:id="4592" w:author="MARCELO" w:date="2009-06-07T23:57:00Z">
        <w:r w:rsidDel="00021B21">
          <w:rPr>
            <w:rFonts w:ascii="Times New Roman" w:hAnsi="Times New Roman"/>
            <w:color w:val="000000"/>
            <w:rPrChange w:id="4593" w:author="MARCELO PEREIRA" w:date="2009-05-20T15:12:00Z">
              <w:rPr>
                <w:rFonts w:ascii="Times New Roman" w:hAnsi="Times New Roman"/>
                <w:color w:val="000000"/>
              </w:rPr>
            </w:rPrChange>
          </w:rPr>
          <w:delText xml:space="preserve"> para um desenvolvedor PL/SQL</w:delText>
        </w:r>
        <w:r w:rsidDel="00021B21">
          <w:rPr>
            <w:rFonts w:ascii="Times New Roman" w:hAnsi="Times New Roman"/>
            <w:color w:val="FF0000"/>
          </w:rPr>
          <w:delText xml:space="preserve"> e quais ferramentas implementam-nas:</w:delText>
        </w:r>
      </w:del>
      <w:ins w:id="4594" w:author="MARCELO PEREIRA" w:date="2009-05-28T17:57:00Z">
        <w:del w:id="4595" w:author="MARCELO" w:date="2009-06-07T23:57:00Z">
          <w:r w:rsidDel="00021B21">
            <w:rPr>
              <w:rFonts w:ascii="Times New Roman" w:hAnsi="Times New Roman"/>
              <w:color w:val="000000"/>
            </w:rPr>
            <w:delText>.</w:delText>
          </w:r>
        </w:del>
      </w:ins>
    </w:p>
    <w:p w:rsidR="00FB039E" w:rsidDel="00021B21" w:rsidRDefault="00FB039E" w:rsidP="00AF21C8">
      <w:pPr>
        <w:spacing w:line="360" w:lineRule="auto"/>
        <w:jc w:val="both"/>
        <w:rPr>
          <w:del w:id="4596" w:author="MARCELO" w:date="2009-06-07T23:57:00Z"/>
          <w:rFonts w:ascii="Times New Roman" w:hAnsi="Times New Roman"/>
        </w:rPr>
        <w:pPrChange w:id="4597" w:author="MARCELO" w:date="2009-06-08T00:02:00Z">
          <w:pPr>
            <w:pBdr>
              <w:bottom w:val="single" w:sz="4" w:space="1" w:color="000000"/>
            </w:pBdr>
            <w:spacing w:line="360" w:lineRule="auto"/>
            <w:jc w:val="both"/>
          </w:pPr>
        </w:pPrChange>
      </w:pPr>
    </w:p>
    <w:p w:rsidR="00FB039E" w:rsidDel="00021B21" w:rsidRDefault="00FB039E" w:rsidP="00AF21C8">
      <w:pPr>
        <w:spacing w:line="360" w:lineRule="auto"/>
        <w:jc w:val="both"/>
        <w:rPr>
          <w:del w:id="4598" w:author="MARCELO" w:date="2009-06-07T23:57:00Z"/>
        </w:rPr>
        <w:pPrChange w:id="4599" w:author="MARCELO" w:date="2009-06-08T00:02:00Z">
          <w:pPr>
            <w:pBdr>
              <w:bottom w:val="single" w:sz="4" w:space="1" w:color="000000"/>
            </w:pBdr>
            <w:spacing w:line="360" w:lineRule="auto"/>
            <w:jc w:val="both"/>
          </w:pPr>
        </w:pPrChange>
      </w:pPr>
      <w:del w:id="4600" w:author="MARCELO" w:date="2009-06-07T23:57:00Z">
        <w:r w:rsidDel="00021B21">
          <w:rPr>
            <w:rFonts w:ascii="Times New Roman" w:hAnsi="Times New Roman"/>
          </w:rPr>
          <w:delText>(que funcionalidades são estas? Como elas foram obtidas? Pq apenas estas?)</w:delText>
        </w:r>
      </w:del>
    </w:p>
    <w:p w:rsidR="00FB039E" w:rsidDel="00021B21" w:rsidRDefault="00FB039E" w:rsidP="00AF21C8">
      <w:pPr>
        <w:spacing w:line="360" w:lineRule="auto"/>
        <w:jc w:val="both"/>
        <w:rPr>
          <w:del w:id="4601" w:author="MARCELO" w:date="2009-06-07T23:57:00Z"/>
          <w:rFonts w:ascii="Times New Roman" w:hAnsi="Times New Roman"/>
        </w:rPr>
        <w:pPrChange w:id="4602" w:author="MARCELO" w:date="2009-06-08T00:02:00Z">
          <w:pPr>
            <w:pBdr>
              <w:bottom w:val="single" w:sz="4" w:space="1" w:color="000000"/>
            </w:pBdr>
            <w:spacing w:line="360" w:lineRule="auto"/>
            <w:jc w:val="both"/>
          </w:pPr>
        </w:pPrChange>
      </w:pPr>
    </w:p>
    <w:p w:rsidR="00FB039E" w:rsidRDefault="00FB039E" w:rsidP="00AF21C8">
      <w:pPr>
        <w:spacing w:line="360" w:lineRule="auto"/>
        <w:jc w:val="both"/>
        <w:rPr>
          <w:ins w:id="4603" w:author="MARCELO" w:date="2009-06-07T23:57:00Z"/>
          <w:rFonts w:ascii="Times New Roman" w:hAnsi="Times New Roman"/>
        </w:rPr>
        <w:pPrChange w:id="4604" w:author="MARCELO" w:date="2009-06-08T00:02:00Z">
          <w:pPr>
            <w:pBdr>
              <w:bottom w:val="single" w:sz="4" w:space="1" w:color="000000"/>
            </w:pBdr>
            <w:spacing w:line="360" w:lineRule="auto"/>
            <w:jc w:val="both"/>
          </w:pPr>
        </w:pPrChange>
      </w:pPr>
      <w:del w:id="4605" w:author="MARCELO" w:date="2009-06-07T23:57:00Z">
        <w:r w:rsidDel="00021B21">
          <w:rPr>
            <w:rFonts w:ascii="Times New Roman" w:hAnsi="Times New Roman"/>
          </w:rPr>
          <w:delText>(Marcelos´s Framework – vc está escrevendo em Inglês???)</w:delText>
        </w:r>
      </w:del>
    </w:p>
    <w:p w:rsidR="00021B21" w:rsidDel="00021B21" w:rsidRDefault="00021B21" w:rsidP="00021B21">
      <w:pPr>
        <w:spacing w:line="360" w:lineRule="auto"/>
        <w:jc w:val="both"/>
        <w:rPr>
          <w:del w:id="4606" w:author="MARCELO" w:date="2009-06-07T23:59:00Z"/>
          <w:rFonts w:ascii="Times New Roman" w:hAnsi="Times New Roman"/>
        </w:rPr>
        <w:pPrChange w:id="4607" w:author="MARCELO" w:date="2009-06-07T23:57:00Z">
          <w:pPr>
            <w:pBdr>
              <w:bottom w:val="single" w:sz="4" w:space="1" w:color="000000"/>
            </w:pBdr>
            <w:spacing w:line="360" w:lineRule="auto"/>
            <w:jc w:val="both"/>
          </w:pPr>
        </w:pPrChange>
      </w:pPr>
    </w:p>
    <w:p w:rsidR="00021B21" w:rsidDel="00021B21" w:rsidRDefault="00021B21" w:rsidP="00EB36D3">
      <w:pPr>
        <w:spacing w:line="360" w:lineRule="auto"/>
        <w:jc w:val="both"/>
        <w:rPr>
          <w:del w:id="4608" w:author="MARCELO" w:date="2009-06-07T23:59:00Z"/>
          <w:rFonts w:ascii="Times New Roman" w:hAnsi="Times New Roman"/>
        </w:rPr>
        <w:pPrChange w:id="4609"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4610" w:author="MARCELO" w:date="2009-06-07T15:32:00Z">
          <w:pPr>
            <w:pBdr>
              <w:bottom w:val="single" w:sz="4" w:space="1" w:color="000000"/>
            </w:pBdr>
            <w:spacing w:line="360" w:lineRule="auto"/>
            <w:jc w:val="both"/>
          </w:pPr>
        </w:pPrChange>
      </w:pPr>
      <w:del w:id="4611" w:author="MARCELO" w:date="2009-06-07T23:59:00Z">
        <w:r w:rsidDel="00021B21">
          <w:rPr>
            <w:rFonts w:ascii="Times New Roman" w:hAnsi="Times New Roman"/>
          </w:rPr>
          <w:delText xml:space="preserve">  </w:delText>
        </w:r>
      </w:del>
      <w:r>
        <w:rPr>
          <w:rFonts w:ascii="Times New Roman" w:hAnsi="Times New Roman"/>
        </w:rPr>
        <w:t xml:space="preserve">                                      </w:t>
      </w:r>
      <w:del w:id="4612" w:author="MARCELO" w:date="2009-05-31T16:41:00Z">
        <w:r w:rsidDel="00326531">
          <w:rPr>
            <w:rFonts w:ascii="Times New Roman" w:hAnsi="Times New Roman"/>
          </w:rPr>
          <w:delText xml:space="preserve">Quadro </w:delText>
        </w:r>
        <w:r w:rsidDel="00326531">
          <w:rPr>
            <w:rFonts w:ascii="Times New Roman" w:hAnsi="Times New Roman"/>
          </w:rPr>
          <w:delText>X.XX</w:delText>
        </w:r>
      </w:del>
      <w:ins w:id="4613" w:author="MARCELO PEREIRA" w:date="2009-05-20T13:35:00Z">
        <w:del w:id="4614" w:author="MARCELO" w:date="2009-05-31T16:41:00Z">
          <w:r w:rsidDel="00326531">
            <w:rPr>
              <w:rFonts w:ascii="Times New Roman" w:hAnsi="Times New Roman"/>
            </w:rPr>
            <w:delText>2.0</w:delText>
          </w:r>
        </w:del>
      </w:ins>
      <w:del w:id="4615" w:author="MARCELO" w:date="2009-05-31T16:41:00Z">
        <w:r w:rsidDel="00326531">
          <w:rPr>
            <w:rFonts w:ascii="Times New Roman" w:hAnsi="Times New Roman"/>
          </w:rPr>
          <w:delText xml:space="preserve"> – </w:delText>
        </w:r>
        <w:r w:rsidDel="00326531">
          <w:rPr>
            <w:rFonts w:ascii="Times New Roman" w:hAnsi="Times New Roman"/>
          </w:rPr>
          <w:delText>Funcionalidadesblá, blá, bla......</w:delText>
        </w:r>
      </w:del>
      <w:ins w:id="4616" w:author="MARCELO PEREIRA" w:date="2009-05-20T13:35:00Z">
        <w:del w:id="4617" w:author="MARCELO" w:date="2009-05-31T16:41:00Z">
          <w:r w:rsidDel="00326531">
            <w:rPr>
              <w:rFonts w:ascii="Times New Roman" w:hAnsi="Times New Roman"/>
            </w:rPr>
            <w:delText>Comparativo de funcionalidades</w:delText>
          </w:r>
        </w:del>
      </w:ins>
    </w:p>
    <w:p w:rsidR="00326531" w:rsidRDefault="00326531" w:rsidP="00EB36D3">
      <w:pPr>
        <w:pStyle w:val="Legenda"/>
        <w:keepNext/>
        <w:outlineLvl w:val="0"/>
        <w:rPr>
          <w:ins w:id="4618" w:author="MARCELO" w:date="2009-05-31T16:41:00Z"/>
        </w:rPr>
        <w:pPrChange w:id="4619" w:author="MARCELO" w:date="2009-06-07T15:32:00Z">
          <w:pPr/>
        </w:pPrChange>
      </w:pPr>
      <w:ins w:id="4620" w:author="MARCELO" w:date="2009-05-31T16:41:00Z">
        <w:r w:rsidRPr="002309C9">
          <w:t xml:space="preserve">Quadro </w:t>
        </w:r>
      </w:ins>
      <w:ins w:id="4621" w:author="MARCELO" w:date="2009-06-07T23:57:00Z">
        <w:r w:rsidR="00021B21">
          <w:t>3.1</w:t>
        </w:r>
      </w:ins>
      <w:ins w:id="4622" w:author="MARCELO" w:date="2009-05-31T16:41:00Z">
        <w:r w:rsidRPr="002309C9">
          <w:t xml:space="preserve"> – Comparativo de funcionalidades</w:t>
        </w:r>
      </w:ins>
    </w:p>
    <w:tbl>
      <w:tblPr>
        <w:tblW w:w="0" w:type="auto"/>
        <w:tblInd w:w="18" w:type="dxa"/>
        <w:tblLayout w:type="fixed"/>
        <w:tblCellMar>
          <w:top w:w="55" w:type="dxa"/>
          <w:left w:w="55" w:type="dxa"/>
          <w:bottom w:w="55" w:type="dxa"/>
          <w:right w:w="55" w:type="dxa"/>
        </w:tblCellMar>
        <w:tblLook w:val="0000"/>
      </w:tblPr>
      <w:tblGrid>
        <w:gridCol w:w="2545"/>
        <w:gridCol w:w="1722"/>
        <w:gridCol w:w="1600"/>
        <w:gridCol w:w="1310"/>
        <w:gridCol w:w="1280"/>
        <w:gridCol w:w="1583"/>
        <w:tblGridChange w:id="4623">
          <w:tblGrid>
            <w:gridCol w:w="2545"/>
            <w:gridCol w:w="1722"/>
            <w:gridCol w:w="1600"/>
            <w:gridCol w:w="1310"/>
            <w:gridCol w:w="1280"/>
            <w:gridCol w:w="1583"/>
          </w:tblGrid>
        </w:tblGridChange>
      </w:tblGrid>
      <w:tr w:rsidR="00FB039E">
        <w:tc>
          <w:tcPr>
            <w:tcW w:w="2545" w:type="dxa"/>
            <w:tcBorders>
              <w:top w:val="single" w:sz="1" w:space="0" w:color="000000"/>
              <w:left w:val="single" w:sz="1" w:space="0" w:color="000000"/>
              <w:bottom w:val="single" w:sz="1" w:space="0" w:color="000000"/>
            </w:tcBorders>
            <w:vAlign w:val="center"/>
          </w:tcPr>
          <w:p w:rsidR="00FB039E" w:rsidRDefault="00FB039E" w:rsidP="00EB36D3">
            <w:pPr>
              <w:pStyle w:val="TableContents"/>
              <w:snapToGrid w:val="0"/>
              <w:spacing w:line="360" w:lineRule="auto"/>
            </w:pPr>
          </w:p>
        </w:tc>
        <w:tc>
          <w:tcPr>
            <w:tcW w:w="1722" w:type="dxa"/>
            <w:tcBorders>
              <w:top w:val="single" w:sz="1" w:space="0" w:color="000000"/>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rFonts w:ascii="Times New Roman" w:hAnsi="Times New Roman"/>
              </w:rPr>
            </w:pPr>
            <w:r>
              <w:rPr>
                <w:rFonts w:ascii="Times New Roman" w:hAnsi="Times New Roman"/>
              </w:rPr>
              <w:t>ClearSQL</w:t>
            </w:r>
          </w:p>
        </w:tc>
        <w:tc>
          <w:tcPr>
            <w:tcW w:w="1600" w:type="dxa"/>
            <w:tcBorders>
              <w:top w:val="single" w:sz="1" w:space="0" w:color="000000"/>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rFonts w:ascii="Times New Roman" w:hAnsi="Times New Roman"/>
              </w:rPr>
            </w:pPr>
            <w:r>
              <w:rPr>
                <w:rFonts w:ascii="Times New Roman" w:hAnsi="Times New Roman"/>
              </w:rPr>
              <w:t>TOAD</w:t>
            </w:r>
          </w:p>
        </w:tc>
        <w:tc>
          <w:tcPr>
            <w:tcW w:w="1310" w:type="dxa"/>
            <w:tcBorders>
              <w:top w:val="single" w:sz="1" w:space="0" w:color="000000"/>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24" w:author="MARCELO PEREIRA" w:date="2009-05-28T17:39:00Z"/>
                <w:rFonts w:ascii="Times New Roman" w:hAnsi="Times New Roman"/>
              </w:rPr>
            </w:pPr>
            <w:ins w:id="4625" w:author="MARCELO PEREIRA" w:date="2009-05-28T17:39:00Z">
              <w:r>
                <w:rPr>
                  <w:rFonts w:ascii="Times New Roman" w:hAnsi="Times New Roman"/>
                </w:rPr>
                <w:t>PLDOC</w:t>
              </w:r>
            </w:ins>
          </w:p>
        </w:tc>
        <w:tc>
          <w:tcPr>
            <w:tcW w:w="1280" w:type="dxa"/>
            <w:tcBorders>
              <w:top w:val="single" w:sz="1" w:space="0" w:color="000000"/>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del w:id="4626" w:author="MARCELO PEREIRA" w:date="2009-05-20T13:36:00Z"/>
                <w:rFonts w:ascii="Times New Roman" w:hAnsi="Times New Roman"/>
                <w:shd w:val="clear" w:color="auto" w:fill="FFFF00"/>
              </w:rPr>
            </w:pPr>
            <w:ins w:id="4627" w:author="MARCELO PEREIRA" w:date="2009-05-28T17:39:00Z">
              <w:r>
                <w:rPr>
                  <w:rFonts w:ascii="Times New Roman" w:hAnsi="Times New Roman"/>
                </w:rPr>
                <w:t>utPLSQL</w:t>
              </w:r>
            </w:ins>
          </w:p>
        </w:tc>
        <w:tc>
          <w:tcPr>
            <w:tcW w:w="1583" w:type="dxa"/>
            <w:tcBorders>
              <w:top w:val="single" w:sz="1" w:space="0" w:color="000000"/>
              <w:left w:val="single" w:sz="1" w:space="0" w:color="000000"/>
              <w:bottom w:val="single" w:sz="1" w:space="0" w:color="000000"/>
              <w:right w:val="single" w:sz="1" w:space="0" w:color="000000"/>
            </w:tcBorders>
            <w:vAlign w:val="center"/>
          </w:tcPr>
          <w:p w:rsidR="00FB039E" w:rsidRDefault="00FB039E" w:rsidP="00DC3B7A">
            <w:pPr>
              <w:pStyle w:val="TableContents"/>
              <w:snapToGrid w:val="0"/>
              <w:spacing w:line="360" w:lineRule="auto"/>
              <w:jc w:val="both"/>
              <w:rPr>
                <w:rFonts w:ascii="Times New Roman" w:hAnsi="Times New Roman"/>
              </w:rPr>
            </w:pPr>
            <w:del w:id="4628" w:author="MARCELO PEREIRA" w:date="2009-05-20T13:36:00Z">
              <w:r>
                <w:rPr>
                  <w:rFonts w:ascii="Times New Roman" w:hAnsi="Times New Roman"/>
                  <w:shd w:val="clear" w:color="auto" w:fill="FFFF00"/>
                </w:rPr>
                <w:delText>Marcelo's Framework</w:delText>
              </w:r>
            </w:del>
            <w:ins w:id="4629" w:author="MARCELO PEREIRA" w:date="2009-05-28T17:39:00Z">
              <w:del w:id="4630" w:author="MARCELO" w:date="2009-06-07T23:59:00Z">
                <w:r w:rsidDel="00021B21">
                  <w:rPr>
                    <w:rFonts w:ascii="Times New Roman" w:hAnsi="Times New Roman"/>
                    <w:shd w:val="clear" w:color="auto" w:fill="FFFF00"/>
                  </w:rPr>
                  <w:delText>Esta ferramenta</w:delText>
                </w:r>
              </w:del>
            </w:ins>
            <w:ins w:id="4631" w:author="MARCELO" w:date="2009-06-20T15:15:00Z">
              <w:r w:rsidR="00DC3B7A">
                <w:rPr>
                  <w:rFonts w:ascii="Times New Roman" w:hAnsi="Times New Roman"/>
                  <w:shd w:val="clear" w:color="auto" w:fill="FFFF00"/>
                </w:rPr>
                <w:t>P</w:t>
              </w:r>
            </w:ins>
            <w:ins w:id="4632" w:author="MARCELO" w:date="2009-06-07T23:59:00Z">
              <w:r w:rsidR="00021B21">
                <w:rPr>
                  <w:rFonts w:ascii="Times New Roman" w:hAnsi="Times New Roman"/>
                  <w:shd w:val="clear" w:color="auto" w:fill="FFFF00"/>
                </w:rPr>
                <w:t>L/SQL Helper</w:t>
              </w:r>
            </w:ins>
          </w:p>
        </w:tc>
      </w:tr>
      <w:tr w:rsidR="00FB039E">
        <w:trPr>
          <w:trHeight w:val="347"/>
        </w:trPr>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rFonts w:ascii="Times New Roman" w:hAnsi="Times New Roman"/>
              </w:rPr>
            </w:pPr>
            <w:r>
              <w:rPr>
                <w:rFonts w:ascii="Times New Roman" w:hAnsi="Times New Roman"/>
              </w:rPr>
              <w:t>Métricas</w:t>
            </w:r>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33" w:author="MARCELO PEREIRA" w:date="2009-05-19T15:45:00Z"/>
                <w:rFonts w:ascii="Times New Roman" w:hAnsi="Times New Roman"/>
              </w:rPr>
            </w:pPr>
            <w:ins w:id="4634" w:author="MARCELO PEREIRA" w:date="2009-05-19T15:45:00Z">
              <w:r>
                <w:rPr>
                  <w:rFonts w:ascii="Times New Roman" w:hAnsi="Times New Roman"/>
                </w:rPr>
                <w:t>Sim</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35" w:author="MARCELO PEREIRA" w:date="2009-05-28T17:39:00Z"/>
                <w:rFonts w:ascii="Times New Roman" w:hAnsi="Times New Roman"/>
              </w:rPr>
            </w:pPr>
            <w:ins w:id="4636" w:author="MARCELO PEREIRA" w:date="2009-05-19T15:45:00Z">
              <w:r>
                <w:rPr>
                  <w:rFonts w:ascii="Times New Roman" w:hAnsi="Times New Roman"/>
                </w:rPr>
                <w:t>Sim</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37" w:author="MARCELO PEREIRA" w:date="2009-05-28T17:40:00Z"/>
                <w:rFonts w:ascii="Times New Roman" w:hAnsi="Times New Roman"/>
              </w:rPr>
            </w:pPr>
            <w:ins w:id="4638" w:author="MARCELO PEREIRA" w:date="2009-05-28T17:39:00Z">
              <w:r>
                <w:rPr>
                  <w:rFonts w:ascii="Times New Roman" w:hAnsi="Times New Roman"/>
                </w:rPr>
                <w:t>Não</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39" w:author="MARCELO PEREIRA" w:date="2009-05-19T15:45:00Z"/>
                <w:rFonts w:ascii="Times New Roman" w:hAnsi="Times New Roman"/>
              </w:rPr>
            </w:pPr>
            <w:ins w:id="4640" w:author="MARCELO PEREIRA" w:date="2009-05-28T17:40:00Z">
              <w:r>
                <w:rPr>
                  <w:rFonts w:ascii="Times New Roman" w:hAnsi="Times New Roman"/>
                </w:rPr>
                <w:t>Não</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rFonts w:ascii="Times New Roman" w:hAnsi="Times New Roman"/>
              </w:rPr>
            </w:pPr>
            <w:ins w:id="4641" w:author="MARCELO PEREIRA" w:date="2009-05-19T15:45:00Z">
              <w:r>
                <w:rPr>
                  <w:rFonts w:ascii="Times New Roman" w:hAnsi="Times New Roman"/>
                </w:rPr>
                <w:t>Sim</w:t>
              </w:r>
            </w:ins>
          </w:p>
        </w:tc>
      </w:tr>
      <w:tr w:rsidR="00FB039E">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rFonts w:ascii="Times New Roman" w:hAnsi="Times New Roman"/>
              </w:rPr>
            </w:pPr>
            <w:r>
              <w:rPr>
                <w:rFonts w:ascii="Times New Roman" w:hAnsi="Times New Roman"/>
              </w:rPr>
              <w:t>Testes Unitários</w:t>
            </w:r>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42" w:author="MARCELO PEREIRA" w:date="2009-05-19T15:45:00Z"/>
                <w:rFonts w:ascii="Times New Roman" w:hAnsi="Times New Roman"/>
              </w:rPr>
            </w:pPr>
            <w:ins w:id="4643" w:author="MARCELO PEREIRA" w:date="2009-05-19T15:45:00Z">
              <w:r>
                <w:rPr>
                  <w:rFonts w:ascii="Times New Roman" w:hAnsi="Times New Roman"/>
                </w:rPr>
                <w:t>Não</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44" w:author="MARCELO PEREIRA" w:date="2009-05-28T17:40:00Z"/>
                <w:rFonts w:ascii="Times New Roman" w:hAnsi="Times New Roman"/>
              </w:rPr>
            </w:pPr>
            <w:ins w:id="4645" w:author="MARCELO PEREIRA" w:date="2009-05-19T15:45:00Z">
              <w:r>
                <w:rPr>
                  <w:rFonts w:ascii="Times New Roman" w:hAnsi="Times New Roman"/>
                </w:rPr>
                <w:t>Sim</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46" w:author="MARCELO PEREIRA" w:date="2009-05-28T17:40:00Z"/>
                <w:rFonts w:ascii="Times New Roman" w:hAnsi="Times New Roman"/>
              </w:rPr>
            </w:pPr>
            <w:ins w:id="4647" w:author="MARCELO PEREIRA" w:date="2009-05-28T17:40:00Z">
              <w:r>
                <w:rPr>
                  <w:rFonts w:ascii="Times New Roman" w:hAnsi="Times New Roman"/>
                </w:rPr>
                <w:t>Não</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48" w:author="MARCELO PEREIRA" w:date="2009-05-19T15:45:00Z"/>
                <w:rFonts w:ascii="Times New Roman" w:hAnsi="Times New Roman"/>
              </w:rPr>
            </w:pPr>
            <w:ins w:id="4649" w:author="MARCELO PEREIRA" w:date="2009-05-28T17:40:00Z">
              <w:r>
                <w:rPr>
                  <w:rFonts w:ascii="Times New Roman" w:hAnsi="Times New Roman"/>
                </w:rPr>
                <w:t>Sim</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rFonts w:ascii="Times New Roman" w:hAnsi="Times New Roman"/>
              </w:rPr>
            </w:pPr>
            <w:ins w:id="4650" w:author="MARCELO PEREIRA" w:date="2009-05-19T15:45:00Z">
              <w:r>
                <w:rPr>
                  <w:rFonts w:ascii="Times New Roman" w:hAnsi="Times New Roman"/>
                </w:rPr>
                <w:t>Sim</w:t>
              </w:r>
            </w:ins>
          </w:p>
        </w:tc>
      </w:tr>
      <w:tr w:rsidR="00FB039E">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rFonts w:ascii="Times New Roman" w:hAnsi="Times New Roman"/>
              </w:rPr>
            </w:pPr>
            <w:r>
              <w:rPr>
                <w:rFonts w:ascii="Times New Roman" w:hAnsi="Times New Roman"/>
              </w:rPr>
              <w:t>Diagrama</w:t>
            </w:r>
            <w:ins w:id="4651" w:author="MARCELO PEREIRA" w:date="2009-05-18T18:05:00Z">
              <w:r>
                <w:rPr>
                  <w:rFonts w:ascii="Times New Roman" w:hAnsi="Times New Roman"/>
                </w:rPr>
                <w:t xml:space="preserve"> Relacional</w:t>
              </w:r>
            </w:ins>
            <w:del w:id="4652" w:author="MARCELO PEREIRA" w:date="2009-05-28T17:38:00Z">
              <w:r>
                <w:rPr>
                  <w:rFonts w:ascii="Times New Roman" w:hAnsi="Times New Roman"/>
                </w:rPr>
                <w:delText xml:space="preserve"> </w:delText>
              </w:r>
            </w:del>
            <w:ins w:id="4653" w:author="MARCELO PEREIRA" w:date="2009-05-28T17:38:00Z">
              <w:r>
                <w:rPr>
                  <w:rFonts w:ascii="Times New Roman" w:hAnsi="Times New Roman"/>
                </w:rPr>
                <w:t xml:space="preserve"> </w:t>
              </w:r>
            </w:ins>
            <w:r>
              <w:rPr>
                <w:rFonts w:ascii="Times New Roman" w:hAnsi="Times New Roman"/>
              </w:rPr>
              <w:t>de Tabelas</w:t>
            </w:r>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54" w:author="MARCELO PEREIRA" w:date="2009-05-19T15:45:00Z"/>
                <w:rFonts w:ascii="Times New Roman" w:hAnsi="Times New Roman"/>
              </w:rPr>
            </w:pPr>
            <w:ins w:id="4655" w:author="MARCELO PEREIRA" w:date="2009-05-19T15:45:00Z">
              <w:r>
                <w:rPr>
                  <w:rFonts w:ascii="Times New Roman" w:hAnsi="Times New Roman"/>
                </w:rPr>
                <w:t>Não</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56" w:author="MARCELO PEREIRA" w:date="2009-05-28T17:40:00Z"/>
                <w:rFonts w:ascii="Times New Roman" w:hAnsi="Times New Roman"/>
              </w:rPr>
            </w:pPr>
            <w:ins w:id="4657" w:author="MARCELO PEREIRA" w:date="2009-05-19T15:45:00Z">
              <w:r>
                <w:rPr>
                  <w:rFonts w:ascii="Times New Roman" w:hAnsi="Times New Roman"/>
                </w:rPr>
                <w:t>Sim</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58" w:author="MARCELO PEREIRA" w:date="2009-05-28T17:40:00Z"/>
                <w:rFonts w:ascii="Times New Roman" w:hAnsi="Times New Roman"/>
              </w:rPr>
            </w:pPr>
            <w:ins w:id="4659" w:author="MARCELO PEREIRA" w:date="2009-05-28T17:40:00Z">
              <w:r>
                <w:rPr>
                  <w:rFonts w:ascii="Times New Roman" w:hAnsi="Times New Roman"/>
                </w:rPr>
                <w:t>Não</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60" w:author="MARCELO PEREIRA" w:date="2009-05-19T15:45:00Z"/>
                <w:rFonts w:ascii="Times New Roman" w:hAnsi="Times New Roman"/>
              </w:rPr>
            </w:pPr>
            <w:ins w:id="4661" w:author="MARCELO PEREIRA" w:date="2009-05-28T17:40:00Z">
              <w:r>
                <w:rPr>
                  <w:rFonts w:ascii="Times New Roman" w:hAnsi="Times New Roman"/>
                </w:rPr>
                <w:t>Não</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rFonts w:ascii="Times New Roman" w:hAnsi="Times New Roman"/>
              </w:rPr>
            </w:pPr>
            <w:ins w:id="4662" w:author="MARCELO PEREIRA" w:date="2009-05-19T15:45:00Z">
              <w:r>
                <w:rPr>
                  <w:rFonts w:ascii="Times New Roman" w:hAnsi="Times New Roman"/>
                </w:rPr>
                <w:t>Sim</w:t>
              </w:r>
            </w:ins>
          </w:p>
        </w:tc>
      </w:tr>
      <w:tr w:rsidR="00FB039E">
        <w:trPr>
          <w:ins w:id="4663" w:author="MARCELO PEREIRA" w:date="2009-05-19T15:47:00Z"/>
        </w:trPr>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ins w:id="4664" w:author="MARCELO PEREIRA" w:date="2009-05-19T15:45:00Z"/>
                <w:rFonts w:ascii="Times New Roman" w:hAnsi="Times New Roman"/>
              </w:rPr>
            </w:pPr>
            <w:r>
              <w:rPr>
                <w:rFonts w:ascii="Times New Roman" w:hAnsi="Times New Roman"/>
              </w:rPr>
              <w:t xml:space="preserve">Documentação </w:t>
            </w:r>
            <w:del w:id="4665" w:author="MARCELO PEREIRA" w:date="2009-05-19T15:47:00Z">
              <w:r>
                <w:rPr>
                  <w:rFonts w:ascii="Times New Roman" w:hAnsi="Times New Roman"/>
                </w:rPr>
                <w:delText>HTML</w:delText>
              </w:r>
            </w:del>
            <w:ins w:id="4666" w:author="MARCELO PEREIRA" w:date="2009-05-19T15:47:00Z">
              <w:r>
                <w:rPr>
                  <w:rFonts w:ascii="Times New Roman" w:hAnsi="Times New Roman"/>
                </w:rPr>
                <w:t>de pacotes</w:t>
              </w:r>
            </w:ins>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67" w:author="MARCELO PEREIRA" w:date="2009-05-19T15:45:00Z"/>
                <w:rFonts w:ascii="Times New Roman" w:hAnsi="Times New Roman"/>
              </w:rPr>
            </w:pPr>
            <w:ins w:id="4668" w:author="MARCELO PEREIRA" w:date="2009-05-19T15:45:00Z">
              <w:r>
                <w:rPr>
                  <w:rFonts w:ascii="Times New Roman" w:hAnsi="Times New Roman"/>
                </w:rPr>
                <w:t>Não</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69" w:author="MARCELO PEREIRA" w:date="2009-05-28T17:41:00Z"/>
                <w:rFonts w:ascii="Times New Roman" w:hAnsi="Times New Roman"/>
              </w:rPr>
            </w:pPr>
            <w:ins w:id="4670" w:author="MARCELO PEREIRA" w:date="2009-05-19T15:45:00Z">
              <w:r>
                <w:rPr>
                  <w:rFonts w:ascii="Times New Roman" w:hAnsi="Times New Roman"/>
                </w:rPr>
                <w:t>Não</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71" w:author="MARCELO PEREIRA" w:date="2009-05-28T17:41:00Z"/>
                <w:rFonts w:ascii="Times New Roman" w:hAnsi="Times New Roman"/>
              </w:rPr>
            </w:pPr>
            <w:ins w:id="4672" w:author="MARCELO PEREIRA" w:date="2009-05-28T17:41:00Z">
              <w:r>
                <w:rPr>
                  <w:rFonts w:ascii="Times New Roman" w:hAnsi="Times New Roman"/>
                </w:rPr>
                <w:t>Sim</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73" w:author="MARCELO PEREIRA" w:date="2009-05-19T15:45:00Z"/>
                <w:rFonts w:ascii="Times New Roman" w:hAnsi="Times New Roman"/>
              </w:rPr>
            </w:pPr>
            <w:ins w:id="4674" w:author="MARCELO PEREIRA" w:date="2009-05-28T17:41:00Z">
              <w:r>
                <w:rPr>
                  <w:rFonts w:ascii="Times New Roman" w:hAnsi="Times New Roman"/>
                </w:rPr>
                <w:t>Não</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ins w:id="4675" w:author="MARCELO PEREIRA" w:date="2009-05-19T15:47:00Z"/>
                <w:rFonts w:ascii="Times New Roman" w:hAnsi="Times New Roman"/>
              </w:rPr>
            </w:pPr>
            <w:ins w:id="4676" w:author="MARCELO PEREIRA" w:date="2009-05-19T15:45:00Z">
              <w:r>
                <w:rPr>
                  <w:rFonts w:ascii="Times New Roman" w:hAnsi="Times New Roman"/>
                </w:rPr>
                <w:t>Sim</w:t>
              </w:r>
            </w:ins>
          </w:p>
        </w:tc>
      </w:tr>
      <w:tr w:rsidR="00FB039E">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ins w:id="4677" w:author="MARCELO PEREIRA" w:date="2009-05-19T15:47:00Z"/>
                <w:rFonts w:ascii="Times New Roman" w:hAnsi="Times New Roman"/>
              </w:rPr>
            </w:pPr>
            <w:ins w:id="4678" w:author="MARCELO PEREIRA" w:date="2009-05-19T15:47:00Z">
              <w:r>
                <w:rPr>
                  <w:rFonts w:ascii="Times New Roman" w:hAnsi="Times New Roman"/>
                </w:rPr>
                <w:t>Documentação de Entidades Isoladas</w:t>
              </w:r>
            </w:ins>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79" w:author="MARCELO PEREIRA" w:date="2009-05-19T15:47:00Z"/>
                <w:rFonts w:ascii="Times New Roman" w:hAnsi="Times New Roman"/>
              </w:rPr>
            </w:pPr>
            <w:ins w:id="4680" w:author="MARCELO PEREIRA" w:date="2009-05-19T15:47:00Z">
              <w:r>
                <w:rPr>
                  <w:rFonts w:ascii="Times New Roman" w:hAnsi="Times New Roman"/>
                </w:rPr>
                <w:t>Não</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81" w:author="MARCELO PEREIRA" w:date="2009-05-28T17:41:00Z"/>
                <w:rFonts w:ascii="Times New Roman" w:hAnsi="Times New Roman"/>
              </w:rPr>
            </w:pPr>
            <w:ins w:id="4682" w:author="MARCELO PEREIRA" w:date="2009-05-19T15:47:00Z">
              <w:r>
                <w:rPr>
                  <w:rFonts w:ascii="Times New Roman" w:hAnsi="Times New Roman"/>
                </w:rPr>
                <w:t>Não</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83" w:author="MARCELO PEREIRA" w:date="2009-05-28T17:41:00Z"/>
                <w:rFonts w:ascii="Times New Roman" w:hAnsi="Times New Roman"/>
              </w:rPr>
            </w:pPr>
            <w:ins w:id="4684" w:author="MARCELO PEREIRA" w:date="2009-05-28T17:41:00Z">
              <w:r>
                <w:rPr>
                  <w:rFonts w:ascii="Times New Roman" w:hAnsi="Times New Roman"/>
                </w:rPr>
                <w:t>Sim</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85" w:author="MARCELO PEREIRA" w:date="2009-05-19T15:47:00Z"/>
                <w:rFonts w:ascii="Times New Roman" w:hAnsi="Times New Roman"/>
              </w:rPr>
            </w:pPr>
            <w:ins w:id="4686" w:author="MARCELO PEREIRA" w:date="2009-05-28T17:41:00Z">
              <w:r>
                <w:rPr>
                  <w:rFonts w:ascii="Times New Roman" w:hAnsi="Times New Roman"/>
                </w:rPr>
                <w:t>Não</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rFonts w:ascii="Times New Roman" w:hAnsi="Times New Roman"/>
              </w:rPr>
            </w:pPr>
            <w:ins w:id="4687" w:author="MARCELO PEREIRA" w:date="2009-05-19T15:47:00Z">
              <w:r>
                <w:rPr>
                  <w:rFonts w:ascii="Times New Roman" w:hAnsi="Times New Roman"/>
                </w:rPr>
                <w:t>Sim</w:t>
              </w:r>
            </w:ins>
          </w:p>
        </w:tc>
      </w:tr>
      <w:tr w:rsidR="00FB039E">
        <w:trPr>
          <w:ins w:id="4688" w:author="MARCELO PEREIRA" w:date="2009-05-19T16:10:00Z"/>
        </w:trPr>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rFonts w:ascii="Times New Roman" w:hAnsi="Times New Roman"/>
              </w:rPr>
            </w:pPr>
            <w:r>
              <w:rPr>
                <w:rFonts w:ascii="Times New Roman" w:hAnsi="Times New Roman"/>
              </w:rPr>
              <w:t>Gráfico de dependência das rotinas</w:t>
            </w:r>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89" w:author="MARCELO PEREIRA" w:date="2009-05-19T15:45:00Z"/>
                <w:rFonts w:ascii="Times New Roman" w:hAnsi="Times New Roman"/>
              </w:rPr>
            </w:pPr>
            <w:ins w:id="4690" w:author="MARCELO PEREIRA" w:date="2009-05-19T15:45:00Z">
              <w:r>
                <w:rPr>
                  <w:rFonts w:ascii="Times New Roman" w:hAnsi="Times New Roman"/>
                </w:rPr>
                <w:t>Não</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91" w:author="MARCELO PEREIRA" w:date="2009-05-28T17:41:00Z"/>
                <w:rFonts w:ascii="Times New Roman" w:hAnsi="Times New Roman"/>
              </w:rPr>
            </w:pPr>
            <w:ins w:id="4692" w:author="MARCELO PEREIRA" w:date="2009-05-19T15:45:00Z">
              <w:r>
                <w:rPr>
                  <w:rFonts w:ascii="Times New Roman" w:hAnsi="Times New Roman"/>
                </w:rPr>
                <w:t>Não</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93" w:author="MARCELO PEREIRA" w:date="2009-05-28T17:41:00Z"/>
                <w:rFonts w:ascii="Times New Roman" w:hAnsi="Times New Roman"/>
              </w:rPr>
            </w:pPr>
            <w:ins w:id="4694" w:author="MARCELO PEREIRA" w:date="2009-05-28T17:41:00Z">
              <w:r>
                <w:rPr>
                  <w:rFonts w:ascii="Times New Roman" w:hAnsi="Times New Roman"/>
                </w:rPr>
                <w:t>Não</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695" w:author="MARCELO PEREIRA" w:date="2009-05-19T15:45:00Z"/>
                <w:rFonts w:ascii="Times New Roman" w:hAnsi="Times New Roman"/>
              </w:rPr>
            </w:pPr>
            <w:ins w:id="4696" w:author="MARCELO PEREIRA" w:date="2009-05-28T17:41:00Z">
              <w:r>
                <w:rPr>
                  <w:rFonts w:ascii="Times New Roman" w:hAnsi="Times New Roman"/>
                </w:rPr>
                <w:t>Não</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ins w:id="4697" w:author="MARCELO PEREIRA" w:date="2009-05-19T16:10:00Z"/>
                <w:rFonts w:ascii="Times New Roman" w:hAnsi="Times New Roman"/>
              </w:rPr>
            </w:pPr>
            <w:ins w:id="4698" w:author="MARCELO PEREIRA" w:date="2009-05-19T15:45:00Z">
              <w:r>
                <w:rPr>
                  <w:rFonts w:ascii="Times New Roman" w:hAnsi="Times New Roman"/>
                </w:rPr>
                <w:t>Sim</w:t>
              </w:r>
            </w:ins>
          </w:p>
        </w:tc>
      </w:tr>
      <w:tr w:rsidR="00FB039E">
        <w:trPr>
          <w:ins w:id="4699" w:author="MARCELO PEREIRA" w:date="2009-05-19T16:11:00Z"/>
        </w:trPr>
        <w:tc>
          <w:tcPr>
            <w:tcW w:w="2545"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rPr>
                <w:ins w:id="4700" w:author="MARCELO PEREIRA" w:date="2009-05-19T16:10:00Z"/>
                <w:rFonts w:ascii="Times New Roman" w:hAnsi="Times New Roman"/>
              </w:rPr>
            </w:pPr>
            <w:ins w:id="4701" w:author="MARCELO PEREIRA" w:date="2009-05-19T16:10:00Z">
              <w:r>
                <w:rPr>
                  <w:rFonts w:ascii="Times New Roman" w:hAnsi="Times New Roman"/>
                </w:rPr>
                <w:t>Criação de Fachada</w:t>
              </w:r>
            </w:ins>
          </w:p>
        </w:tc>
        <w:tc>
          <w:tcPr>
            <w:tcW w:w="1722"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702" w:author="MARCELO PEREIRA" w:date="2009-05-19T16:10:00Z"/>
                <w:rFonts w:ascii="Times New Roman" w:hAnsi="Times New Roman"/>
              </w:rPr>
            </w:pPr>
            <w:ins w:id="4703" w:author="MARCELO PEREIRA" w:date="2009-05-19T16:10:00Z">
              <w:r>
                <w:rPr>
                  <w:rFonts w:ascii="Times New Roman" w:hAnsi="Times New Roman"/>
                </w:rPr>
                <w:t>Não</w:t>
              </w:r>
            </w:ins>
          </w:p>
        </w:tc>
        <w:tc>
          <w:tcPr>
            <w:tcW w:w="160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704" w:author="MARCELO PEREIRA" w:date="2009-05-28T17:41:00Z"/>
                <w:rFonts w:ascii="Times New Roman" w:hAnsi="Times New Roman"/>
              </w:rPr>
            </w:pPr>
            <w:ins w:id="4705" w:author="MARCELO PEREIRA" w:date="2009-05-19T16:10:00Z">
              <w:r>
                <w:rPr>
                  <w:rFonts w:ascii="Times New Roman" w:hAnsi="Times New Roman"/>
                </w:rPr>
                <w:t>Não</w:t>
              </w:r>
            </w:ins>
          </w:p>
        </w:tc>
        <w:tc>
          <w:tcPr>
            <w:tcW w:w="131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706" w:author="MARCELO PEREIRA" w:date="2009-05-28T17:41:00Z"/>
                <w:rFonts w:ascii="Times New Roman" w:hAnsi="Times New Roman"/>
              </w:rPr>
            </w:pPr>
            <w:ins w:id="4707" w:author="MARCELO PEREIRA" w:date="2009-05-28T17:41:00Z">
              <w:r>
                <w:rPr>
                  <w:rFonts w:ascii="Times New Roman" w:hAnsi="Times New Roman"/>
                </w:rPr>
                <w:t>Não</w:t>
              </w:r>
            </w:ins>
          </w:p>
        </w:tc>
        <w:tc>
          <w:tcPr>
            <w:tcW w:w="1280" w:type="dxa"/>
            <w:tcBorders>
              <w:left w:val="single" w:sz="1" w:space="0" w:color="000000"/>
              <w:bottom w:val="single" w:sz="1" w:space="0" w:color="000000"/>
            </w:tcBorders>
            <w:vAlign w:val="center"/>
          </w:tcPr>
          <w:p w:rsidR="00FB039E" w:rsidRDefault="00FB039E" w:rsidP="00EB36D3">
            <w:pPr>
              <w:pStyle w:val="TableContents"/>
              <w:snapToGrid w:val="0"/>
              <w:spacing w:line="360" w:lineRule="auto"/>
              <w:jc w:val="both"/>
              <w:rPr>
                <w:ins w:id="4708" w:author="MARCELO PEREIRA" w:date="2009-05-19T16:10:00Z"/>
                <w:rFonts w:ascii="Times New Roman" w:hAnsi="Times New Roman"/>
              </w:rPr>
            </w:pPr>
            <w:ins w:id="4709" w:author="MARCELO PEREIRA" w:date="2009-05-28T17:41:00Z">
              <w:r>
                <w:rPr>
                  <w:rFonts w:ascii="Times New Roman" w:hAnsi="Times New Roman"/>
                </w:rPr>
                <w:t>Não</w:t>
              </w:r>
            </w:ins>
          </w:p>
        </w:tc>
        <w:tc>
          <w:tcPr>
            <w:tcW w:w="1583" w:type="dxa"/>
            <w:tcBorders>
              <w:left w:val="single" w:sz="1" w:space="0" w:color="000000"/>
              <w:bottom w:val="single" w:sz="1" w:space="0" w:color="000000"/>
              <w:right w:val="single" w:sz="1" w:space="0" w:color="000000"/>
            </w:tcBorders>
            <w:vAlign w:val="center"/>
          </w:tcPr>
          <w:p w:rsidR="00FB039E" w:rsidRDefault="00FB039E" w:rsidP="00EB36D3">
            <w:pPr>
              <w:pStyle w:val="TableContents"/>
              <w:snapToGrid w:val="0"/>
              <w:spacing w:line="360" w:lineRule="auto"/>
              <w:jc w:val="both"/>
              <w:rPr>
                <w:ins w:id="4710" w:author="MARCELO PEREIRA" w:date="2009-05-19T16:11:00Z"/>
                <w:rFonts w:ascii="Times New Roman" w:hAnsi="Times New Roman"/>
              </w:rPr>
            </w:pPr>
            <w:ins w:id="4711" w:author="MARCELO PEREIRA" w:date="2009-05-19T16:10:00Z">
              <w:r>
                <w:rPr>
                  <w:rFonts w:ascii="Times New Roman" w:hAnsi="Times New Roman"/>
                </w:rPr>
                <w:t>Sim</w:t>
              </w:r>
            </w:ins>
          </w:p>
        </w:tc>
      </w:tr>
      <w:tr w:rsidR="00FB039E" w:rsidTr="00477E42">
        <w:tblPrEx>
          <w:tblW w:w="0" w:type="auto"/>
          <w:tblInd w:w="18" w:type="dxa"/>
          <w:tblLayout w:type="fixed"/>
          <w:tblCellMar>
            <w:top w:w="55" w:type="dxa"/>
            <w:left w:w="55" w:type="dxa"/>
            <w:bottom w:w="55" w:type="dxa"/>
            <w:right w:w="55" w:type="dxa"/>
          </w:tblCellMar>
          <w:tblLook w:val="0000"/>
          <w:tblPrExChange w:id="4712" w:author="MARCELO" w:date="2009-06-08T23:28:00Z">
            <w:tblPrEx>
              <w:tblW w:w="0" w:type="auto"/>
              <w:tblInd w:w="18" w:type="dxa"/>
              <w:tblLayout w:type="fixed"/>
              <w:tblCellMar>
                <w:top w:w="55" w:type="dxa"/>
                <w:left w:w="55" w:type="dxa"/>
                <w:bottom w:w="55" w:type="dxa"/>
                <w:right w:w="55" w:type="dxa"/>
              </w:tblCellMar>
              <w:tblLook w:val="0000"/>
            </w:tblPrEx>
          </w:tblPrExChange>
        </w:tblPrEx>
        <w:trPr>
          <w:ins w:id="4713" w:author="MARCELO PEREIRA" w:date="2009-05-20T13:48:00Z"/>
        </w:trPr>
        <w:tc>
          <w:tcPr>
            <w:tcW w:w="2545" w:type="dxa"/>
            <w:tcBorders>
              <w:left w:val="single" w:sz="1" w:space="0" w:color="000000"/>
              <w:bottom w:val="single" w:sz="4" w:space="0" w:color="auto"/>
            </w:tcBorders>
            <w:vAlign w:val="center"/>
            <w:tcPrChange w:id="4714" w:author="MARCELO" w:date="2009-06-08T23:28:00Z">
              <w:tcPr>
                <w:tcW w:w="2545"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rPr>
                <w:ins w:id="4715" w:author="MARCELO PEREIRA" w:date="2009-05-19T16:11:00Z"/>
                <w:rFonts w:ascii="Times New Roman" w:hAnsi="Times New Roman"/>
              </w:rPr>
            </w:pPr>
            <w:ins w:id="4716" w:author="MARCELO PEREIRA" w:date="2009-05-19T16:11:00Z">
              <w:r>
                <w:rPr>
                  <w:rFonts w:ascii="Times New Roman" w:hAnsi="Times New Roman"/>
                </w:rPr>
                <w:t>Renomeamento de entidades</w:t>
              </w:r>
            </w:ins>
          </w:p>
        </w:tc>
        <w:tc>
          <w:tcPr>
            <w:tcW w:w="1722" w:type="dxa"/>
            <w:tcBorders>
              <w:left w:val="single" w:sz="1" w:space="0" w:color="000000"/>
              <w:bottom w:val="single" w:sz="4" w:space="0" w:color="auto"/>
            </w:tcBorders>
            <w:vAlign w:val="center"/>
            <w:tcPrChange w:id="4717" w:author="MARCELO" w:date="2009-06-08T23:28:00Z">
              <w:tcPr>
                <w:tcW w:w="1722"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18" w:author="MARCELO PEREIRA" w:date="2009-05-19T16:11:00Z"/>
                <w:rFonts w:ascii="Times New Roman" w:hAnsi="Times New Roman"/>
              </w:rPr>
            </w:pPr>
            <w:ins w:id="4719" w:author="MARCELO PEREIRA" w:date="2009-05-19T16:11:00Z">
              <w:r>
                <w:rPr>
                  <w:rFonts w:ascii="Times New Roman" w:hAnsi="Times New Roman"/>
                </w:rPr>
                <w:t>Não</w:t>
              </w:r>
            </w:ins>
          </w:p>
        </w:tc>
        <w:tc>
          <w:tcPr>
            <w:tcW w:w="1600" w:type="dxa"/>
            <w:tcBorders>
              <w:left w:val="single" w:sz="1" w:space="0" w:color="000000"/>
              <w:bottom w:val="single" w:sz="4" w:space="0" w:color="auto"/>
            </w:tcBorders>
            <w:vAlign w:val="center"/>
            <w:tcPrChange w:id="4720" w:author="MARCELO" w:date="2009-06-08T23:28:00Z">
              <w:tcPr>
                <w:tcW w:w="1600"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21" w:author="MARCELO PEREIRA" w:date="2009-05-28T17:41:00Z"/>
                <w:rFonts w:ascii="Times New Roman" w:hAnsi="Times New Roman"/>
              </w:rPr>
            </w:pPr>
            <w:ins w:id="4722" w:author="MARCELO PEREIRA" w:date="2009-05-19T16:11:00Z">
              <w:r>
                <w:rPr>
                  <w:rFonts w:ascii="Times New Roman" w:hAnsi="Times New Roman"/>
                </w:rPr>
                <w:t>Não</w:t>
              </w:r>
            </w:ins>
          </w:p>
        </w:tc>
        <w:tc>
          <w:tcPr>
            <w:tcW w:w="1310" w:type="dxa"/>
            <w:tcBorders>
              <w:left w:val="single" w:sz="1" w:space="0" w:color="000000"/>
              <w:bottom w:val="single" w:sz="4" w:space="0" w:color="auto"/>
            </w:tcBorders>
            <w:vAlign w:val="center"/>
            <w:tcPrChange w:id="4723" w:author="MARCELO" w:date="2009-06-08T23:28:00Z">
              <w:tcPr>
                <w:tcW w:w="1310"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24" w:author="MARCELO PEREIRA" w:date="2009-05-28T17:41:00Z"/>
                <w:rFonts w:ascii="Times New Roman" w:hAnsi="Times New Roman"/>
              </w:rPr>
            </w:pPr>
            <w:ins w:id="4725" w:author="MARCELO PEREIRA" w:date="2009-05-28T17:41:00Z">
              <w:r>
                <w:rPr>
                  <w:rFonts w:ascii="Times New Roman" w:hAnsi="Times New Roman"/>
                </w:rPr>
                <w:t>Não</w:t>
              </w:r>
            </w:ins>
          </w:p>
        </w:tc>
        <w:tc>
          <w:tcPr>
            <w:tcW w:w="1280" w:type="dxa"/>
            <w:tcBorders>
              <w:left w:val="single" w:sz="1" w:space="0" w:color="000000"/>
              <w:bottom w:val="single" w:sz="4" w:space="0" w:color="auto"/>
            </w:tcBorders>
            <w:vAlign w:val="center"/>
            <w:tcPrChange w:id="4726" w:author="MARCELO" w:date="2009-06-08T23:28:00Z">
              <w:tcPr>
                <w:tcW w:w="1280"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27" w:author="MARCELO PEREIRA" w:date="2009-05-19T16:11:00Z"/>
                <w:rFonts w:ascii="Times New Roman" w:hAnsi="Times New Roman"/>
              </w:rPr>
            </w:pPr>
            <w:ins w:id="4728" w:author="MARCELO PEREIRA" w:date="2009-05-28T17:41:00Z">
              <w:r>
                <w:rPr>
                  <w:rFonts w:ascii="Times New Roman" w:hAnsi="Times New Roman"/>
                </w:rPr>
                <w:t>Não</w:t>
              </w:r>
            </w:ins>
          </w:p>
        </w:tc>
        <w:tc>
          <w:tcPr>
            <w:tcW w:w="1583" w:type="dxa"/>
            <w:tcBorders>
              <w:left w:val="single" w:sz="1" w:space="0" w:color="000000"/>
              <w:bottom w:val="single" w:sz="4" w:space="0" w:color="auto"/>
              <w:right w:val="single" w:sz="1" w:space="0" w:color="000000"/>
            </w:tcBorders>
            <w:vAlign w:val="center"/>
            <w:tcPrChange w:id="4729" w:author="MARCELO" w:date="2009-06-08T23:28:00Z">
              <w:tcPr>
                <w:tcW w:w="1583" w:type="dxa"/>
                <w:tcBorders>
                  <w:left w:val="single" w:sz="1" w:space="0" w:color="000000"/>
                  <w:bottom w:val="single" w:sz="1" w:space="0" w:color="000000"/>
                  <w:right w:val="single" w:sz="1" w:space="0" w:color="000000"/>
                </w:tcBorders>
                <w:vAlign w:val="center"/>
              </w:tcPr>
            </w:tcPrChange>
          </w:tcPr>
          <w:p w:rsidR="00FB039E" w:rsidRDefault="00FB039E" w:rsidP="00EB36D3">
            <w:pPr>
              <w:pStyle w:val="TableContents"/>
              <w:snapToGrid w:val="0"/>
              <w:spacing w:line="360" w:lineRule="auto"/>
              <w:jc w:val="both"/>
              <w:rPr>
                <w:ins w:id="4730" w:author="MARCELO PEREIRA" w:date="2009-05-20T13:48:00Z"/>
                <w:rFonts w:ascii="Times New Roman" w:hAnsi="Times New Roman"/>
              </w:rPr>
            </w:pPr>
            <w:ins w:id="4731" w:author="MARCELO PEREIRA" w:date="2009-05-19T16:11:00Z">
              <w:r>
                <w:rPr>
                  <w:rFonts w:ascii="Times New Roman" w:hAnsi="Times New Roman"/>
                </w:rPr>
                <w:t>Sim</w:t>
              </w:r>
            </w:ins>
          </w:p>
        </w:tc>
      </w:tr>
      <w:tr w:rsidR="00FB039E" w:rsidDel="00DC3B7A" w:rsidTr="00477E42">
        <w:tblPrEx>
          <w:tblW w:w="0" w:type="auto"/>
          <w:tblInd w:w="18" w:type="dxa"/>
          <w:tblLayout w:type="fixed"/>
          <w:tblCellMar>
            <w:top w:w="55" w:type="dxa"/>
            <w:left w:w="55" w:type="dxa"/>
            <w:bottom w:w="55" w:type="dxa"/>
            <w:right w:w="55" w:type="dxa"/>
          </w:tblCellMar>
          <w:tblLook w:val="0000"/>
          <w:tblPrExChange w:id="4732" w:author="MARCELO" w:date="2009-06-08T23:28:00Z">
            <w:tblPrEx>
              <w:tblW w:w="0" w:type="auto"/>
              <w:tblInd w:w="18" w:type="dxa"/>
              <w:tblLayout w:type="fixed"/>
              <w:tblCellMar>
                <w:top w:w="55" w:type="dxa"/>
                <w:left w:w="55" w:type="dxa"/>
                <w:bottom w:w="55" w:type="dxa"/>
                <w:right w:w="55" w:type="dxa"/>
              </w:tblCellMar>
              <w:tblLook w:val="0000"/>
            </w:tblPrEx>
          </w:tblPrExChange>
        </w:tblPrEx>
        <w:trPr>
          <w:ins w:id="4733" w:author="MARCELO PEREIRA" w:date="2009-05-28T18:05:00Z"/>
          <w:del w:id="4734" w:author="MARCELO" w:date="2009-06-20T15:17:00Z"/>
        </w:trPr>
        <w:tc>
          <w:tcPr>
            <w:tcW w:w="2545" w:type="dxa"/>
            <w:tcBorders>
              <w:top w:val="single" w:sz="4" w:space="0" w:color="auto"/>
              <w:left w:val="single" w:sz="2" w:space="0" w:color="000000"/>
              <w:bottom w:val="single" w:sz="2" w:space="0" w:color="000000"/>
              <w:right w:val="single" w:sz="2" w:space="0" w:color="000000"/>
            </w:tcBorders>
            <w:vAlign w:val="center"/>
            <w:tcPrChange w:id="4735" w:author="MARCELO" w:date="2009-06-08T23:28:00Z">
              <w:tcPr>
                <w:tcW w:w="2545" w:type="dxa"/>
                <w:tcBorders>
                  <w:left w:val="single" w:sz="1" w:space="0" w:color="000000"/>
                  <w:bottom w:val="single" w:sz="1" w:space="0" w:color="000000"/>
                </w:tcBorders>
                <w:vAlign w:val="center"/>
              </w:tcPr>
            </w:tcPrChange>
          </w:tcPr>
          <w:p w:rsidR="00FB039E" w:rsidDel="00DC3B7A" w:rsidRDefault="00FB039E" w:rsidP="00EB36D3">
            <w:pPr>
              <w:pStyle w:val="TableContents"/>
              <w:snapToGrid w:val="0"/>
              <w:spacing w:line="360" w:lineRule="auto"/>
              <w:rPr>
                <w:ins w:id="4736" w:author="MARCELO PEREIRA" w:date="2009-05-19T15:45:00Z"/>
                <w:del w:id="4737" w:author="MARCELO" w:date="2009-06-20T15:17:00Z"/>
                <w:rFonts w:ascii="Times New Roman" w:hAnsi="Times New Roman"/>
              </w:rPr>
            </w:pPr>
            <w:ins w:id="4738" w:author="MARCELO PEREIRA" w:date="2009-05-20T13:48:00Z">
              <w:del w:id="4739" w:author="MARCELO" w:date="2009-06-08T00:00:00Z">
                <w:r w:rsidDel="00AF21C8">
                  <w:rPr>
                    <w:rFonts w:ascii="Times New Roman" w:hAnsi="Times New Roman"/>
                  </w:rPr>
                  <w:delText>Possivelmente</w:delText>
                </w:r>
              </w:del>
            </w:ins>
            <w:ins w:id="4740" w:author="MARCELO PEREIRA" w:date="2009-05-20T13:49:00Z">
              <w:del w:id="4741" w:author="MARCELO" w:date="2009-06-08T00:00:00Z">
                <w:r w:rsidDel="00AF21C8">
                  <w:rPr>
                    <w:rFonts w:ascii="Times New Roman" w:hAnsi="Times New Roman"/>
                  </w:rPr>
                  <w:delText xml:space="preserve"> e</w:delText>
                </w:r>
              </w:del>
            </w:ins>
            <w:ins w:id="4742" w:author="MARCELO PEREIRA" w:date="2009-05-19T15:45:00Z">
              <w:del w:id="4743" w:author="MARCELO" w:date="2009-06-20T15:17:00Z">
                <w:r w:rsidDel="00DC3B7A">
                  <w:rPr>
                    <w:rFonts w:ascii="Times New Roman" w:hAnsi="Times New Roman"/>
                  </w:rPr>
                  <w:delText>xtensível a outros SGBD?</w:delText>
                </w:r>
              </w:del>
            </w:ins>
          </w:p>
        </w:tc>
        <w:tc>
          <w:tcPr>
            <w:tcW w:w="1722" w:type="dxa"/>
            <w:tcBorders>
              <w:top w:val="single" w:sz="4" w:space="0" w:color="auto"/>
              <w:left w:val="single" w:sz="2" w:space="0" w:color="000000"/>
              <w:bottom w:val="single" w:sz="2" w:space="0" w:color="000000"/>
              <w:right w:val="single" w:sz="2" w:space="0" w:color="000000"/>
            </w:tcBorders>
            <w:vAlign w:val="center"/>
            <w:tcPrChange w:id="4744" w:author="MARCELO" w:date="2009-06-08T23:28:00Z">
              <w:tcPr>
                <w:tcW w:w="1722" w:type="dxa"/>
                <w:tcBorders>
                  <w:left w:val="single" w:sz="1" w:space="0" w:color="000000"/>
                  <w:bottom w:val="single" w:sz="1" w:space="0" w:color="000000"/>
                </w:tcBorders>
                <w:vAlign w:val="center"/>
              </w:tcPr>
            </w:tcPrChange>
          </w:tcPr>
          <w:p w:rsidR="00FB039E" w:rsidDel="00DC3B7A" w:rsidRDefault="00FB039E" w:rsidP="00EB36D3">
            <w:pPr>
              <w:pStyle w:val="TableContents"/>
              <w:snapToGrid w:val="0"/>
              <w:spacing w:line="360" w:lineRule="auto"/>
              <w:jc w:val="both"/>
              <w:rPr>
                <w:ins w:id="4745" w:author="MARCELO PEREIRA" w:date="2009-05-19T15:45:00Z"/>
                <w:del w:id="4746" w:author="MARCELO" w:date="2009-06-20T15:17:00Z"/>
                <w:rFonts w:ascii="Times New Roman" w:hAnsi="Times New Roman"/>
              </w:rPr>
            </w:pPr>
            <w:ins w:id="4747" w:author="MARCELO PEREIRA" w:date="2009-05-19T15:45:00Z">
              <w:del w:id="4748" w:author="MARCELO" w:date="2009-06-20T15:17:00Z">
                <w:r w:rsidDel="00DC3B7A">
                  <w:rPr>
                    <w:rFonts w:ascii="Times New Roman" w:hAnsi="Times New Roman"/>
                  </w:rPr>
                  <w:delText>Não</w:delText>
                </w:r>
              </w:del>
            </w:ins>
          </w:p>
        </w:tc>
        <w:tc>
          <w:tcPr>
            <w:tcW w:w="1600" w:type="dxa"/>
            <w:tcBorders>
              <w:top w:val="single" w:sz="4" w:space="0" w:color="auto"/>
              <w:left w:val="single" w:sz="2" w:space="0" w:color="000000"/>
              <w:bottom w:val="single" w:sz="2" w:space="0" w:color="000000"/>
              <w:right w:val="single" w:sz="2" w:space="0" w:color="000000"/>
            </w:tcBorders>
            <w:vAlign w:val="center"/>
            <w:tcPrChange w:id="4749" w:author="MARCELO" w:date="2009-06-08T23:28:00Z">
              <w:tcPr>
                <w:tcW w:w="1600" w:type="dxa"/>
                <w:tcBorders>
                  <w:left w:val="single" w:sz="1" w:space="0" w:color="000000"/>
                  <w:bottom w:val="single" w:sz="1" w:space="0" w:color="000000"/>
                </w:tcBorders>
                <w:vAlign w:val="center"/>
              </w:tcPr>
            </w:tcPrChange>
          </w:tcPr>
          <w:p w:rsidR="00FB039E" w:rsidDel="00DC3B7A" w:rsidRDefault="00FB039E" w:rsidP="00EB36D3">
            <w:pPr>
              <w:pStyle w:val="TableContents"/>
              <w:snapToGrid w:val="0"/>
              <w:spacing w:line="360" w:lineRule="auto"/>
              <w:jc w:val="both"/>
              <w:rPr>
                <w:ins w:id="4750" w:author="MARCELO PEREIRA" w:date="2009-05-28T17:41:00Z"/>
                <w:del w:id="4751" w:author="MARCELO" w:date="2009-06-20T15:17:00Z"/>
                <w:rFonts w:ascii="Times New Roman" w:hAnsi="Times New Roman"/>
              </w:rPr>
            </w:pPr>
            <w:ins w:id="4752" w:author="MARCELO PEREIRA" w:date="2009-05-19T15:45:00Z">
              <w:del w:id="4753" w:author="MARCELO" w:date="2009-06-20T15:17:00Z">
                <w:r w:rsidDel="00DC3B7A">
                  <w:rPr>
                    <w:rFonts w:ascii="Times New Roman" w:hAnsi="Times New Roman"/>
                  </w:rPr>
                  <w:delText>Não</w:delText>
                </w:r>
              </w:del>
            </w:ins>
          </w:p>
        </w:tc>
        <w:tc>
          <w:tcPr>
            <w:tcW w:w="1310" w:type="dxa"/>
            <w:tcBorders>
              <w:top w:val="single" w:sz="4" w:space="0" w:color="auto"/>
              <w:left w:val="single" w:sz="2" w:space="0" w:color="000000"/>
              <w:bottom w:val="single" w:sz="2" w:space="0" w:color="000000"/>
              <w:right w:val="single" w:sz="2" w:space="0" w:color="000000"/>
            </w:tcBorders>
            <w:vAlign w:val="center"/>
            <w:tcPrChange w:id="4754" w:author="MARCELO" w:date="2009-06-08T23:28:00Z">
              <w:tcPr>
                <w:tcW w:w="1310" w:type="dxa"/>
                <w:tcBorders>
                  <w:left w:val="single" w:sz="1" w:space="0" w:color="000000"/>
                  <w:bottom w:val="single" w:sz="1" w:space="0" w:color="000000"/>
                </w:tcBorders>
                <w:vAlign w:val="center"/>
              </w:tcPr>
            </w:tcPrChange>
          </w:tcPr>
          <w:p w:rsidR="00FB039E" w:rsidDel="00DC3B7A" w:rsidRDefault="00FB039E" w:rsidP="00EB36D3">
            <w:pPr>
              <w:pStyle w:val="TableContents"/>
              <w:snapToGrid w:val="0"/>
              <w:spacing w:line="360" w:lineRule="auto"/>
              <w:jc w:val="both"/>
              <w:rPr>
                <w:ins w:id="4755" w:author="MARCELO PEREIRA" w:date="2009-05-28T17:41:00Z"/>
                <w:del w:id="4756" w:author="MARCELO" w:date="2009-06-20T15:17:00Z"/>
                <w:rFonts w:ascii="Times New Roman" w:hAnsi="Times New Roman"/>
              </w:rPr>
            </w:pPr>
            <w:ins w:id="4757" w:author="MARCELO PEREIRA" w:date="2009-05-28T17:41:00Z">
              <w:del w:id="4758" w:author="MARCELO" w:date="2009-06-20T15:17:00Z">
                <w:r w:rsidDel="00DC3B7A">
                  <w:rPr>
                    <w:rFonts w:ascii="Times New Roman" w:hAnsi="Times New Roman"/>
                  </w:rPr>
                  <w:delText>Não</w:delText>
                </w:r>
              </w:del>
            </w:ins>
          </w:p>
        </w:tc>
        <w:tc>
          <w:tcPr>
            <w:tcW w:w="1280" w:type="dxa"/>
            <w:tcBorders>
              <w:top w:val="single" w:sz="4" w:space="0" w:color="auto"/>
              <w:left w:val="single" w:sz="2" w:space="0" w:color="000000"/>
              <w:bottom w:val="single" w:sz="2" w:space="0" w:color="000000"/>
              <w:right w:val="single" w:sz="2" w:space="0" w:color="000000"/>
            </w:tcBorders>
            <w:vAlign w:val="center"/>
            <w:tcPrChange w:id="4759" w:author="MARCELO" w:date="2009-06-08T23:28:00Z">
              <w:tcPr>
                <w:tcW w:w="1280" w:type="dxa"/>
                <w:tcBorders>
                  <w:left w:val="single" w:sz="1" w:space="0" w:color="000000"/>
                  <w:bottom w:val="single" w:sz="1" w:space="0" w:color="000000"/>
                </w:tcBorders>
                <w:vAlign w:val="center"/>
              </w:tcPr>
            </w:tcPrChange>
          </w:tcPr>
          <w:p w:rsidR="00FB039E" w:rsidDel="00DC3B7A" w:rsidRDefault="00FB039E" w:rsidP="00EB36D3">
            <w:pPr>
              <w:pStyle w:val="TableContents"/>
              <w:snapToGrid w:val="0"/>
              <w:spacing w:line="360" w:lineRule="auto"/>
              <w:jc w:val="both"/>
              <w:rPr>
                <w:ins w:id="4760" w:author="MARCELO PEREIRA" w:date="2009-05-19T15:45:00Z"/>
                <w:del w:id="4761" w:author="MARCELO" w:date="2009-06-20T15:17:00Z"/>
                <w:rFonts w:ascii="Times New Roman" w:hAnsi="Times New Roman"/>
              </w:rPr>
            </w:pPr>
            <w:ins w:id="4762" w:author="MARCELO PEREIRA" w:date="2009-05-28T17:41:00Z">
              <w:del w:id="4763" w:author="MARCELO" w:date="2009-06-20T15:17:00Z">
                <w:r w:rsidDel="00DC3B7A">
                  <w:rPr>
                    <w:rFonts w:ascii="Times New Roman" w:hAnsi="Times New Roman"/>
                  </w:rPr>
                  <w:delText>Não</w:delText>
                </w:r>
              </w:del>
            </w:ins>
          </w:p>
        </w:tc>
        <w:tc>
          <w:tcPr>
            <w:tcW w:w="1583" w:type="dxa"/>
            <w:tcBorders>
              <w:top w:val="single" w:sz="4" w:space="0" w:color="auto"/>
              <w:left w:val="single" w:sz="2" w:space="0" w:color="000000"/>
              <w:bottom w:val="single" w:sz="2" w:space="0" w:color="000000"/>
              <w:right w:val="single" w:sz="2" w:space="0" w:color="000000"/>
            </w:tcBorders>
            <w:vAlign w:val="center"/>
            <w:tcPrChange w:id="4764" w:author="MARCELO" w:date="2009-06-08T23:28:00Z">
              <w:tcPr>
                <w:tcW w:w="1583" w:type="dxa"/>
                <w:tcBorders>
                  <w:left w:val="single" w:sz="1" w:space="0" w:color="000000"/>
                  <w:bottom w:val="single" w:sz="1" w:space="0" w:color="000000"/>
                  <w:right w:val="single" w:sz="1" w:space="0" w:color="000000"/>
                </w:tcBorders>
                <w:vAlign w:val="center"/>
              </w:tcPr>
            </w:tcPrChange>
          </w:tcPr>
          <w:p w:rsidR="00FB039E" w:rsidDel="00DC3B7A" w:rsidRDefault="00FB039E" w:rsidP="00EB36D3">
            <w:pPr>
              <w:pStyle w:val="TableContents"/>
              <w:snapToGrid w:val="0"/>
              <w:spacing w:line="360" w:lineRule="auto"/>
              <w:jc w:val="both"/>
              <w:rPr>
                <w:ins w:id="4765" w:author="MARCELO PEREIRA" w:date="2009-05-28T18:05:00Z"/>
                <w:del w:id="4766" w:author="MARCELO" w:date="2009-06-20T15:17:00Z"/>
              </w:rPr>
            </w:pPr>
            <w:ins w:id="4767" w:author="MARCELO PEREIRA" w:date="2009-05-19T15:45:00Z">
              <w:del w:id="4768" w:author="MARCELO" w:date="2009-06-20T15:17:00Z">
                <w:r w:rsidDel="00DC3B7A">
                  <w:rPr>
                    <w:rFonts w:ascii="Times New Roman" w:hAnsi="Times New Roman"/>
                  </w:rPr>
                  <w:delText>Sim</w:delText>
                </w:r>
              </w:del>
            </w:ins>
          </w:p>
        </w:tc>
      </w:tr>
      <w:tr w:rsidR="00FB039E" w:rsidTr="00477E42">
        <w:tblPrEx>
          <w:tblW w:w="0" w:type="auto"/>
          <w:tblInd w:w="18" w:type="dxa"/>
          <w:tblLayout w:type="fixed"/>
          <w:tblCellMar>
            <w:top w:w="55" w:type="dxa"/>
            <w:left w:w="55" w:type="dxa"/>
            <w:bottom w:w="55" w:type="dxa"/>
            <w:right w:w="55" w:type="dxa"/>
          </w:tblCellMar>
          <w:tblLook w:val="0000"/>
          <w:tblPrExChange w:id="4769" w:author="MARCELO" w:date="2009-06-08T23:28:00Z">
            <w:tblPrEx>
              <w:tblW w:w="0" w:type="auto"/>
              <w:tblInd w:w="18" w:type="dxa"/>
              <w:tblLayout w:type="fixed"/>
              <w:tblCellMar>
                <w:top w:w="55" w:type="dxa"/>
                <w:left w:w="55" w:type="dxa"/>
                <w:bottom w:w="55" w:type="dxa"/>
                <w:right w:w="55" w:type="dxa"/>
              </w:tblCellMar>
              <w:tblLook w:val="0000"/>
            </w:tblPrEx>
          </w:tblPrExChange>
        </w:tblPrEx>
        <w:tc>
          <w:tcPr>
            <w:tcW w:w="2545" w:type="dxa"/>
            <w:tcBorders>
              <w:top w:val="single" w:sz="2" w:space="0" w:color="000000"/>
              <w:left w:val="single" w:sz="1" w:space="0" w:color="000000"/>
              <w:bottom w:val="single" w:sz="1" w:space="0" w:color="000000"/>
            </w:tcBorders>
            <w:vAlign w:val="center"/>
            <w:tcPrChange w:id="4770" w:author="MARCELO" w:date="2009-06-08T23:28:00Z">
              <w:tcPr>
                <w:tcW w:w="2545"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rPr>
                <w:ins w:id="4771" w:author="MARCELO PEREIRA" w:date="2009-05-28T18:06:00Z"/>
                <w:rFonts w:ascii="Times New Roman" w:hAnsi="Times New Roman"/>
              </w:rPr>
            </w:pPr>
            <w:ins w:id="4772" w:author="MARCELO PEREIRA" w:date="2009-05-28T18:05:00Z">
              <w:r>
                <w:t>Independência de S</w:t>
              </w:r>
            </w:ins>
            <w:ins w:id="4773" w:author="MARCELO PEREIRA" w:date="2009-05-28T18:06:00Z">
              <w:r>
                <w:t>istema Operacional</w:t>
              </w:r>
            </w:ins>
          </w:p>
        </w:tc>
        <w:tc>
          <w:tcPr>
            <w:tcW w:w="1722" w:type="dxa"/>
            <w:tcBorders>
              <w:top w:val="single" w:sz="2" w:space="0" w:color="000000"/>
              <w:left w:val="single" w:sz="1" w:space="0" w:color="000000"/>
              <w:bottom w:val="single" w:sz="1" w:space="0" w:color="000000"/>
            </w:tcBorders>
            <w:vAlign w:val="center"/>
            <w:tcPrChange w:id="4774" w:author="MARCELO" w:date="2009-06-08T23:28:00Z">
              <w:tcPr>
                <w:tcW w:w="1722"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75" w:author="MARCELO PEREIRA" w:date="2009-05-28T18:06:00Z"/>
                <w:rFonts w:ascii="Times New Roman" w:hAnsi="Times New Roman"/>
              </w:rPr>
            </w:pPr>
            <w:ins w:id="4776" w:author="MARCELO PEREIRA" w:date="2009-05-28T18:06:00Z">
              <w:r>
                <w:rPr>
                  <w:rFonts w:ascii="Times New Roman" w:hAnsi="Times New Roman"/>
                </w:rPr>
                <w:t>Não</w:t>
              </w:r>
            </w:ins>
          </w:p>
        </w:tc>
        <w:tc>
          <w:tcPr>
            <w:tcW w:w="1600" w:type="dxa"/>
            <w:tcBorders>
              <w:top w:val="single" w:sz="2" w:space="0" w:color="000000"/>
              <w:left w:val="single" w:sz="1" w:space="0" w:color="000000"/>
              <w:bottom w:val="single" w:sz="1" w:space="0" w:color="000000"/>
            </w:tcBorders>
            <w:vAlign w:val="center"/>
            <w:tcPrChange w:id="4777" w:author="MARCELO" w:date="2009-06-08T23:28:00Z">
              <w:tcPr>
                <w:tcW w:w="1600"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78" w:author="MARCELO PEREIRA" w:date="2009-05-28T18:06:00Z"/>
                <w:rFonts w:ascii="Times New Roman" w:hAnsi="Times New Roman"/>
              </w:rPr>
            </w:pPr>
            <w:ins w:id="4779" w:author="MARCELO PEREIRA" w:date="2009-05-28T18:06:00Z">
              <w:r>
                <w:rPr>
                  <w:rFonts w:ascii="Times New Roman" w:hAnsi="Times New Roman"/>
                </w:rPr>
                <w:t>Não</w:t>
              </w:r>
            </w:ins>
          </w:p>
        </w:tc>
        <w:tc>
          <w:tcPr>
            <w:tcW w:w="1310" w:type="dxa"/>
            <w:tcBorders>
              <w:top w:val="single" w:sz="2" w:space="0" w:color="000000"/>
              <w:left w:val="single" w:sz="1" w:space="0" w:color="000000"/>
              <w:bottom w:val="single" w:sz="1" w:space="0" w:color="000000"/>
            </w:tcBorders>
            <w:vAlign w:val="center"/>
            <w:tcPrChange w:id="4780" w:author="MARCELO" w:date="2009-06-08T23:28:00Z">
              <w:tcPr>
                <w:tcW w:w="1310"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81" w:author="MARCELO PEREIRA" w:date="2009-05-28T18:06:00Z"/>
                <w:rFonts w:ascii="Times New Roman" w:hAnsi="Times New Roman"/>
              </w:rPr>
            </w:pPr>
            <w:ins w:id="4782" w:author="MARCELO PEREIRA" w:date="2009-05-28T18:06:00Z">
              <w:r>
                <w:rPr>
                  <w:rFonts w:ascii="Times New Roman" w:hAnsi="Times New Roman"/>
                </w:rPr>
                <w:t>Sim</w:t>
              </w:r>
            </w:ins>
          </w:p>
        </w:tc>
        <w:tc>
          <w:tcPr>
            <w:tcW w:w="1280" w:type="dxa"/>
            <w:tcBorders>
              <w:top w:val="single" w:sz="2" w:space="0" w:color="000000"/>
              <w:left w:val="single" w:sz="1" w:space="0" w:color="000000"/>
              <w:bottom w:val="single" w:sz="1" w:space="0" w:color="000000"/>
            </w:tcBorders>
            <w:vAlign w:val="center"/>
            <w:tcPrChange w:id="4783" w:author="MARCELO" w:date="2009-06-08T23:28:00Z">
              <w:tcPr>
                <w:tcW w:w="1280" w:type="dxa"/>
                <w:tcBorders>
                  <w:left w:val="single" w:sz="1" w:space="0" w:color="000000"/>
                  <w:bottom w:val="single" w:sz="1" w:space="0" w:color="000000"/>
                </w:tcBorders>
                <w:vAlign w:val="center"/>
              </w:tcPr>
            </w:tcPrChange>
          </w:tcPr>
          <w:p w:rsidR="00FB039E" w:rsidRDefault="00FB039E" w:rsidP="00EB36D3">
            <w:pPr>
              <w:pStyle w:val="TableContents"/>
              <w:snapToGrid w:val="0"/>
              <w:spacing w:line="360" w:lineRule="auto"/>
              <w:jc w:val="both"/>
              <w:rPr>
                <w:ins w:id="4784" w:author="MARCELO PEREIRA" w:date="2009-05-28T18:06:00Z"/>
                <w:rFonts w:ascii="Times New Roman" w:hAnsi="Times New Roman"/>
              </w:rPr>
            </w:pPr>
            <w:ins w:id="4785" w:author="MARCELO PEREIRA" w:date="2009-05-28T18:06:00Z">
              <w:r>
                <w:rPr>
                  <w:rFonts w:ascii="Times New Roman" w:hAnsi="Times New Roman"/>
                </w:rPr>
                <w:t>Sim</w:t>
              </w:r>
            </w:ins>
          </w:p>
        </w:tc>
        <w:tc>
          <w:tcPr>
            <w:tcW w:w="1583" w:type="dxa"/>
            <w:tcBorders>
              <w:top w:val="single" w:sz="2" w:space="0" w:color="000000"/>
              <w:left w:val="single" w:sz="1" w:space="0" w:color="000000"/>
              <w:bottom w:val="single" w:sz="1" w:space="0" w:color="000000"/>
              <w:right w:val="single" w:sz="1" w:space="0" w:color="000000"/>
            </w:tcBorders>
            <w:vAlign w:val="center"/>
            <w:tcPrChange w:id="4786" w:author="MARCELO" w:date="2009-06-08T23:28:00Z">
              <w:tcPr>
                <w:tcW w:w="1583" w:type="dxa"/>
                <w:tcBorders>
                  <w:left w:val="single" w:sz="1" w:space="0" w:color="000000"/>
                  <w:bottom w:val="single" w:sz="1" w:space="0" w:color="000000"/>
                  <w:right w:val="single" w:sz="1" w:space="0" w:color="000000"/>
                </w:tcBorders>
                <w:vAlign w:val="center"/>
              </w:tcPr>
            </w:tcPrChange>
          </w:tcPr>
          <w:p w:rsidR="00FB039E" w:rsidRDefault="00FB039E" w:rsidP="00EB36D3">
            <w:pPr>
              <w:pStyle w:val="TableContents"/>
              <w:snapToGrid w:val="0"/>
              <w:spacing w:line="360" w:lineRule="auto"/>
              <w:jc w:val="both"/>
            </w:pPr>
            <w:ins w:id="4787" w:author="MARCELO PEREIRA" w:date="2009-05-28T18:06:00Z">
              <w:r>
                <w:rPr>
                  <w:rFonts w:ascii="Times New Roman" w:hAnsi="Times New Roman"/>
                </w:rPr>
                <w:t>Sim</w:t>
              </w:r>
            </w:ins>
          </w:p>
        </w:tc>
      </w:tr>
    </w:tbl>
    <w:p w:rsidR="00FB039E" w:rsidRDefault="00FB039E" w:rsidP="00EB36D3">
      <w:pPr>
        <w:spacing w:line="360" w:lineRule="auto"/>
        <w:jc w:val="both"/>
        <w:pPrChange w:id="4788" w:author="MARCELO" w:date="2009-06-07T15:32:00Z">
          <w:pPr>
            <w:pBdr>
              <w:bottom w:val="single" w:sz="4" w:space="1" w:color="000000"/>
            </w:pBdr>
            <w:spacing w:line="360" w:lineRule="auto"/>
            <w:jc w:val="both"/>
          </w:pPr>
        </w:pPrChange>
      </w:pPr>
    </w:p>
    <w:p w:rsidR="00FB039E" w:rsidDel="000156AF" w:rsidRDefault="00FB039E" w:rsidP="00EB36D3">
      <w:pPr>
        <w:spacing w:line="360" w:lineRule="auto"/>
        <w:jc w:val="both"/>
        <w:rPr>
          <w:del w:id="4789" w:author="MARCELO" w:date="2009-06-08T00:05:00Z"/>
          <w:rFonts w:ascii="Times New Roman" w:hAnsi="Times New Roman"/>
        </w:rPr>
        <w:pPrChange w:id="4790" w:author="MARCELO" w:date="2009-06-07T15:32:00Z">
          <w:pPr>
            <w:pBdr>
              <w:bottom w:val="single" w:sz="4" w:space="1" w:color="000000"/>
            </w:pBdr>
            <w:spacing w:line="360" w:lineRule="auto"/>
            <w:jc w:val="both"/>
          </w:pPr>
        </w:pPrChange>
      </w:pPr>
      <w:del w:id="4791" w:author="MARCELO PEREIRA" w:date="2009-05-20T14:15:00Z">
        <w:r>
          <w:rPr>
            <w:rFonts w:ascii="Times New Roman" w:hAnsi="Times New Roman"/>
          </w:rPr>
          <w:delText>(</w:delText>
        </w:r>
      </w:del>
      <w:del w:id="4792" w:author="MARCELO PEREIRA" w:date="2009-05-20T13:49:00Z">
        <w:r>
          <w:rPr>
            <w:rFonts w:ascii="Times New Roman" w:hAnsi="Times New Roman"/>
          </w:rPr>
          <w:delText xml:space="preserve"> O quadro acima deve estar devidamente referenciado no texto. Além disso, eu não entendi a 1ª. Coluna: ela contém funcionalidades e ferramentas???? As funcionalidades desta coluna devem ter sido definidas previamente na seção sobre conceitos básicos que eu falei previamente.)  </w:delText>
        </w:r>
      </w:del>
    </w:p>
    <w:p w:rsidR="00FB039E" w:rsidDel="000156AF" w:rsidRDefault="00FB039E" w:rsidP="00EB36D3">
      <w:pPr>
        <w:spacing w:line="360" w:lineRule="auto"/>
        <w:jc w:val="both"/>
        <w:rPr>
          <w:del w:id="4793" w:author="MARCELO" w:date="2009-06-08T00:05:00Z"/>
          <w:rFonts w:ascii="Times New Roman" w:hAnsi="Times New Roman"/>
        </w:rPr>
        <w:pPrChange w:id="4794" w:author="MARCELO" w:date="2009-06-07T15:32:00Z">
          <w:pPr>
            <w:pBdr>
              <w:bottom w:val="single" w:sz="4" w:space="1" w:color="000000"/>
            </w:pBdr>
            <w:spacing w:line="360" w:lineRule="auto"/>
            <w:jc w:val="both"/>
          </w:pPr>
        </w:pPrChange>
      </w:pPr>
    </w:p>
    <w:p w:rsidR="00FB039E" w:rsidDel="0059679E" w:rsidRDefault="00FB039E" w:rsidP="00021B21">
      <w:pPr>
        <w:spacing w:line="360" w:lineRule="auto"/>
        <w:jc w:val="both"/>
        <w:rPr>
          <w:del w:id="4795" w:author="MARCELO" w:date="2009-05-31T17:34:00Z"/>
          <w:rFonts w:ascii="Times New Roman" w:hAnsi="Times New Roman"/>
          <w:b/>
        </w:rPr>
        <w:pPrChange w:id="4796" w:author="MARCELO" w:date="2009-06-07T23:59:00Z">
          <w:pPr>
            <w:pBdr>
              <w:bottom w:val="single" w:sz="4" w:space="1" w:color="000000"/>
            </w:pBdr>
            <w:spacing w:line="360" w:lineRule="auto"/>
            <w:jc w:val="both"/>
          </w:pPr>
        </w:pPrChange>
      </w:pPr>
      <w:ins w:id="4797" w:author="MARCELO PEREIRA" w:date="2009-05-28T17:58:00Z">
        <w:del w:id="4798" w:author="MARCELO" w:date="2009-06-08T00:05:00Z">
          <w:r w:rsidDel="000156AF">
            <w:rPr>
              <w:rFonts w:ascii="Times New Roman" w:hAnsi="Times New Roman"/>
            </w:rPr>
            <w:tab/>
          </w:r>
        </w:del>
        <w:del w:id="4799" w:author="MARCELO" w:date="2009-06-07T23:59:00Z">
          <w:r w:rsidDel="00021B21">
            <w:rPr>
              <w:rFonts w:ascii="Times New Roman" w:hAnsi="Times New Roman"/>
            </w:rPr>
            <w:delText>É possível notar que as funcionalidades não estão presentes, reunidamente</w:delText>
          </w:r>
        </w:del>
      </w:ins>
      <w:ins w:id="4800" w:author="MARCELO PEREIRA" w:date="2009-05-28T17:59:00Z">
        <w:del w:id="4801" w:author="MARCELO" w:date="2009-06-07T23:59:00Z">
          <w:r w:rsidDel="00021B21">
            <w:rPr>
              <w:rFonts w:ascii="Times New Roman" w:hAnsi="Times New Roman"/>
            </w:rPr>
            <w:delText xml:space="preserve">, nas diversas ferramentas exibidas. O ClearSQL, por exemplo, possui apenas a exibição de métricas, o </w:delText>
          </w:r>
        </w:del>
      </w:ins>
      <w:ins w:id="4802" w:author="MARCELO PEREIRA" w:date="2009-05-28T18:00:00Z">
        <w:del w:id="4803" w:author="MARCELO" w:date="2009-06-07T23:59:00Z">
          <w:r w:rsidDel="00021B21">
            <w:rPr>
              <w:rFonts w:ascii="Times New Roman" w:hAnsi="Times New Roman"/>
            </w:rPr>
            <w:delText xml:space="preserve">PLDOC contempla apenas as funcionalidades de documentação e o utPLSQL somente </w:delText>
          </w:r>
        </w:del>
      </w:ins>
      <w:ins w:id="4804" w:author="MARCELO PEREIRA" w:date="2009-05-28T18:01:00Z">
        <w:del w:id="4805" w:author="MARCELO" w:date="2009-06-07T23:59:00Z">
          <w:r w:rsidDel="00021B21">
            <w:rPr>
              <w:rFonts w:ascii="Times New Roman" w:hAnsi="Times New Roman"/>
            </w:rPr>
            <w:delText xml:space="preserve">provê a realização de testes unitários. Por outro lado o Toad implementa </w:delText>
          </w:r>
        </w:del>
        <w:del w:id="4806" w:author="MARCELO" w:date="2009-05-31T17:12:00Z">
          <w:r w:rsidDel="00D80B50">
            <w:rPr>
              <w:rFonts w:ascii="Times New Roman" w:hAnsi="Times New Roman"/>
            </w:rPr>
            <w:delText>3</w:delText>
          </w:r>
        </w:del>
        <w:del w:id="4807" w:author="MARCELO" w:date="2009-06-07T23:59:00Z">
          <w:r w:rsidDel="00021B21">
            <w:rPr>
              <w:rFonts w:ascii="Times New Roman" w:hAnsi="Times New Roman"/>
            </w:rPr>
            <w:delText xml:space="preserve"> funcionalidades pós-codificação: métricas, testes unitários e </w:delText>
          </w:r>
        </w:del>
      </w:ins>
      <w:ins w:id="4808" w:author="MARCELO PEREIRA" w:date="2009-05-28T18:02:00Z">
        <w:del w:id="4809" w:author="MARCELO" w:date="2009-06-07T23:59:00Z">
          <w:r w:rsidDel="00021B21">
            <w:rPr>
              <w:rFonts w:ascii="Times New Roman" w:hAnsi="Times New Roman"/>
            </w:rPr>
            <w:delText xml:space="preserve">diagrama relacional das tabelas. Apesar disso, nenhuma ferramenta provê criação de fachadas, renomeamento de entidades e gráficos de dependências. Todas estas funcionalidades estão definidas para a ferramenta deste trabalho. </w:delText>
          </w:r>
        </w:del>
      </w:ins>
    </w:p>
    <w:p w:rsidR="00FB039E" w:rsidDel="000156AF" w:rsidRDefault="00FB039E" w:rsidP="00021B21">
      <w:pPr>
        <w:spacing w:line="360" w:lineRule="auto"/>
        <w:jc w:val="both"/>
        <w:rPr>
          <w:del w:id="4810" w:author="MARCELO" w:date="2009-06-08T00:05:00Z"/>
          <w:rFonts w:ascii="Times New Roman" w:hAnsi="Times New Roman"/>
          <w:b/>
        </w:rPr>
        <w:pPrChange w:id="4811" w:author="MARCELO" w:date="2009-06-07T23:59:00Z">
          <w:pPr>
            <w:pBdr>
              <w:bottom w:val="single" w:sz="4" w:space="1" w:color="000000"/>
            </w:pBdr>
            <w:spacing w:line="360" w:lineRule="auto"/>
            <w:jc w:val="both"/>
          </w:pPr>
        </w:pPrChange>
      </w:pPr>
      <w:del w:id="4812" w:author="MARCELO" w:date="2009-06-07T23:59:00Z">
        <w:r w:rsidDel="00021B21">
          <w:rPr>
            <w:rFonts w:ascii="Times New Roman" w:hAnsi="Times New Roman"/>
            <w:b/>
          </w:rPr>
          <w:tab/>
        </w:r>
      </w:del>
    </w:p>
    <w:p w:rsidR="00FB039E" w:rsidRDefault="00FB039E" w:rsidP="00EB36D3">
      <w:pPr>
        <w:spacing w:line="360" w:lineRule="auto"/>
        <w:jc w:val="both"/>
        <w:rPr>
          <w:del w:id="4813" w:author="MARCELO PEREIRA" w:date="2009-05-28T18:03:00Z"/>
          <w:rFonts w:ascii="Times New Roman" w:hAnsi="Times New Roman"/>
          <w:b/>
        </w:rPr>
        <w:pPrChange w:id="481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4815" w:author="MARCELO PEREIRA" w:date="2009-05-28T18:03:00Z"/>
          <w:rFonts w:ascii="Times New Roman" w:hAnsi="Times New Roman"/>
          <w:b/>
        </w:rPr>
        <w:pPrChange w:id="481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4817" w:author="MARCELO PEREIRA" w:date="2009-05-28T18:03:00Z"/>
          <w:rFonts w:ascii="Times New Roman" w:hAnsi="Times New Roman"/>
          <w:b/>
        </w:rPr>
        <w:pPrChange w:id="481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del w:id="4819" w:author="MARCELO PEREIRA" w:date="2009-05-28T18:03:00Z"/>
          <w:rFonts w:ascii="Times New Roman" w:hAnsi="Times New Roman"/>
          <w:b/>
        </w:rPr>
        <w:pPrChange w:id="4820" w:author="MARCELO" w:date="2009-06-07T15:32:00Z">
          <w:pPr>
            <w:pBdr>
              <w:bottom w:val="single" w:sz="4" w:space="1" w:color="000000"/>
            </w:pBdr>
            <w:spacing w:line="360" w:lineRule="auto"/>
            <w:jc w:val="both"/>
          </w:pPr>
        </w:pPrChange>
      </w:pPr>
    </w:p>
    <w:p w:rsidR="00FB039E" w:rsidDel="000156AF" w:rsidRDefault="00FB039E" w:rsidP="00EB36D3">
      <w:pPr>
        <w:spacing w:line="360" w:lineRule="auto"/>
        <w:jc w:val="both"/>
        <w:rPr>
          <w:del w:id="4821" w:author="MARCELO" w:date="2009-06-08T00:05:00Z"/>
          <w:rFonts w:ascii="Times New Roman" w:hAnsi="Times New Roman"/>
          <w:b/>
        </w:rPr>
        <w:pPrChange w:id="4822" w:author="MARCELO" w:date="2009-06-07T15:32:00Z">
          <w:pPr>
            <w:pBdr>
              <w:bottom w:val="single" w:sz="4" w:space="1" w:color="000000"/>
            </w:pBdr>
            <w:spacing w:line="360" w:lineRule="auto"/>
            <w:jc w:val="both"/>
          </w:pPr>
        </w:pPrChange>
      </w:pPr>
    </w:p>
    <w:p w:rsidR="0005326D" w:rsidRDefault="0005326D" w:rsidP="00EB36D3">
      <w:pPr>
        <w:spacing w:line="360" w:lineRule="auto"/>
        <w:jc w:val="both"/>
        <w:rPr>
          <w:ins w:id="4823" w:author="MARCELO" w:date="2009-05-31T17:47:00Z"/>
          <w:rFonts w:ascii="Times New Roman" w:hAnsi="Times New Roman"/>
          <w:b/>
        </w:rPr>
        <w:pPrChange w:id="4824" w:author="MARCELO" w:date="2009-06-07T15:32:00Z">
          <w:pPr>
            <w:pBdr>
              <w:bottom w:val="single" w:sz="4" w:space="1" w:color="000000"/>
            </w:pBdr>
            <w:spacing w:line="360" w:lineRule="auto"/>
            <w:jc w:val="both"/>
          </w:pPr>
        </w:pPrChange>
      </w:pPr>
    </w:p>
    <w:p w:rsidR="0005326D" w:rsidRPr="000156AF" w:rsidDel="000156AF" w:rsidRDefault="0005326D" w:rsidP="00EB36D3">
      <w:pPr>
        <w:spacing w:line="360" w:lineRule="auto"/>
        <w:jc w:val="both"/>
        <w:rPr>
          <w:del w:id="4825" w:author="MARCELO" w:date="2009-06-08T00:05:00Z"/>
          <w:rFonts w:ascii="Times New Roman" w:hAnsi="Times New Roman"/>
          <w:b/>
        </w:rPr>
        <w:pPrChange w:id="4826" w:author="MARCELO" w:date="2009-06-07T15:32:00Z">
          <w:pPr>
            <w:pBdr>
              <w:bottom w:val="single" w:sz="4" w:space="1" w:color="000000"/>
            </w:pBdr>
            <w:spacing w:line="360" w:lineRule="auto"/>
            <w:jc w:val="both"/>
          </w:pPr>
        </w:pPrChange>
      </w:pPr>
    </w:p>
    <w:p w:rsidR="00FB039E" w:rsidRPr="000156AF" w:rsidRDefault="00FB039E" w:rsidP="00EB36D3">
      <w:pPr>
        <w:spacing w:line="360" w:lineRule="auto"/>
        <w:jc w:val="both"/>
        <w:rPr>
          <w:rFonts w:ascii="Times New Roman" w:hAnsi="Times New Roman"/>
          <w:b/>
          <w:rPrChange w:id="4827" w:author="MARCELO" w:date="2009-06-08T00:06:00Z">
            <w:rPr>
              <w:rFonts w:ascii="Times New Roman" w:hAnsi="Times New Roman"/>
              <w:b/>
              <w:color w:val="FF0000"/>
            </w:rPr>
          </w:rPrChange>
        </w:rPr>
        <w:pPrChange w:id="4828" w:author="MARCELO" w:date="2009-06-07T15:32:00Z">
          <w:pPr>
            <w:pBdr>
              <w:bottom w:val="single" w:sz="4" w:space="1" w:color="000000"/>
            </w:pBdr>
            <w:spacing w:line="360" w:lineRule="auto"/>
            <w:jc w:val="both"/>
          </w:pPr>
        </w:pPrChange>
      </w:pPr>
      <w:r w:rsidRPr="000156AF">
        <w:rPr>
          <w:rFonts w:ascii="Times New Roman" w:hAnsi="Times New Roman"/>
          <w:b/>
          <w:sz w:val="32"/>
          <w:szCs w:val="32"/>
          <w:rPrChange w:id="4829" w:author="MARCELO" w:date="2009-06-08T00:06:00Z">
            <w:rPr>
              <w:rFonts w:ascii="Times New Roman" w:hAnsi="Times New Roman"/>
              <w:b/>
              <w:color w:val="FF0000"/>
              <w:sz w:val="32"/>
              <w:szCs w:val="32"/>
            </w:rPr>
          </w:rPrChange>
        </w:rPr>
        <w:t>3.5 Conclusão</w:t>
      </w:r>
    </w:p>
    <w:p w:rsidR="00FB039E" w:rsidRPr="000156AF" w:rsidRDefault="00FB039E" w:rsidP="00EB36D3">
      <w:pPr>
        <w:spacing w:line="360" w:lineRule="auto"/>
        <w:jc w:val="both"/>
        <w:rPr>
          <w:rFonts w:ascii="Times New Roman" w:hAnsi="Times New Roman"/>
          <w:b/>
          <w:rPrChange w:id="4830" w:author="MARCELO" w:date="2009-06-08T00:06:00Z">
            <w:rPr>
              <w:rFonts w:ascii="Times New Roman" w:hAnsi="Times New Roman"/>
              <w:b/>
              <w:color w:val="FF0000"/>
            </w:rPr>
          </w:rPrChange>
        </w:rPr>
        <w:pPrChange w:id="4831" w:author="MARCELO" w:date="2009-06-07T15:32:00Z">
          <w:pPr>
            <w:pBdr>
              <w:bottom w:val="single" w:sz="4" w:space="1" w:color="000000"/>
            </w:pBdr>
            <w:spacing w:line="360" w:lineRule="auto"/>
            <w:jc w:val="both"/>
          </w:pPr>
        </w:pPrChange>
      </w:pPr>
    </w:p>
    <w:p w:rsidR="00FB039E" w:rsidDel="00BD7EF0" w:rsidRDefault="00FB039E" w:rsidP="00EB36D3">
      <w:pPr>
        <w:spacing w:line="360" w:lineRule="auto"/>
        <w:jc w:val="both"/>
        <w:rPr>
          <w:del w:id="4832" w:author="MARCELO" w:date="2009-05-31T17:43:00Z"/>
          <w:rFonts w:ascii="Times New Roman" w:hAnsi="Times New Roman"/>
          <w:b/>
          <w:color w:val="FF0000"/>
        </w:rPr>
        <w:pPrChange w:id="4833" w:author="MARCELO" w:date="2009-06-07T15:32:00Z">
          <w:pPr>
            <w:pBdr>
              <w:bottom w:val="single" w:sz="4" w:space="1" w:color="000000"/>
            </w:pBdr>
            <w:spacing w:line="360" w:lineRule="auto"/>
            <w:jc w:val="both"/>
          </w:pPr>
        </w:pPrChange>
      </w:pPr>
      <w:r w:rsidRPr="000156AF">
        <w:rPr>
          <w:rFonts w:ascii="Times New Roman" w:hAnsi="Times New Roman"/>
          <w:rPrChange w:id="4834" w:author="MARCELO" w:date="2009-06-08T00:06:00Z">
            <w:rPr>
              <w:rFonts w:ascii="Times New Roman" w:hAnsi="Times New Roman"/>
              <w:color w:val="FF0000"/>
            </w:rPr>
          </w:rPrChange>
        </w:rPr>
        <w:tab/>
        <w:t xml:space="preserve">Como </w:t>
      </w:r>
      <w:del w:id="4835" w:author="MARCELO" w:date="2009-05-31T17:12:00Z">
        <w:r w:rsidRPr="000156AF" w:rsidDel="00612CE9">
          <w:rPr>
            <w:rFonts w:ascii="Times New Roman" w:hAnsi="Times New Roman"/>
            <w:rPrChange w:id="4836" w:author="MARCELO" w:date="2009-06-08T00:06:00Z">
              <w:rPr>
                <w:rFonts w:ascii="Times New Roman" w:hAnsi="Times New Roman"/>
                <w:color w:val="FF0000"/>
              </w:rPr>
            </w:rPrChange>
          </w:rPr>
          <w:delText>vimos,</w:delText>
        </w:r>
      </w:del>
      <w:ins w:id="4837" w:author="MARCELO" w:date="2009-05-31T17:12:00Z">
        <w:r w:rsidR="00612CE9" w:rsidRPr="000156AF">
          <w:rPr>
            <w:rFonts w:ascii="Times New Roman" w:hAnsi="Times New Roman"/>
            <w:rPrChange w:id="4838" w:author="MARCELO" w:date="2009-06-08T00:06:00Z">
              <w:rPr>
                <w:rFonts w:ascii="Times New Roman" w:hAnsi="Times New Roman"/>
                <w:color w:val="FF0000"/>
              </w:rPr>
            </w:rPrChange>
          </w:rPr>
          <w:t>vimos,</w:t>
        </w:r>
      </w:ins>
      <w:r w:rsidRPr="000156AF">
        <w:rPr>
          <w:rFonts w:ascii="Times New Roman" w:hAnsi="Times New Roman"/>
          <w:rPrChange w:id="4839" w:author="MARCELO" w:date="2009-06-08T00:06:00Z">
            <w:rPr>
              <w:rFonts w:ascii="Times New Roman" w:hAnsi="Times New Roman"/>
              <w:color w:val="FF0000"/>
            </w:rPr>
          </w:rPrChange>
        </w:rPr>
        <w:t xml:space="preserve"> a </w:t>
      </w:r>
      <w:del w:id="4840" w:author="MARCELO PEREIRA" w:date="2009-05-20T14:14:00Z">
        <w:r w:rsidRPr="000156AF">
          <w:rPr>
            <w:rFonts w:ascii="Times New Roman" w:hAnsi="Times New Roman"/>
            <w:rPrChange w:id="4841" w:author="MARCELO" w:date="2009-06-08T00:06:00Z">
              <w:rPr>
                <w:rFonts w:ascii="Times New Roman" w:hAnsi="Times New Roman"/>
                <w:color w:val="000000"/>
              </w:rPr>
            </w:rPrChange>
          </w:rPr>
          <w:delText>forte</w:delText>
        </w:r>
      </w:del>
      <w:ins w:id="4842" w:author="MARCELO PEREIRA" w:date="2009-05-20T14:14:00Z">
        <w:del w:id="4843" w:author="MARCELO" w:date="2009-06-08T00:06:00Z">
          <w:r w:rsidRPr="000156AF" w:rsidDel="000156AF">
            <w:rPr>
              <w:rFonts w:ascii="Times New Roman" w:hAnsi="Times New Roman"/>
              <w:rPrChange w:id="4844" w:author="MARCELO" w:date="2009-06-08T00:06:00Z">
                <w:rPr>
                  <w:rFonts w:ascii="Times New Roman" w:hAnsi="Times New Roman"/>
                  <w:color w:val="FF0000"/>
                </w:rPr>
              </w:rPrChange>
            </w:rPr>
            <w:delText>boa</w:delText>
          </w:r>
        </w:del>
      </w:ins>
      <w:del w:id="4845" w:author="MARCELO" w:date="2009-06-08T00:06:00Z">
        <w:r w:rsidRPr="000156AF" w:rsidDel="000156AF">
          <w:rPr>
            <w:rFonts w:ascii="Times New Roman" w:hAnsi="Times New Roman"/>
            <w:rPrChange w:id="4846" w:author="MARCELO" w:date="2009-06-08T00:06:00Z">
              <w:rPr>
                <w:rFonts w:ascii="Times New Roman" w:hAnsi="Times New Roman"/>
                <w:color w:val="FF0000"/>
              </w:rPr>
            </w:rPrChange>
          </w:rPr>
          <w:delText xml:space="preserve"> </w:delText>
        </w:r>
      </w:del>
      <w:r w:rsidRPr="000156AF">
        <w:rPr>
          <w:rFonts w:ascii="Times New Roman" w:hAnsi="Times New Roman"/>
          <w:rPrChange w:id="4847" w:author="MARCELO" w:date="2009-06-08T00:06:00Z">
            <w:rPr>
              <w:rFonts w:ascii="Times New Roman" w:hAnsi="Times New Roman"/>
              <w:color w:val="FF0000"/>
            </w:rPr>
          </w:rPrChange>
        </w:rPr>
        <w:t>modularização</w:t>
      </w:r>
      <w:del w:id="4848" w:author="MARCELO PEREIRA" w:date="2009-05-20T14:11:00Z">
        <w:r w:rsidRPr="000156AF">
          <w:rPr>
            <w:rFonts w:ascii="Times New Roman" w:hAnsi="Times New Roman"/>
            <w:rPrChange w:id="4849" w:author="MARCELO" w:date="2009-06-08T00:06:00Z">
              <w:rPr>
                <w:rFonts w:ascii="Times New Roman" w:hAnsi="Times New Roman"/>
                <w:color w:val="000000"/>
              </w:rPr>
            </w:rPrChange>
          </w:rPr>
          <w:delText>,</w:delText>
        </w:r>
      </w:del>
      <w:ins w:id="4850" w:author="MARCELO PEREIRA" w:date="2009-05-20T14:14:00Z">
        <w:r w:rsidRPr="000156AF">
          <w:rPr>
            <w:rFonts w:ascii="Times New Roman" w:hAnsi="Times New Roman"/>
            <w:rPrChange w:id="4851" w:author="MARCELO" w:date="2009-06-08T00:06:00Z">
              <w:rPr>
                <w:rFonts w:ascii="Times New Roman" w:hAnsi="Times New Roman"/>
                <w:color w:val="FF0000"/>
              </w:rPr>
            </w:rPrChange>
          </w:rPr>
          <w:t xml:space="preserve"> em camadas</w:t>
        </w:r>
      </w:ins>
      <w:ins w:id="4852" w:author="MARCELO PEREIRA" w:date="2009-05-20T14:11:00Z">
        <w:r w:rsidRPr="000156AF">
          <w:rPr>
            <w:rFonts w:ascii="Times New Roman" w:hAnsi="Times New Roman"/>
            <w:rPrChange w:id="4853" w:author="MARCELO" w:date="2009-06-08T00:06:00Z">
              <w:rPr>
                <w:rFonts w:ascii="Times New Roman" w:hAnsi="Times New Roman"/>
                <w:color w:val="FF0000"/>
              </w:rPr>
            </w:rPrChange>
          </w:rPr>
          <w:t xml:space="preserve"> </w:t>
        </w:r>
        <w:del w:id="4854" w:author="MARCELO" w:date="2009-06-08T00:07:00Z">
          <w:r w:rsidRPr="000156AF" w:rsidDel="000156AF">
            <w:rPr>
              <w:rFonts w:ascii="Times New Roman" w:hAnsi="Times New Roman"/>
              <w:rPrChange w:id="4855" w:author="MARCELO" w:date="2009-06-08T00:06:00Z">
                <w:rPr>
                  <w:rFonts w:ascii="Times New Roman" w:hAnsi="Times New Roman"/>
                  <w:color w:val="FF0000"/>
                </w:rPr>
              </w:rPrChange>
            </w:rPr>
            <w:delText>e</w:delText>
          </w:r>
        </w:del>
      </w:ins>
      <w:del w:id="4856" w:author="MARCELO" w:date="2009-06-08T00:07:00Z">
        <w:r w:rsidRPr="000156AF" w:rsidDel="000156AF">
          <w:rPr>
            <w:rFonts w:ascii="Times New Roman" w:hAnsi="Times New Roman"/>
            <w:rPrChange w:id="4857" w:author="MARCELO" w:date="2009-06-08T00:06:00Z">
              <w:rPr>
                <w:rFonts w:ascii="Times New Roman" w:hAnsi="Times New Roman"/>
                <w:color w:val="FF0000"/>
              </w:rPr>
            </w:rPrChange>
          </w:rPr>
          <w:delText xml:space="preserve"> </w:delText>
        </w:r>
        <w:r w:rsidRPr="000156AF" w:rsidDel="000156AF">
          <w:rPr>
            <w:rFonts w:ascii="Times New Roman" w:hAnsi="Times New Roman"/>
            <w:rPrChange w:id="4858" w:author="MARCELO" w:date="2009-06-08T00:06:00Z">
              <w:rPr>
                <w:rFonts w:ascii="Times New Roman" w:hAnsi="Times New Roman"/>
                <w:color w:val="000000"/>
              </w:rPr>
            </w:rPrChange>
          </w:rPr>
          <w:delText xml:space="preserve">juntamente com </w:delText>
        </w:r>
        <w:r w:rsidRPr="000156AF" w:rsidDel="000156AF">
          <w:rPr>
            <w:rFonts w:ascii="Times New Roman" w:hAnsi="Times New Roman"/>
            <w:rPrChange w:id="4859" w:author="MARCELO" w:date="2009-06-08T00:06:00Z">
              <w:rPr>
                <w:rFonts w:ascii="Times New Roman" w:hAnsi="Times New Roman"/>
                <w:color w:val="FF0000"/>
              </w:rPr>
            </w:rPrChange>
          </w:rPr>
          <w:delText>a escolha de uma linguagem portável</w:delText>
        </w:r>
      </w:del>
      <w:ins w:id="4860" w:author="MARCELO PEREIRA" w:date="2009-05-20T14:11:00Z">
        <w:del w:id="4861" w:author="MARCELO" w:date="2009-06-08T00:07:00Z">
          <w:r w:rsidRPr="000156AF" w:rsidDel="000156AF">
            <w:rPr>
              <w:rFonts w:ascii="Times New Roman" w:hAnsi="Times New Roman"/>
              <w:rPrChange w:id="4862" w:author="MARCELO" w:date="2009-06-08T00:06:00Z">
                <w:rPr>
                  <w:rFonts w:ascii="Times New Roman" w:hAnsi="Times New Roman"/>
                  <w:color w:val="FF0000"/>
                </w:rPr>
              </w:rPrChange>
            </w:rPr>
            <w:delText xml:space="preserve"> </w:delText>
          </w:r>
        </w:del>
        <w:r w:rsidRPr="000156AF">
          <w:rPr>
            <w:rFonts w:ascii="Times New Roman" w:hAnsi="Times New Roman"/>
            <w:rPrChange w:id="4863" w:author="MARCELO" w:date="2009-06-08T00:06:00Z">
              <w:rPr>
                <w:rFonts w:ascii="Times New Roman" w:hAnsi="Times New Roman"/>
                <w:color w:val="FF0000"/>
              </w:rPr>
            </w:rPrChange>
          </w:rPr>
          <w:t>torn</w:t>
        </w:r>
        <w:del w:id="4864" w:author="MARCELO" w:date="2009-06-08T00:07:00Z">
          <w:r w:rsidRPr="000156AF" w:rsidDel="000156AF">
            <w:rPr>
              <w:rFonts w:ascii="Times New Roman" w:hAnsi="Times New Roman"/>
              <w:rPrChange w:id="4865" w:author="MARCELO" w:date="2009-06-08T00:06:00Z">
                <w:rPr>
                  <w:rFonts w:ascii="Times New Roman" w:hAnsi="Times New Roman"/>
                  <w:color w:val="FF0000"/>
                </w:rPr>
              </w:rPrChange>
            </w:rPr>
            <w:delText>aram</w:delText>
          </w:r>
        </w:del>
      </w:ins>
      <w:ins w:id="4866" w:author="MARCELO" w:date="2009-06-08T00:07:00Z">
        <w:r w:rsidR="000156AF">
          <w:rPr>
            <w:rFonts w:ascii="Times New Roman" w:hAnsi="Times New Roman"/>
          </w:rPr>
          <w:t>ou</w:t>
        </w:r>
      </w:ins>
      <w:ins w:id="4867" w:author="MARCELO PEREIRA" w:date="2009-05-20T14:11:00Z">
        <w:r w:rsidRPr="000156AF">
          <w:rPr>
            <w:rFonts w:ascii="Times New Roman" w:hAnsi="Times New Roman"/>
            <w:rPrChange w:id="4868" w:author="MARCELO" w:date="2009-06-08T00:06:00Z">
              <w:rPr>
                <w:rFonts w:ascii="Times New Roman" w:hAnsi="Times New Roman"/>
                <w:color w:val="FF0000"/>
              </w:rPr>
            </w:rPrChange>
          </w:rPr>
          <w:t xml:space="preserve"> possível o desenvolvimento de uma ferramenta</w:t>
        </w:r>
      </w:ins>
      <w:ins w:id="4869" w:author="MARCELO PEREIRA" w:date="2009-05-20T14:12:00Z">
        <w:r w:rsidRPr="000156AF">
          <w:rPr>
            <w:rFonts w:ascii="Times New Roman" w:hAnsi="Times New Roman"/>
            <w:rPrChange w:id="4870" w:author="MARCELO" w:date="2009-06-08T00:06:00Z">
              <w:rPr>
                <w:rFonts w:ascii="Times New Roman" w:hAnsi="Times New Roman"/>
                <w:color w:val="FF0000"/>
              </w:rPr>
            </w:rPrChange>
          </w:rPr>
          <w:t xml:space="preserve"> extensível</w:t>
        </w:r>
        <w:del w:id="4871" w:author="MARCELO" w:date="2009-06-08T00:07:00Z">
          <w:r w:rsidRPr="000156AF" w:rsidDel="000156AF">
            <w:rPr>
              <w:rFonts w:ascii="Times New Roman" w:hAnsi="Times New Roman"/>
              <w:rPrChange w:id="4872" w:author="MARCELO" w:date="2009-06-08T00:06:00Z">
                <w:rPr>
                  <w:rFonts w:ascii="Times New Roman" w:hAnsi="Times New Roman"/>
                  <w:color w:val="FF0000"/>
                </w:rPr>
              </w:rPrChange>
            </w:rPr>
            <w:delText xml:space="preserve"> e independente de sistema operacional</w:delText>
          </w:r>
        </w:del>
        <w:r w:rsidRPr="000156AF">
          <w:rPr>
            <w:rFonts w:ascii="Times New Roman" w:hAnsi="Times New Roman"/>
            <w:rPrChange w:id="4873" w:author="MARCELO" w:date="2009-06-08T00:06:00Z">
              <w:rPr>
                <w:rFonts w:ascii="Times New Roman" w:hAnsi="Times New Roman"/>
                <w:color w:val="FF0000"/>
              </w:rPr>
            </w:rPrChange>
          </w:rPr>
          <w:t xml:space="preserve">. Além disso, com os estudos, foi possível definir um conjunto de funcionalidades </w:t>
        </w:r>
        <w:del w:id="4874" w:author="MARCELO" w:date="2009-06-08T00:08:00Z">
          <w:r w:rsidRPr="000156AF" w:rsidDel="000156AF">
            <w:rPr>
              <w:rFonts w:ascii="Times New Roman" w:hAnsi="Times New Roman"/>
              <w:rPrChange w:id="4875" w:author="MARCELO" w:date="2009-06-08T00:06:00Z">
                <w:rPr>
                  <w:rFonts w:ascii="Times New Roman" w:hAnsi="Times New Roman"/>
                  <w:color w:val="FF0000"/>
                </w:rPr>
              </w:rPrChange>
            </w:rPr>
            <w:delText>que atendem às questões de adaptação de novos desenvolvedores</w:delText>
          </w:r>
        </w:del>
      </w:ins>
      <w:ins w:id="4876" w:author="MARCELO" w:date="2009-06-08T00:08:00Z">
        <w:r w:rsidR="000156AF">
          <w:rPr>
            <w:rFonts w:ascii="Times New Roman" w:hAnsi="Times New Roman"/>
          </w:rPr>
          <w:t>para auxiliar no entendimento do código</w:t>
        </w:r>
      </w:ins>
      <w:ins w:id="4877" w:author="MARCELO PEREIRA" w:date="2009-05-20T14:12:00Z">
        <w:r w:rsidRPr="000156AF">
          <w:rPr>
            <w:rFonts w:ascii="Times New Roman" w:hAnsi="Times New Roman"/>
            <w:rPrChange w:id="4878" w:author="MARCELO" w:date="2009-06-08T00:06:00Z">
              <w:rPr>
                <w:rFonts w:ascii="Times New Roman" w:hAnsi="Times New Roman"/>
                <w:color w:val="FF0000"/>
              </w:rPr>
            </w:rPrChange>
          </w:rPr>
          <w:t xml:space="preserve"> e </w:t>
        </w:r>
      </w:ins>
      <w:ins w:id="4879" w:author="MARCELO" w:date="2009-06-20T15:17:00Z">
        <w:r w:rsidR="00DC3B7A">
          <w:rPr>
            <w:rFonts w:ascii="Times New Roman" w:hAnsi="Times New Roman"/>
          </w:rPr>
          <w:t xml:space="preserve">na </w:t>
        </w:r>
      </w:ins>
      <w:ins w:id="4880" w:author="MARCELO PEREIRA" w:date="2009-05-20T14:12:00Z">
        <w:r w:rsidRPr="000156AF">
          <w:rPr>
            <w:rFonts w:ascii="Times New Roman" w:hAnsi="Times New Roman"/>
            <w:rPrChange w:id="4881" w:author="MARCELO" w:date="2009-06-08T00:06:00Z">
              <w:rPr>
                <w:rFonts w:ascii="Times New Roman" w:hAnsi="Times New Roman"/>
                <w:color w:val="FF0000"/>
              </w:rPr>
            </w:rPrChange>
          </w:rPr>
          <w:t>manutenção de códigos legados</w:t>
        </w:r>
      </w:ins>
      <w:r w:rsidRPr="000156AF">
        <w:rPr>
          <w:rFonts w:ascii="Times New Roman" w:hAnsi="Times New Roman"/>
          <w:rPrChange w:id="4882" w:author="MARCELO" w:date="2009-06-08T00:06:00Z">
            <w:rPr>
              <w:rFonts w:ascii="Times New Roman" w:hAnsi="Times New Roman"/>
              <w:color w:val="FF0000"/>
            </w:rPr>
          </w:rPrChange>
        </w:rPr>
        <w:t xml:space="preserve"> </w:t>
      </w:r>
      <w:ins w:id="4883" w:author="MARCELO PEREIRA" w:date="2009-05-20T14:13:00Z">
        <w:r w:rsidRPr="000156AF">
          <w:rPr>
            <w:rFonts w:ascii="Times New Roman" w:hAnsi="Times New Roman"/>
            <w:rPrChange w:id="4884" w:author="MARCELO" w:date="2009-06-08T00:06:00Z">
              <w:rPr>
                <w:rFonts w:ascii="Times New Roman" w:hAnsi="Times New Roman"/>
                <w:color w:val="FF0000"/>
              </w:rPr>
            </w:rPrChange>
          </w:rPr>
          <w:t>para projetos PL/SQL, até então não abordadas p</w:t>
        </w:r>
        <w:del w:id="4885" w:author="MARCELO" w:date="2009-06-08T00:08:00Z">
          <w:r w:rsidRPr="000156AF" w:rsidDel="000156AF">
            <w:rPr>
              <w:rFonts w:ascii="Times New Roman" w:hAnsi="Times New Roman"/>
              <w:rPrChange w:id="4886" w:author="MARCELO" w:date="2009-06-08T00:06:00Z">
                <w:rPr>
                  <w:rFonts w:ascii="Times New Roman" w:hAnsi="Times New Roman"/>
                  <w:color w:val="FF0000"/>
                </w:rPr>
              </w:rPrChange>
            </w:rPr>
            <w:delText xml:space="preserve">or outras ferramentas do </w:delText>
          </w:r>
        </w:del>
        <w:del w:id="4887" w:author="MARCELO" w:date="2009-05-31T17:12:00Z">
          <w:r w:rsidRPr="000156AF" w:rsidDel="00612CE9">
            <w:rPr>
              <w:rFonts w:ascii="Times New Roman" w:hAnsi="Times New Roman"/>
              <w:rPrChange w:id="4888" w:author="MARCELO" w:date="2009-06-08T00:06:00Z">
                <w:rPr>
                  <w:rFonts w:ascii="Times New Roman" w:hAnsi="Times New Roman"/>
                  <w:color w:val="FF0000"/>
                </w:rPr>
              </w:rPrChange>
            </w:rPr>
            <w:delText>mercado.</w:delText>
          </w:r>
        </w:del>
      </w:ins>
      <w:del w:id="4889" w:author="MARCELO" w:date="2009-06-08T00:08:00Z">
        <w:r w:rsidDel="000156AF">
          <w:rPr>
            <w:rFonts w:ascii="Times New Roman" w:hAnsi="Times New Roman"/>
            <w:color w:val="000000"/>
          </w:rPr>
          <w:delText>trouxe muitas vantagens ao framework. [...]</w:delText>
        </w:r>
      </w:del>
      <w:ins w:id="4890" w:author="MARCELO PEREIRA" w:date="2009-05-20T14:15:00Z">
        <w:del w:id="4891" w:author="MARCELO" w:date="2009-06-08T00:08:00Z">
          <w:r w:rsidDel="000156AF">
            <w:rPr>
              <w:rFonts w:ascii="Times New Roman" w:hAnsi="Times New Roman"/>
              <w:color w:val="FF0000"/>
            </w:rPr>
            <w:delText xml:space="preserve"> </w:delText>
          </w:r>
        </w:del>
      </w:ins>
    </w:p>
    <w:p w:rsidR="00FB039E" w:rsidDel="00BD7EF0" w:rsidRDefault="00FB039E" w:rsidP="00EB36D3">
      <w:pPr>
        <w:spacing w:line="360" w:lineRule="auto"/>
        <w:jc w:val="both"/>
        <w:rPr>
          <w:del w:id="4892" w:author="MARCELO" w:date="2009-05-31T17:34:00Z"/>
          <w:rFonts w:ascii="Times New Roman" w:hAnsi="Times New Roman"/>
          <w:b/>
          <w:color w:val="FF0000"/>
        </w:rPr>
        <w:pPrChange w:id="4893" w:author="MARCELO" w:date="2009-06-07T15:32:00Z">
          <w:pPr>
            <w:pBdr>
              <w:bottom w:val="single" w:sz="4" w:space="1" w:color="000000"/>
            </w:pBdr>
            <w:spacing w:line="360" w:lineRule="auto"/>
            <w:jc w:val="both"/>
          </w:pPr>
        </w:pPrChange>
      </w:pPr>
    </w:p>
    <w:p w:rsidR="00BD7EF0" w:rsidRDefault="000156AF" w:rsidP="00EB36D3">
      <w:pPr>
        <w:spacing w:line="360" w:lineRule="auto"/>
        <w:jc w:val="both"/>
        <w:rPr>
          <w:ins w:id="4894" w:author="MARCELO" w:date="2009-06-08T23:28:00Z"/>
          <w:rFonts w:ascii="Times New Roman" w:hAnsi="Times New Roman"/>
        </w:rPr>
        <w:pPrChange w:id="4895" w:author="MARCELO" w:date="2009-06-07T15:32:00Z">
          <w:pPr>
            <w:pBdr>
              <w:bottom w:val="single" w:sz="4" w:space="1" w:color="000000"/>
            </w:pBdr>
            <w:spacing w:line="360" w:lineRule="auto"/>
            <w:jc w:val="both"/>
          </w:pPr>
        </w:pPrChange>
      </w:pPr>
      <w:ins w:id="4896" w:author="MARCELO" w:date="2009-06-08T00:08:00Z">
        <w:r>
          <w:rPr>
            <w:rFonts w:ascii="Times New Roman" w:hAnsi="Times New Roman"/>
          </w:rPr>
          <w:t>elas ferramentas analisadas.</w:t>
        </w:r>
      </w:ins>
    </w:p>
    <w:p w:rsidR="00477E42" w:rsidRDefault="00477E42" w:rsidP="00EB36D3">
      <w:pPr>
        <w:spacing w:line="360" w:lineRule="auto"/>
        <w:jc w:val="both"/>
        <w:rPr>
          <w:ins w:id="4897" w:author="MARCELO" w:date="2009-06-08T23:28:00Z"/>
          <w:rFonts w:ascii="Times New Roman" w:hAnsi="Times New Roman"/>
        </w:rPr>
        <w:pPrChange w:id="4898"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899" w:author="MARCELO" w:date="2009-06-08T23:28:00Z"/>
          <w:rFonts w:ascii="Times New Roman" w:hAnsi="Times New Roman"/>
        </w:rPr>
        <w:pPrChange w:id="4900"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01" w:author="MARCELO" w:date="2009-06-08T23:28:00Z"/>
          <w:rFonts w:ascii="Times New Roman" w:hAnsi="Times New Roman"/>
        </w:rPr>
        <w:pPrChange w:id="4902"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03" w:author="MARCELO" w:date="2009-06-08T23:28:00Z"/>
          <w:rFonts w:ascii="Times New Roman" w:hAnsi="Times New Roman"/>
        </w:rPr>
        <w:pPrChange w:id="4904"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05" w:author="MARCELO" w:date="2009-06-08T23:28:00Z"/>
          <w:rFonts w:ascii="Times New Roman" w:hAnsi="Times New Roman"/>
        </w:rPr>
        <w:pPrChange w:id="4906"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07" w:author="MARCELO" w:date="2009-06-08T23:28:00Z"/>
          <w:rFonts w:ascii="Times New Roman" w:hAnsi="Times New Roman"/>
        </w:rPr>
        <w:pPrChange w:id="4908"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09" w:author="MARCELO" w:date="2009-06-08T23:28:00Z"/>
          <w:rFonts w:ascii="Times New Roman" w:hAnsi="Times New Roman"/>
        </w:rPr>
        <w:pPrChange w:id="4910"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11" w:author="MARCELO" w:date="2009-06-20T15:18:00Z"/>
          <w:rFonts w:ascii="Times New Roman" w:hAnsi="Times New Roman"/>
        </w:rPr>
        <w:pPrChange w:id="4912" w:author="MARCELO" w:date="2009-06-07T15:32:00Z">
          <w:pPr>
            <w:pBdr>
              <w:bottom w:val="single" w:sz="4" w:space="1" w:color="000000"/>
            </w:pBdr>
            <w:spacing w:line="360" w:lineRule="auto"/>
            <w:jc w:val="both"/>
          </w:pPr>
        </w:pPrChange>
      </w:pPr>
    </w:p>
    <w:p w:rsidR="00DC3B7A" w:rsidRDefault="00DC3B7A" w:rsidP="00EB36D3">
      <w:pPr>
        <w:spacing w:line="360" w:lineRule="auto"/>
        <w:jc w:val="both"/>
        <w:rPr>
          <w:ins w:id="4913" w:author="MARCELO" w:date="2009-06-20T15:18:00Z"/>
          <w:rFonts w:ascii="Times New Roman" w:hAnsi="Times New Roman"/>
        </w:rPr>
        <w:pPrChange w:id="4914" w:author="MARCELO" w:date="2009-06-07T15:32:00Z">
          <w:pPr>
            <w:pBdr>
              <w:bottom w:val="single" w:sz="4" w:space="1" w:color="000000"/>
            </w:pBdr>
            <w:spacing w:line="360" w:lineRule="auto"/>
            <w:jc w:val="both"/>
          </w:pPr>
        </w:pPrChange>
      </w:pPr>
    </w:p>
    <w:p w:rsidR="00DC3B7A" w:rsidRDefault="00DC3B7A" w:rsidP="00EB36D3">
      <w:pPr>
        <w:spacing w:line="360" w:lineRule="auto"/>
        <w:jc w:val="both"/>
        <w:rPr>
          <w:ins w:id="4915" w:author="MARCELO" w:date="2009-06-08T23:28:00Z"/>
          <w:rFonts w:ascii="Times New Roman" w:hAnsi="Times New Roman"/>
        </w:rPr>
        <w:pPrChange w:id="4916"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17" w:author="MARCELO" w:date="2009-06-08T23:28:00Z"/>
          <w:rFonts w:ascii="Times New Roman" w:hAnsi="Times New Roman"/>
        </w:rPr>
        <w:pPrChange w:id="4918"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19" w:author="MARCELO" w:date="2009-06-08T23:28:00Z"/>
          <w:rFonts w:ascii="Times New Roman" w:hAnsi="Times New Roman"/>
        </w:rPr>
        <w:pPrChange w:id="4920"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21" w:author="MARCELO" w:date="2009-06-08T23:28:00Z"/>
          <w:rFonts w:ascii="Times New Roman" w:hAnsi="Times New Roman"/>
        </w:rPr>
        <w:pPrChange w:id="4922"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23" w:author="MARCELO" w:date="2009-06-08T23:28:00Z"/>
          <w:rFonts w:ascii="Times New Roman" w:hAnsi="Times New Roman"/>
        </w:rPr>
        <w:pPrChange w:id="4924"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25" w:author="MARCELO" w:date="2009-06-08T23:28:00Z"/>
          <w:rFonts w:ascii="Times New Roman" w:hAnsi="Times New Roman"/>
        </w:rPr>
        <w:pPrChange w:id="4926"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27" w:author="MARCELO" w:date="2009-06-08T23:28:00Z"/>
          <w:rFonts w:ascii="Times New Roman" w:hAnsi="Times New Roman"/>
        </w:rPr>
        <w:pPrChange w:id="4928"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29" w:author="MARCELO" w:date="2009-06-08T23:28:00Z"/>
          <w:rFonts w:ascii="Times New Roman" w:hAnsi="Times New Roman"/>
        </w:rPr>
        <w:pPrChange w:id="4930"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31" w:author="MARCELO" w:date="2009-06-08T23:28:00Z"/>
          <w:rFonts w:ascii="Times New Roman" w:hAnsi="Times New Roman"/>
        </w:rPr>
        <w:pPrChange w:id="4932"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33" w:author="MARCELO" w:date="2009-06-08T23:28:00Z"/>
          <w:rFonts w:ascii="Times New Roman" w:hAnsi="Times New Roman"/>
        </w:rPr>
        <w:pPrChange w:id="4934"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4935" w:author="MARCELO" w:date="2009-06-08T23:28:00Z"/>
          <w:rFonts w:ascii="Times New Roman" w:hAnsi="Times New Roman"/>
        </w:rPr>
        <w:pPrChange w:id="4936" w:author="MARCELO" w:date="2009-06-07T15:32:00Z">
          <w:pPr>
            <w:pBdr>
              <w:bottom w:val="single" w:sz="4" w:space="1" w:color="000000"/>
            </w:pBdr>
            <w:spacing w:line="360" w:lineRule="auto"/>
            <w:jc w:val="both"/>
          </w:pPr>
        </w:pPrChange>
      </w:pPr>
    </w:p>
    <w:p w:rsidR="000156AF" w:rsidRDefault="000156AF" w:rsidP="00EB36D3">
      <w:pPr>
        <w:spacing w:line="360" w:lineRule="auto"/>
        <w:jc w:val="both"/>
        <w:rPr>
          <w:ins w:id="4937" w:author="MARCELO" w:date="2009-05-31T17:43:00Z"/>
          <w:rFonts w:ascii="Times New Roman" w:hAnsi="Times New Roman"/>
          <w:b/>
          <w:color w:val="FF0000"/>
        </w:rPr>
        <w:pPrChange w:id="4938" w:author="MARCELO" w:date="2009-06-07T15:32:00Z">
          <w:pPr>
            <w:pBdr>
              <w:bottom w:val="single" w:sz="4" w:space="1" w:color="000000"/>
            </w:pBdr>
            <w:spacing w:line="360" w:lineRule="auto"/>
            <w:jc w:val="both"/>
          </w:pPr>
        </w:pPrChange>
      </w:pPr>
    </w:p>
    <w:p w:rsidR="00FB039E" w:rsidDel="0059679E" w:rsidRDefault="00FB039E" w:rsidP="00EB36D3">
      <w:pPr>
        <w:spacing w:line="360" w:lineRule="auto"/>
        <w:jc w:val="both"/>
        <w:outlineLvl w:val="0"/>
        <w:rPr>
          <w:del w:id="4939" w:author="MARCELO" w:date="2009-05-31T17:34:00Z"/>
          <w:rFonts w:ascii="Times New Roman" w:hAnsi="Times New Roman"/>
          <w:b/>
          <w:color w:val="FF0000"/>
        </w:rPr>
        <w:pPrChange w:id="4940" w:author="MARCELO" w:date="2009-06-07T15:32:00Z">
          <w:pPr>
            <w:pBdr>
              <w:bottom w:val="single" w:sz="4" w:space="1" w:color="000000"/>
            </w:pBdr>
            <w:spacing w:line="360" w:lineRule="auto"/>
            <w:jc w:val="both"/>
            <w:outlineLvl w:val="0"/>
          </w:pPr>
        </w:pPrChange>
      </w:pPr>
    </w:p>
    <w:p w:rsidR="00FB039E" w:rsidDel="0059679E" w:rsidRDefault="00FB039E" w:rsidP="00EB36D3">
      <w:pPr>
        <w:spacing w:line="360" w:lineRule="auto"/>
        <w:jc w:val="both"/>
        <w:outlineLvl w:val="0"/>
        <w:rPr>
          <w:del w:id="4941" w:author="MARCELO" w:date="2009-05-31T17:34:00Z"/>
          <w:rFonts w:ascii="Times New Roman" w:hAnsi="Times New Roman"/>
          <w:b/>
          <w:color w:val="FF0000"/>
        </w:rPr>
        <w:pPrChange w:id="4942" w:author="MARCELO" w:date="2009-06-07T15:32:00Z">
          <w:pPr>
            <w:pBdr>
              <w:bottom w:val="single" w:sz="4" w:space="1" w:color="000000"/>
            </w:pBdr>
            <w:spacing w:line="360" w:lineRule="auto"/>
            <w:jc w:val="both"/>
            <w:outlineLvl w:val="0"/>
          </w:pPr>
        </w:pPrChange>
      </w:pPr>
    </w:p>
    <w:p w:rsidR="00FB039E" w:rsidDel="0059679E" w:rsidRDefault="00FB039E" w:rsidP="00EB36D3">
      <w:pPr>
        <w:spacing w:line="360" w:lineRule="auto"/>
        <w:jc w:val="both"/>
        <w:outlineLvl w:val="0"/>
        <w:rPr>
          <w:del w:id="4943" w:author="MARCELO" w:date="2009-05-31T17:34:00Z"/>
          <w:rFonts w:ascii="Times New Roman" w:hAnsi="Times New Roman"/>
          <w:b/>
        </w:rPr>
        <w:pPrChange w:id="4944" w:author="MARCELO" w:date="2009-06-07T15:32:00Z">
          <w:pPr>
            <w:pBdr>
              <w:bottom w:val="single" w:sz="4" w:space="1" w:color="000000"/>
            </w:pBdr>
            <w:spacing w:line="360" w:lineRule="auto"/>
            <w:jc w:val="both"/>
            <w:outlineLvl w:val="0"/>
          </w:pPr>
        </w:pPrChange>
      </w:pPr>
    </w:p>
    <w:p w:rsidR="00FB039E" w:rsidDel="0059679E" w:rsidRDefault="00FB039E" w:rsidP="00EB36D3">
      <w:pPr>
        <w:spacing w:line="360" w:lineRule="auto"/>
        <w:jc w:val="both"/>
        <w:outlineLvl w:val="0"/>
        <w:rPr>
          <w:del w:id="4945" w:author="MARCELO" w:date="2009-05-31T17:34:00Z"/>
          <w:rFonts w:ascii="Times New Roman" w:hAnsi="Times New Roman"/>
          <w:b/>
        </w:rPr>
        <w:pPrChange w:id="4946" w:author="MARCELO" w:date="2009-06-07T15:32:00Z">
          <w:pPr>
            <w:pBdr>
              <w:bottom w:val="single" w:sz="4" w:space="1" w:color="000000"/>
            </w:pBdr>
            <w:spacing w:line="360" w:lineRule="auto"/>
            <w:jc w:val="both"/>
            <w:outlineLvl w:val="0"/>
          </w:pPr>
        </w:pPrChange>
      </w:pPr>
    </w:p>
    <w:p w:rsidR="00FB039E" w:rsidDel="00326531" w:rsidRDefault="00FB039E" w:rsidP="00EB36D3">
      <w:pPr>
        <w:spacing w:line="360" w:lineRule="auto"/>
        <w:jc w:val="both"/>
        <w:outlineLvl w:val="0"/>
        <w:rPr>
          <w:del w:id="4947" w:author="MARCELO" w:date="2009-05-31T16:41:00Z"/>
          <w:rFonts w:ascii="Times New Roman" w:hAnsi="Times New Roman"/>
          <w:b/>
        </w:rPr>
        <w:pPrChange w:id="4948" w:author="MARCELO" w:date="2009-06-07T15:32:00Z">
          <w:pPr>
            <w:pBdr>
              <w:bottom w:val="single" w:sz="4" w:space="1" w:color="000000"/>
            </w:pBdr>
            <w:spacing w:line="360" w:lineRule="auto"/>
            <w:jc w:val="both"/>
            <w:outlineLvl w:val="0"/>
          </w:pPr>
        </w:pPrChange>
      </w:pPr>
    </w:p>
    <w:p w:rsidR="00FB039E" w:rsidDel="00326531" w:rsidRDefault="00FB039E" w:rsidP="00EB36D3">
      <w:pPr>
        <w:spacing w:line="360" w:lineRule="auto"/>
        <w:jc w:val="both"/>
        <w:outlineLvl w:val="0"/>
        <w:rPr>
          <w:del w:id="4949" w:author="MARCELO" w:date="2009-05-31T16:41:00Z"/>
          <w:rFonts w:ascii="Times New Roman" w:hAnsi="Times New Roman"/>
          <w:b/>
        </w:rPr>
        <w:pPrChange w:id="4950" w:author="MARCELO" w:date="2009-06-07T15:32:00Z">
          <w:pPr>
            <w:pBdr>
              <w:bottom w:val="single" w:sz="4" w:space="1" w:color="000000"/>
            </w:pBdr>
            <w:spacing w:line="360" w:lineRule="auto"/>
            <w:jc w:val="both"/>
            <w:outlineLvl w:val="0"/>
          </w:pPr>
        </w:pPrChange>
      </w:pPr>
    </w:p>
    <w:p w:rsidR="00FB039E" w:rsidDel="00326531" w:rsidRDefault="00FB039E" w:rsidP="00EB36D3">
      <w:pPr>
        <w:spacing w:line="360" w:lineRule="auto"/>
        <w:jc w:val="both"/>
        <w:outlineLvl w:val="0"/>
        <w:rPr>
          <w:del w:id="4951" w:author="MARCELO" w:date="2009-05-31T16:41:00Z"/>
          <w:rFonts w:ascii="Times New Roman" w:hAnsi="Times New Roman"/>
          <w:b/>
        </w:rPr>
        <w:pPrChange w:id="4952" w:author="MARCELO" w:date="2009-06-07T15:32:00Z">
          <w:pPr>
            <w:pBdr>
              <w:bottom w:val="single" w:sz="4" w:space="1" w:color="000000"/>
            </w:pBdr>
            <w:spacing w:line="360" w:lineRule="auto"/>
            <w:jc w:val="both"/>
            <w:outlineLvl w:val="0"/>
          </w:pPr>
        </w:pPrChange>
      </w:pPr>
    </w:p>
    <w:p w:rsidR="00FB039E" w:rsidDel="00326531" w:rsidRDefault="00FB039E" w:rsidP="00EB36D3">
      <w:pPr>
        <w:spacing w:line="360" w:lineRule="auto"/>
        <w:jc w:val="both"/>
        <w:outlineLvl w:val="0"/>
        <w:rPr>
          <w:del w:id="4953" w:author="MARCELO" w:date="2009-05-31T16:41:00Z"/>
          <w:rFonts w:ascii="Times New Roman" w:hAnsi="Times New Roman"/>
          <w:b/>
        </w:rPr>
        <w:pPrChange w:id="495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outlineLvl w:val="0"/>
        <w:rPr>
          <w:rFonts w:ascii="Times New Roman" w:hAnsi="Times New Roman"/>
          <w:b/>
          <w:sz w:val="38"/>
          <w:szCs w:val="38"/>
        </w:rPr>
        <w:pPrChange w:id="4955" w:author="MARCELO" w:date="2009-06-07T15:32:00Z">
          <w:pPr>
            <w:pBdr>
              <w:bottom w:val="single" w:sz="4" w:space="1" w:color="000000"/>
            </w:pBdr>
            <w:spacing w:line="360" w:lineRule="auto"/>
            <w:jc w:val="both"/>
            <w:outlineLvl w:val="0"/>
          </w:pPr>
        </w:pPrChange>
      </w:pPr>
      <w:ins w:id="4956" w:author="MARCELO PEREIRA" w:date="2009-05-20T15:22:00Z">
        <w:r>
          <w:rPr>
            <w:rFonts w:ascii="Times New Roman" w:hAnsi="Times New Roman"/>
            <w:b/>
            <w:sz w:val="38"/>
            <w:szCs w:val="38"/>
          </w:rPr>
          <w:t xml:space="preserve">4 Protótipo </w:t>
        </w:r>
        <w:del w:id="4957" w:author="MARCELO" w:date="2009-06-08T00:09:00Z">
          <w:r w:rsidDel="005A73E0">
            <w:rPr>
              <w:rFonts w:ascii="Times New Roman" w:hAnsi="Times New Roman"/>
              <w:b/>
              <w:sz w:val="38"/>
              <w:szCs w:val="38"/>
            </w:rPr>
            <w:delText>Funcional</w:delText>
          </w:r>
        </w:del>
      </w:ins>
      <w:ins w:id="4958" w:author="MARCELO" w:date="2009-06-08T00:09:00Z">
        <w:r w:rsidR="005A73E0">
          <w:rPr>
            <w:rFonts w:ascii="Times New Roman" w:hAnsi="Times New Roman"/>
            <w:b/>
            <w:sz w:val="38"/>
            <w:szCs w:val="38"/>
          </w:rPr>
          <w:t>do PL/SQL Helper</w:t>
        </w:r>
      </w:ins>
    </w:p>
    <w:p w:rsidR="00FB039E" w:rsidRDefault="00FB039E" w:rsidP="00EB36D3">
      <w:pPr>
        <w:spacing w:line="360" w:lineRule="auto"/>
        <w:jc w:val="both"/>
        <w:rPr>
          <w:rFonts w:ascii="Times New Roman" w:hAnsi="Times New Roman"/>
          <w:b/>
          <w:sz w:val="38"/>
          <w:szCs w:val="38"/>
        </w:rPr>
        <w:pPrChange w:id="4959" w:author="MARCELO" w:date="2009-06-07T15:32:00Z">
          <w:pPr>
            <w:pBdr>
              <w:bottom w:val="single" w:sz="4" w:space="1" w:color="000000"/>
            </w:pBdr>
            <w:spacing w:line="360" w:lineRule="auto"/>
            <w:jc w:val="both"/>
          </w:pPr>
        </w:pPrChange>
      </w:pPr>
    </w:p>
    <w:p w:rsidR="00B71915" w:rsidRDefault="00FB039E" w:rsidP="00EB36D3">
      <w:pPr>
        <w:spacing w:line="360" w:lineRule="auto"/>
        <w:jc w:val="both"/>
        <w:pPrChange w:id="4960" w:author="MARCELO" w:date="2009-06-07T15:32:00Z">
          <w:pPr>
            <w:pBdr>
              <w:bottom w:val="single" w:sz="4" w:space="1" w:color="000000"/>
            </w:pBdr>
            <w:spacing w:line="360" w:lineRule="auto"/>
            <w:jc w:val="both"/>
          </w:pPr>
        </w:pPrChange>
      </w:pPr>
      <w:ins w:id="4961" w:author="MARCELO PEREIRA" w:date="2009-05-20T15:23:00Z">
        <w:r>
          <w:rPr>
            <w:rFonts w:ascii="Times New Roman" w:hAnsi="Times New Roman"/>
            <w:b/>
            <w:sz w:val="38"/>
            <w:szCs w:val="38"/>
          </w:rPr>
          <w:tab/>
        </w:r>
        <w:r>
          <w:t xml:space="preserve">Este capítulo aborda </w:t>
        </w:r>
        <w:del w:id="4962" w:author="MARCELO" w:date="2009-05-31T17:34:00Z">
          <w:r w:rsidDel="0059679E">
            <w:delText>a implementação</w:delText>
          </w:r>
        </w:del>
      </w:ins>
      <w:ins w:id="4963" w:author="MARCELO" w:date="2009-05-31T17:34:00Z">
        <w:r w:rsidR="0059679E">
          <w:t>o desenvolvimento</w:t>
        </w:r>
      </w:ins>
      <w:ins w:id="4964" w:author="MARCELO PEREIRA" w:date="2009-05-20T15:23:00Z">
        <w:r>
          <w:t xml:space="preserve"> d</w:t>
        </w:r>
        <w:del w:id="4965" w:author="MARCELO" w:date="2009-05-31T17:34:00Z">
          <w:r w:rsidDel="0059679E">
            <w:delText>e um</w:delText>
          </w:r>
        </w:del>
      </w:ins>
      <w:ins w:id="4966" w:author="MARCELO" w:date="2009-05-31T17:35:00Z">
        <w:r w:rsidR="0059679E">
          <w:t>o</w:t>
        </w:r>
      </w:ins>
      <w:ins w:id="4967" w:author="MARCELO PEREIRA" w:date="2009-05-20T15:23:00Z">
        <w:r>
          <w:t xml:space="preserve"> protótipo </w:t>
        </w:r>
        <w:del w:id="4968" w:author="MARCELO" w:date="2009-06-08T00:10:00Z">
          <w:r w:rsidDel="005A73E0">
            <w:delText xml:space="preserve">funcional </w:delText>
          </w:r>
        </w:del>
      </w:ins>
      <w:ins w:id="4969" w:author="MARCELO" w:date="2009-06-08T00:10:00Z">
        <w:r w:rsidR="005A73E0">
          <w:t xml:space="preserve">do sistema PL/SQL Helper </w:t>
        </w:r>
      </w:ins>
      <w:ins w:id="4970" w:author="MARCELO PEREIRA" w:date="2009-05-20T15:23:00Z">
        <w:r>
          <w:t>que implementa um sub</w:t>
        </w:r>
        <w:del w:id="4971" w:author="MARCELO" w:date="2009-06-20T15:18:00Z">
          <w:r w:rsidDel="00DC3B7A">
            <w:delText>-</w:delText>
          </w:r>
        </w:del>
        <w:r>
          <w:t xml:space="preserve">conjunto </w:t>
        </w:r>
      </w:ins>
      <w:ins w:id="4972" w:author="MARCELO PEREIRA" w:date="2009-05-20T15:34:00Z">
        <w:r>
          <w:t xml:space="preserve">das funcionalidades especificadas na </w:t>
        </w:r>
      </w:ins>
      <w:ins w:id="4973" w:author="MARCELO" w:date="2009-06-08T00:10:00Z">
        <w:r w:rsidR="005A73E0">
          <w:t xml:space="preserve">arquitetura de </w:t>
        </w:r>
      </w:ins>
      <w:ins w:id="4974" w:author="MARCELO" w:date="2009-06-20T15:42:00Z">
        <w:r w:rsidR="001C779D">
          <w:t>software</w:t>
        </w:r>
      </w:ins>
      <w:ins w:id="4975" w:author="MARCELO" w:date="2009-06-08T00:10:00Z">
        <w:r w:rsidR="005A73E0">
          <w:t xml:space="preserve"> proposta no capítulo anterior</w:t>
        </w:r>
      </w:ins>
      <w:ins w:id="4976" w:author="MARCELO PEREIRA" w:date="2009-05-20T15:34:00Z">
        <w:del w:id="4977" w:author="MARCELO" w:date="2009-06-08T00:10:00Z">
          <w:r w:rsidDel="005A73E0">
            <w:delText>definição da ferramenta</w:delText>
          </w:r>
        </w:del>
        <w:r>
          <w:t xml:space="preserve">. </w:t>
        </w:r>
        <w:del w:id="4978" w:author="MARCELO" w:date="2009-06-08T00:11:00Z">
          <w:r w:rsidDel="005A73E0">
            <w:delText>Este</w:delText>
          </w:r>
        </w:del>
      </w:ins>
      <w:ins w:id="4979" w:author="MARCELO" w:date="2009-06-08T00:11:00Z">
        <w:r w:rsidR="005A73E0">
          <w:t>O</w:t>
        </w:r>
      </w:ins>
      <w:ins w:id="4980" w:author="MARCELO PEREIRA" w:date="2009-05-20T15:34:00Z">
        <w:r>
          <w:t xml:space="preserve"> protótipo </w:t>
        </w:r>
        <w:del w:id="4981" w:author="MARCELO" w:date="2009-06-20T15:42:00Z">
          <w:r w:rsidDel="001C779D">
            <w:delText xml:space="preserve">é usado para validação da proposta </w:delText>
          </w:r>
        </w:del>
      </w:ins>
      <w:ins w:id="4982" w:author="MARCELO" w:date="2009-06-20T15:42:00Z">
        <w:r w:rsidR="001C779D">
          <w:t>foi implementado para validar algumas destas funcionalidades</w:t>
        </w:r>
      </w:ins>
      <w:ins w:id="4983" w:author="MARCELO PEREIRA" w:date="2009-05-20T15:34:00Z">
        <w:del w:id="4984" w:author="MARCELO" w:date="2009-06-08T00:12:00Z">
          <w:r w:rsidDel="005A73E0">
            <w:delText>usando o estudo de caso definido no capítulo cinco</w:delText>
          </w:r>
        </w:del>
        <w:del w:id="4985" w:author="MARCELO" w:date="2009-05-31T17:35:00Z">
          <w:r w:rsidDel="004B131E">
            <w:delText xml:space="preserve"> como alvo</w:delText>
          </w:r>
        </w:del>
        <w:del w:id="4986" w:author="MARCELO" w:date="2009-06-08T00:12:00Z">
          <w:r w:rsidDel="005A73E0">
            <w:delText>.</w:delText>
          </w:r>
        </w:del>
      </w:ins>
      <w:ins w:id="4987" w:author="MARCELO" w:date="2009-06-08T00:12:00Z">
        <w:r w:rsidR="005A73E0">
          <w:t>. Inicialmente</w:t>
        </w:r>
      </w:ins>
      <w:ins w:id="4988" w:author="MARCELO" w:date="2009-06-20T15:42:00Z">
        <w:r w:rsidR="001C779D">
          <w:t>,</w:t>
        </w:r>
      </w:ins>
      <w:ins w:id="4989" w:author="MARCELO" w:date="2009-06-08T00:12:00Z">
        <w:r w:rsidR="005A73E0">
          <w:t xml:space="preserve"> será dada uma introdução </w:t>
        </w:r>
      </w:ins>
      <w:ins w:id="4990" w:author="MARCELO" w:date="2009-06-08T00:13:00Z">
        <w:r w:rsidR="005A73E0">
          <w:t xml:space="preserve">que </w:t>
        </w:r>
      </w:ins>
      <w:ins w:id="4991" w:author="MARCELO" w:date="2009-06-20T15:43:00Z">
        <w:r w:rsidR="001C779D">
          <w:t>explica como foi feita a escolha de cada funcionalidade implementada</w:t>
        </w:r>
      </w:ins>
      <w:ins w:id="4992" w:author="MARCELO" w:date="2009-06-08T00:15:00Z">
        <w:r w:rsidR="005A73E0">
          <w:t xml:space="preserve"> e e</w:t>
        </w:r>
      </w:ins>
      <w:ins w:id="4993" w:author="MARCELO" w:date="2009-06-08T00:14:00Z">
        <w:r w:rsidR="005A73E0">
          <w:t>m seguida</w:t>
        </w:r>
      </w:ins>
      <w:ins w:id="4994" w:author="MARCELO" w:date="2009-06-20T15:43:00Z">
        <w:r w:rsidR="001C779D">
          <w:t>,</w:t>
        </w:r>
      </w:ins>
      <w:ins w:id="4995" w:author="MARCELO" w:date="2009-06-08T00:14:00Z">
        <w:r w:rsidR="005A73E0">
          <w:t xml:space="preserve"> serão exibid</w:t>
        </w:r>
      </w:ins>
      <w:ins w:id="4996" w:author="MARCELO" w:date="2009-06-20T15:44:00Z">
        <w:r w:rsidR="001C779D">
          <w:t>o</w:t>
        </w:r>
      </w:ins>
      <w:ins w:id="4997" w:author="MARCELO" w:date="2009-06-08T00:14:00Z">
        <w:r w:rsidR="005A73E0">
          <w:t xml:space="preserve">s </w:t>
        </w:r>
      </w:ins>
      <w:ins w:id="4998" w:author="MARCELO" w:date="2009-06-20T15:44:00Z">
        <w:r w:rsidR="001C779D">
          <w:t>detalhes a respeito do funcionamento delas</w:t>
        </w:r>
      </w:ins>
      <w:ins w:id="4999" w:author="MARCELO" w:date="2009-06-08T00:15:00Z">
        <w:r w:rsidR="005A73E0">
          <w:t xml:space="preserve">. </w:t>
        </w:r>
      </w:ins>
    </w:p>
    <w:p w:rsidR="00FB039E" w:rsidRDefault="00FB039E" w:rsidP="00EB36D3">
      <w:pPr>
        <w:spacing w:line="360" w:lineRule="auto"/>
        <w:jc w:val="both"/>
        <w:pPrChange w:id="500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001" w:author="MARCELO PEREIRA" w:date="2009-05-20T15:34:00Z"/>
          <w:rFonts w:ascii="Times New Roman" w:hAnsi="Times New Roman"/>
          <w:b/>
          <w:bCs/>
        </w:rPr>
        <w:pPrChange w:id="5002" w:author="MARCELO" w:date="2009-06-07T15:32:00Z">
          <w:pPr>
            <w:pBdr>
              <w:bottom w:val="single" w:sz="4" w:space="1" w:color="000000"/>
            </w:pBdr>
            <w:spacing w:line="360" w:lineRule="auto"/>
            <w:jc w:val="both"/>
          </w:pPr>
        </w:pPrChange>
      </w:pPr>
      <w:ins w:id="5003" w:author="MARCELO PEREIRA" w:date="2009-05-20T15:34:00Z">
        <w:r>
          <w:rPr>
            <w:rFonts w:ascii="Times New Roman" w:hAnsi="Times New Roman"/>
            <w:b/>
            <w:bCs/>
          </w:rPr>
          <w:t>4.1 Introdução</w:t>
        </w:r>
      </w:ins>
    </w:p>
    <w:p w:rsidR="00FB039E" w:rsidRDefault="00FB039E" w:rsidP="00EB36D3">
      <w:pPr>
        <w:spacing w:line="360" w:lineRule="auto"/>
        <w:jc w:val="both"/>
        <w:rPr>
          <w:ins w:id="5004" w:author="MARCELO PEREIRA" w:date="2009-05-20T15:34:00Z"/>
          <w:rFonts w:ascii="Times New Roman" w:hAnsi="Times New Roman"/>
        </w:rPr>
        <w:pPrChange w:id="5005" w:author="MARCELO" w:date="2009-06-07T15:32:00Z">
          <w:pPr>
            <w:pBdr>
              <w:bottom w:val="single" w:sz="4" w:space="1" w:color="000000"/>
            </w:pBdr>
            <w:spacing w:line="360" w:lineRule="auto"/>
            <w:jc w:val="both"/>
          </w:pPr>
        </w:pPrChange>
      </w:pPr>
      <w:ins w:id="5006" w:author="MARCELO PEREIRA" w:date="2009-05-20T15:34:00Z">
        <w:r>
          <w:rPr>
            <w:rFonts w:ascii="Times New Roman" w:hAnsi="Times New Roman"/>
            <w:b/>
            <w:bCs/>
          </w:rPr>
          <w:tab/>
        </w:r>
      </w:ins>
    </w:p>
    <w:p w:rsidR="00FB039E" w:rsidDel="00BA28F4" w:rsidRDefault="00FB039E" w:rsidP="002164FB">
      <w:pPr>
        <w:tabs>
          <w:tab w:val="left" w:pos="701"/>
          <w:tab w:val="left" w:pos="2880"/>
        </w:tabs>
        <w:spacing w:line="360" w:lineRule="auto"/>
        <w:jc w:val="both"/>
        <w:rPr>
          <w:ins w:id="5007" w:author="MARCELO PEREIRA" w:date="2009-05-20T15:34:00Z"/>
          <w:del w:id="5008" w:author="MARCELO" w:date="2009-06-08T00:43:00Z"/>
          <w:rFonts w:ascii="Times New Roman" w:hAnsi="Times New Roman"/>
        </w:rPr>
        <w:pPrChange w:id="5009" w:author="MARCELO" w:date="2009-06-08T00:48:00Z">
          <w:pPr>
            <w:pBdr>
              <w:bottom w:val="single" w:sz="4" w:space="1" w:color="000000"/>
            </w:pBdr>
            <w:tabs>
              <w:tab w:val="left" w:pos="701"/>
              <w:tab w:val="left" w:pos="2880"/>
            </w:tabs>
            <w:spacing w:line="360" w:lineRule="auto"/>
            <w:jc w:val="both"/>
          </w:pPr>
        </w:pPrChange>
      </w:pPr>
      <w:ins w:id="5010" w:author="MARCELO PEREIRA" w:date="2009-05-20T15:34:00Z">
        <w:r>
          <w:rPr>
            <w:rFonts w:ascii="Times New Roman" w:hAnsi="Times New Roman"/>
          </w:rPr>
          <w:tab/>
          <w:t xml:space="preserve">Como especificado no capítulo </w:t>
        </w:r>
        <w:del w:id="5011" w:author="MARCELO" w:date="2009-06-20T15:44:00Z">
          <w:r w:rsidDel="003716B2">
            <w:rPr>
              <w:rFonts w:ascii="Times New Roman" w:hAnsi="Times New Roman"/>
            </w:rPr>
            <w:delText>três</w:delText>
          </w:r>
        </w:del>
      </w:ins>
      <w:ins w:id="5012" w:author="MARCELO" w:date="2009-06-20T15:44:00Z">
        <w:r w:rsidR="003716B2">
          <w:rPr>
            <w:rFonts w:ascii="Times New Roman" w:hAnsi="Times New Roman"/>
          </w:rPr>
          <w:t>anterior</w:t>
        </w:r>
      </w:ins>
      <w:ins w:id="5013" w:author="MARCELO PEREIRA" w:date="2009-05-20T15:34:00Z">
        <w:r>
          <w:rPr>
            <w:rFonts w:ascii="Times New Roman" w:hAnsi="Times New Roman"/>
          </w:rPr>
          <w:t>, foram definidos quatro módulos para a ferramenta: Documentação, Análise, Refatoramento e Teste. Dentro destes módulos</w:t>
        </w:r>
      </w:ins>
      <w:ins w:id="5014" w:author="MARCELO" w:date="2009-06-20T15:44:00Z">
        <w:r w:rsidR="003716B2">
          <w:rPr>
            <w:rFonts w:ascii="Times New Roman" w:hAnsi="Times New Roman"/>
          </w:rPr>
          <w:t>,</w:t>
        </w:r>
      </w:ins>
      <w:ins w:id="5015" w:author="MARCELO PEREIRA" w:date="2009-05-20T15:34:00Z">
        <w:r>
          <w:rPr>
            <w:rFonts w:ascii="Times New Roman" w:hAnsi="Times New Roman"/>
          </w:rPr>
          <w:t xml:space="preserve"> estão presentes </w:t>
        </w:r>
        <w:del w:id="5016" w:author="MARCELO" w:date="2009-06-08T00:33:00Z">
          <w:r w:rsidDel="0091184B">
            <w:rPr>
              <w:rFonts w:ascii="Times New Roman" w:hAnsi="Times New Roman"/>
            </w:rPr>
            <w:delText>10</w:delText>
          </w:r>
        </w:del>
      </w:ins>
      <w:ins w:id="5017" w:author="MARCELO" w:date="2009-06-08T00:33:00Z">
        <w:r w:rsidR="0091184B">
          <w:rPr>
            <w:rFonts w:ascii="Times New Roman" w:hAnsi="Times New Roman"/>
          </w:rPr>
          <w:t>dez</w:t>
        </w:r>
      </w:ins>
      <w:ins w:id="5018" w:author="MARCELO PEREIRA" w:date="2009-05-20T15:34:00Z">
        <w:r>
          <w:rPr>
            <w:rFonts w:ascii="Times New Roman" w:hAnsi="Times New Roman"/>
          </w:rPr>
          <w:t xml:space="preserve"> funcionalidades diferentes</w:t>
        </w:r>
      </w:ins>
      <w:ins w:id="5019" w:author="MARCELO" w:date="2009-06-08T00:39:00Z">
        <w:r w:rsidR="00BA28F4">
          <w:rPr>
            <w:rFonts w:ascii="Times New Roman" w:hAnsi="Times New Roman"/>
          </w:rPr>
          <w:t xml:space="preserve"> que </w:t>
        </w:r>
      </w:ins>
      <w:ins w:id="5020" w:author="MARCELO" w:date="2009-06-08T00:40:00Z">
        <w:r w:rsidR="00BA28F4">
          <w:rPr>
            <w:rFonts w:ascii="Times New Roman" w:hAnsi="Times New Roman"/>
          </w:rPr>
          <w:t>foram</w:t>
        </w:r>
      </w:ins>
      <w:ins w:id="5021" w:author="MARCELO" w:date="2009-06-08T00:39:00Z">
        <w:r w:rsidR="00BA28F4">
          <w:rPr>
            <w:rFonts w:ascii="Times New Roman" w:hAnsi="Times New Roman"/>
          </w:rPr>
          <w:t xml:space="preserve"> analisadas separadamente na seção </w:t>
        </w:r>
      </w:ins>
      <w:ins w:id="5022" w:author="MARCELO" w:date="2009-06-08T00:40:00Z">
        <w:r w:rsidR="00BA28F4">
          <w:rPr>
            <w:rFonts w:ascii="Times New Roman" w:hAnsi="Times New Roman"/>
          </w:rPr>
          <w:t xml:space="preserve">3.3. </w:t>
        </w:r>
      </w:ins>
      <w:ins w:id="5023" w:author="MARCELO PEREIRA" w:date="2009-05-20T15:34:00Z">
        <w:del w:id="5024" w:author="MARCELO" w:date="2009-06-08T00:40:00Z">
          <w:r w:rsidDel="00BA28F4">
            <w:rPr>
              <w:rFonts w:ascii="Times New Roman" w:hAnsi="Times New Roman"/>
            </w:rPr>
            <w:delText xml:space="preserve">: documentação de pacotes, documentação de entidades isoladas, documentação completa, gráfico de dependências, métricas, diagrama do modelo relacional, geração automática de fachada, renomeamento de entidades, teste unitário de rotina e teste de pacotes. </w:delText>
          </w:r>
        </w:del>
        <w:r>
          <w:rPr>
            <w:rFonts w:ascii="Times New Roman" w:hAnsi="Times New Roman"/>
          </w:rPr>
          <w:t xml:space="preserve">Foram escolhidas </w:t>
        </w:r>
        <w:del w:id="5025" w:author="MARCELO" w:date="2009-06-08T00:40:00Z">
          <w:r w:rsidDel="00BA28F4">
            <w:rPr>
              <w:rFonts w:ascii="Times New Roman" w:hAnsi="Times New Roman"/>
            </w:rPr>
            <w:delText>3</w:delText>
          </w:r>
        </w:del>
      </w:ins>
      <w:ins w:id="5026" w:author="MARCELO" w:date="2009-06-08T00:40:00Z">
        <w:r w:rsidR="00BA28F4">
          <w:rPr>
            <w:rFonts w:ascii="Times New Roman" w:hAnsi="Times New Roman"/>
          </w:rPr>
          <w:t>três destas dez</w:t>
        </w:r>
      </w:ins>
      <w:ins w:id="5027" w:author="MARCELO PEREIRA" w:date="2009-05-20T15:34:00Z">
        <w:r>
          <w:rPr>
            <w:rFonts w:ascii="Times New Roman" w:hAnsi="Times New Roman"/>
          </w:rPr>
          <w:t xml:space="preserve"> funcionalidades para implementação no protótipo funcional: documentação de pacotes do módulo de documentação, gráfico de dependências do módulo de análise e geração de fachada do módulo de refatoramento. </w:t>
        </w:r>
      </w:ins>
      <w:ins w:id="5028" w:author="MARCELO" w:date="2009-06-08T00:41:00Z">
        <w:r w:rsidR="00BA28F4">
          <w:rPr>
            <w:rFonts w:ascii="Times New Roman" w:hAnsi="Times New Roman"/>
          </w:rPr>
          <w:t>O gráfico de dependências</w:t>
        </w:r>
      </w:ins>
      <w:ins w:id="5029" w:author="MARCELO" w:date="2009-06-08T00:42:00Z">
        <w:r w:rsidR="00BA28F4">
          <w:rPr>
            <w:rFonts w:ascii="Times New Roman" w:hAnsi="Times New Roman"/>
          </w:rPr>
          <w:t xml:space="preserve"> e</w:t>
        </w:r>
      </w:ins>
      <w:ins w:id="5030" w:author="MARCELO" w:date="2009-06-08T00:41:00Z">
        <w:r w:rsidR="00BA28F4">
          <w:rPr>
            <w:rFonts w:ascii="Times New Roman" w:hAnsi="Times New Roman"/>
          </w:rPr>
          <w:t xml:space="preserve"> a geração automática de fachada,</w:t>
        </w:r>
      </w:ins>
      <w:ins w:id="5031" w:author="MARCELO" w:date="2009-06-21T20:00:00Z">
        <w:r w:rsidR="00D70953">
          <w:rPr>
            <w:rFonts w:ascii="Times New Roman" w:hAnsi="Times New Roman"/>
          </w:rPr>
          <w:t xml:space="preserve"> </w:t>
        </w:r>
      </w:ins>
      <w:ins w:id="5032" w:author="MARCELO" w:date="2009-06-08T00:41:00Z">
        <w:r w:rsidR="00BA28F4">
          <w:rPr>
            <w:rFonts w:ascii="Times New Roman" w:hAnsi="Times New Roman"/>
          </w:rPr>
          <w:t>fo</w:t>
        </w:r>
      </w:ins>
      <w:ins w:id="5033" w:author="MARCELO" w:date="2009-06-08T00:42:00Z">
        <w:r w:rsidR="00BA28F4">
          <w:rPr>
            <w:rFonts w:ascii="Times New Roman" w:hAnsi="Times New Roman"/>
          </w:rPr>
          <w:t>ram</w:t>
        </w:r>
      </w:ins>
      <w:ins w:id="5034" w:author="MARCELO" w:date="2009-06-08T00:41:00Z">
        <w:r w:rsidR="00BA28F4">
          <w:rPr>
            <w:rFonts w:ascii="Times New Roman" w:hAnsi="Times New Roman"/>
          </w:rPr>
          <w:t xml:space="preserve"> escolhido</w:t>
        </w:r>
      </w:ins>
      <w:ins w:id="5035" w:author="MARCELO" w:date="2009-06-08T00:42:00Z">
        <w:r w:rsidR="00BA28F4">
          <w:rPr>
            <w:rFonts w:ascii="Times New Roman" w:hAnsi="Times New Roman"/>
          </w:rPr>
          <w:t>s</w:t>
        </w:r>
      </w:ins>
      <w:ins w:id="5036" w:author="MARCELO" w:date="2009-06-08T00:41:00Z">
        <w:r w:rsidR="00BA28F4">
          <w:rPr>
            <w:rFonts w:ascii="Times New Roman" w:hAnsi="Times New Roman"/>
          </w:rPr>
          <w:t xml:space="preserve"> para o módulo de análise</w:t>
        </w:r>
      </w:ins>
      <w:ins w:id="5037" w:author="MARCELO" w:date="2009-06-08T00:42:00Z">
        <w:r w:rsidR="00BA28F4">
          <w:rPr>
            <w:rFonts w:ascii="Times New Roman" w:hAnsi="Times New Roman"/>
          </w:rPr>
          <w:t xml:space="preserve"> e refatoramento, respectivamente,</w:t>
        </w:r>
      </w:ins>
      <w:ins w:id="5038" w:author="MARCELO" w:date="2009-06-08T00:41:00Z">
        <w:r w:rsidR="00BA28F4">
          <w:rPr>
            <w:rFonts w:ascii="Times New Roman" w:hAnsi="Times New Roman"/>
          </w:rPr>
          <w:t xml:space="preserve"> por não ser</w:t>
        </w:r>
      </w:ins>
      <w:ins w:id="5039" w:author="MARCELO" w:date="2009-06-08T00:42:00Z">
        <w:r w:rsidR="00BA28F4">
          <w:rPr>
            <w:rFonts w:ascii="Times New Roman" w:hAnsi="Times New Roman"/>
          </w:rPr>
          <w:t>em</w:t>
        </w:r>
      </w:ins>
      <w:ins w:id="5040" w:author="MARCELO" w:date="2009-06-08T00:41:00Z">
        <w:r w:rsidR="00BA28F4">
          <w:rPr>
            <w:rFonts w:ascii="Times New Roman" w:hAnsi="Times New Roman"/>
          </w:rPr>
          <w:t xml:space="preserve"> </w:t>
        </w:r>
      </w:ins>
      <w:ins w:id="5041" w:author="MARCELO" w:date="2009-06-08T00:42:00Z">
        <w:r w:rsidR="00BA28F4">
          <w:rPr>
            <w:rFonts w:ascii="Times New Roman" w:hAnsi="Times New Roman"/>
          </w:rPr>
          <w:t>implementados por</w:t>
        </w:r>
      </w:ins>
      <w:ins w:id="5042" w:author="MARCELO" w:date="2009-06-08T00:41:00Z">
        <w:r w:rsidR="00BA28F4">
          <w:rPr>
            <w:rFonts w:ascii="Times New Roman" w:hAnsi="Times New Roman"/>
          </w:rPr>
          <w:t xml:space="preserve"> nenhuma das ferramentas analisadas no estudo</w:t>
        </w:r>
      </w:ins>
      <w:ins w:id="5043" w:author="MARCELO" w:date="2009-06-08T00:42:00Z">
        <w:r w:rsidR="00BA28F4">
          <w:rPr>
            <w:rFonts w:ascii="Times New Roman" w:hAnsi="Times New Roman"/>
          </w:rPr>
          <w:t xml:space="preserve"> </w:t>
        </w:r>
      </w:ins>
      <w:ins w:id="5044" w:author="MARCELO" w:date="2009-06-08T00:41:00Z">
        <w:r w:rsidR="00BA28F4">
          <w:rPr>
            <w:rFonts w:ascii="Times New Roman" w:hAnsi="Times New Roman"/>
          </w:rPr>
          <w:t xml:space="preserve">sobre os trabalhos </w:t>
        </w:r>
      </w:ins>
      <w:ins w:id="5045" w:author="MARCELO" w:date="2009-06-08T00:43:00Z">
        <w:r w:rsidR="00BA28F4">
          <w:rPr>
            <w:rFonts w:ascii="Times New Roman" w:hAnsi="Times New Roman"/>
          </w:rPr>
          <w:t xml:space="preserve">correlatos. </w:t>
        </w:r>
      </w:ins>
      <w:ins w:id="5046" w:author="MARCELO" w:date="2009-06-21T20:00:00Z">
        <w:r w:rsidR="00D70953">
          <w:rPr>
            <w:rFonts w:ascii="Times New Roman" w:hAnsi="Times New Roman"/>
          </w:rPr>
          <w:t>A documentação de pacotes foi escolhida porque a idéia inicial era contemplar uma funcionalidade de cada módulo do PL/SQL Helper. Porém, p</w:t>
        </w:r>
      </w:ins>
      <w:ins w:id="5047" w:author="MARCELO" w:date="2009-06-08T00:46:00Z">
        <w:r w:rsidR="002164FB">
          <w:rPr>
            <w:rFonts w:ascii="Times New Roman" w:hAnsi="Times New Roman"/>
          </w:rPr>
          <w:t>ara o módulo de testes</w:t>
        </w:r>
      </w:ins>
      <w:ins w:id="5048" w:author="MARCELO" w:date="2009-06-20T19:06:00Z">
        <w:r w:rsidR="00D863D9">
          <w:rPr>
            <w:rFonts w:ascii="Times New Roman" w:hAnsi="Times New Roman"/>
          </w:rPr>
          <w:t>,</w:t>
        </w:r>
      </w:ins>
      <w:ins w:id="5049" w:author="MARCELO" w:date="2009-06-08T00:46:00Z">
        <w:r w:rsidR="002164FB">
          <w:rPr>
            <w:rFonts w:ascii="Times New Roman" w:hAnsi="Times New Roman"/>
          </w:rPr>
          <w:t xml:space="preserve"> nenhum</w:t>
        </w:r>
      </w:ins>
      <w:ins w:id="5050" w:author="MARCELO" w:date="2009-06-20T19:06:00Z">
        <w:r w:rsidR="00D863D9">
          <w:rPr>
            <w:rFonts w:ascii="Times New Roman" w:hAnsi="Times New Roman"/>
          </w:rPr>
          <w:t>a</w:t>
        </w:r>
      </w:ins>
      <w:ins w:id="5051" w:author="MARCELO" w:date="2009-06-08T00:46:00Z">
        <w:r w:rsidR="002164FB">
          <w:rPr>
            <w:rFonts w:ascii="Times New Roman" w:hAnsi="Times New Roman"/>
          </w:rPr>
          <w:t xml:space="preserve"> </w:t>
        </w:r>
      </w:ins>
      <w:ins w:id="5052" w:author="MARCELO" w:date="2009-06-20T19:06:00Z">
        <w:r w:rsidR="00D863D9">
          <w:rPr>
            <w:rFonts w:ascii="Times New Roman" w:hAnsi="Times New Roman"/>
          </w:rPr>
          <w:t xml:space="preserve">funcionalidade </w:t>
        </w:r>
      </w:ins>
      <w:ins w:id="5053" w:author="MARCELO" w:date="2009-06-08T00:46:00Z">
        <w:r w:rsidR="002164FB">
          <w:rPr>
            <w:rFonts w:ascii="Times New Roman" w:hAnsi="Times New Roman"/>
          </w:rPr>
          <w:t>foi escolhid</w:t>
        </w:r>
      </w:ins>
      <w:ins w:id="5054" w:author="MARCELO" w:date="2009-06-20T19:06:00Z">
        <w:r w:rsidR="00D863D9">
          <w:rPr>
            <w:rFonts w:ascii="Times New Roman" w:hAnsi="Times New Roman"/>
          </w:rPr>
          <w:t>a</w:t>
        </w:r>
      </w:ins>
      <w:ins w:id="5055" w:author="MARCELO" w:date="2009-06-08T00:49:00Z">
        <w:r w:rsidR="002164FB">
          <w:rPr>
            <w:rFonts w:ascii="Times New Roman" w:hAnsi="Times New Roman"/>
          </w:rPr>
          <w:t xml:space="preserve"> para implementação</w:t>
        </w:r>
      </w:ins>
      <w:ins w:id="5056" w:author="MARCELO" w:date="2009-06-08T00:46:00Z">
        <w:r w:rsidR="002164FB">
          <w:rPr>
            <w:rFonts w:ascii="Times New Roman" w:hAnsi="Times New Roman"/>
          </w:rPr>
          <w:t xml:space="preserve">. </w:t>
        </w:r>
      </w:ins>
      <w:ins w:id="5057" w:author="MARCELO" w:date="2009-06-20T19:07:00Z">
        <w:r w:rsidR="00D863D9">
          <w:rPr>
            <w:rFonts w:ascii="Times New Roman" w:hAnsi="Times New Roman"/>
          </w:rPr>
          <w:t>Para incorporação do</w:t>
        </w:r>
      </w:ins>
      <w:ins w:id="5058" w:author="MARCELO" w:date="2009-06-08T00:47:00Z">
        <w:r w:rsidR="002164FB">
          <w:rPr>
            <w:rFonts w:ascii="Times New Roman" w:hAnsi="Times New Roman"/>
          </w:rPr>
          <w:t xml:space="preserve"> utPLSQL</w:t>
        </w:r>
      </w:ins>
      <w:ins w:id="5059" w:author="MARCELO" w:date="2009-06-08T00:48:00Z">
        <w:r w:rsidR="002164FB">
          <w:rPr>
            <w:rFonts w:ascii="Times New Roman" w:hAnsi="Times New Roman"/>
          </w:rPr>
          <w:t xml:space="preserve"> ao PL/SQL Helper, era necessári</w:t>
        </w:r>
      </w:ins>
    </w:p>
    <w:p w:rsidR="002164FB" w:rsidRDefault="00FB039E" w:rsidP="002164FB">
      <w:pPr>
        <w:tabs>
          <w:tab w:val="left" w:pos="701"/>
          <w:tab w:val="left" w:pos="2880"/>
        </w:tabs>
        <w:spacing w:line="360" w:lineRule="auto"/>
        <w:jc w:val="both"/>
        <w:rPr>
          <w:ins w:id="5060" w:author="MARCELO" w:date="2009-06-08T00:51:00Z"/>
          <w:rFonts w:ascii="Times New Roman" w:hAnsi="Times New Roman"/>
        </w:rPr>
        <w:pPrChange w:id="5061" w:author="MARCELO" w:date="2009-06-08T00:48:00Z">
          <w:pPr>
            <w:pBdr>
              <w:bottom w:val="single" w:sz="4" w:space="1" w:color="000000"/>
            </w:pBdr>
            <w:spacing w:line="360" w:lineRule="auto"/>
            <w:jc w:val="both"/>
          </w:pPr>
        </w:pPrChange>
      </w:pPr>
      <w:ins w:id="5062" w:author="MARCELO PEREIRA" w:date="2009-05-20T15:34:00Z">
        <w:del w:id="5063" w:author="MARCELO" w:date="2009-06-08T00:48:00Z">
          <w:r w:rsidDel="002164FB">
            <w:rPr>
              <w:rFonts w:ascii="Times New Roman" w:hAnsi="Times New Roman"/>
            </w:rPr>
            <w:tab/>
          </w:r>
        </w:del>
      </w:ins>
      <w:ins w:id="5064" w:author="MARCELO" w:date="2009-06-08T00:48:00Z">
        <w:r w:rsidR="002164FB">
          <w:rPr>
            <w:rFonts w:ascii="Times New Roman" w:hAnsi="Times New Roman"/>
          </w:rPr>
          <w:t>a a criação de um módulo instalador</w:t>
        </w:r>
      </w:ins>
      <w:ins w:id="5065" w:author="MARCELO" w:date="2009-06-08T00:50:00Z">
        <w:r w:rsidR="002164FB">
          <w:rPr>
            <w:rFonts w:ascii="Times New Roman" w:hAnsi="Times New Roman"/>
          </w:rPr>
          <w:t xml:space="preserve"> do </w:t>
        </w:r>
        <w:r w:rsidR="002164FB">
          <w:rPr>
            <w:rFonts w:ascii="Times New Roman" w:hAnsi="Times New Roman"/>
            <w:i/>
          </w:rPr>
          <w:t>framework</w:t>
        </w:r>
        <w:r w:rsidR="002164FB">
          <w:rPr>
            <w:rFonts w:ascii="Times New Roman" w:hAnsi="Times New Roman"/>
          </w:rPr>
          <w:t xml:space="preserve"> no sistema do usuário</w:t>
        </w:r>
      </w:ins>
      <w:ins w:id="5066" w:author="MARCELO" w:date="2009-06-08T00:48:00Z">
        <w:r w:rsidR="002164FB">
          <w:rPr>
            <w:rFonts w:ascii="Times New Roman" w:hAnsi="Times New Roman"/>
          </w:rPr>
          <w:t xml:space="preserve">, um módulo automatizador </w:t>
        </w:r>
      </w:ins>
      <w:ins w:id="5067" w:author="MARCELO" w:date="2009-06-08T00:50:00Z">
        <w:r w:rsidR="002164FB">
          <w:rPr>
            <w:rFonts w:ascii="Times New Roman" w:hAnsi="Times New Roman"/>
          </w:rPr>
          <w:t xml:space="preserve">da criação de pacotes de testes </w:t>
        </w:r>
      </w:ins>
      <w:ins w:id="5068" w:author="MARCELO" w:date="2009-06-08T00:48:00Z">
        <w:r w:rsidR="002164FB">
          <w:rPr>
            <w:rFonts w:ascii="Times New Roman" w:hAnsi="Times New Roman"/>
          </w:rPr>
          <w:t>e um módulo de interface gráfica</w:t>
        </w:r>
      </w:ins>
      <w:ins w:id="5069" w:author="MARCELO" w:date="2009-06-08T00:50:00Z">
        <w:r w:rsidR="002164FB">
          <w:rPr>
            <w:rFonts w:ascii="Times New Roman" w:hAnsi="Times New Roman"/>
          </w:rPr>
          <w:t xml:space="preserve"> para utilização das funcionalidades</w:t>
        </w:r>
      </w:ins>
      <w:ins w:id="5070" w:author="MARCELO" w:date="2009-06-08T00:48:00Z">
        <w:r w:rsidR="002164FB">
          <w:rPr>
            <w:rFonts w:ascii="Times New Roman" w:hAnsi="Times New Roman"/>
          </w:rPr>
          <w:t>. I</w:t>
        </w:r>
      </w:ins>
      <w:ins w:id="5071" w:author="MARCELO" w:date="2009-06-08T00:49:00Z">
        <w:r w:rsidR="002164FB">
          <w:rPr>
            <w:rFonts w:ascii="Times New Roman" w:hAnsi="Times New Roman"/>
          </w:rPr>
          <w:t xml:space="preserve">sto </w:t>
        </w:r>
      </w:ins>
      <w:ins w:id="5072" w:author="MARCELO" w:date="2009-06-20T19:08:00Z">
        <w:r w:rsidR="00D863D9">
          <w:rPr>
            <w:rFonts w:ascii="Times New Roman" w:hAnsi="Times New Roman"/>
          </w:rPr>
          <w:t>gerou uma necessidade de</w:t>
        </w:r>
      </w:ins>
      <w:ins w:id="5073" w:author="MARCELO" w:date="2009-06-08T00:49:00Z">
        <w:r w:rsidR="002164FB">
          <w:rPr>
            <w:rFonts w:ascii="Times New Roman" w:hAnsi="Times New Roman"/>
          </w:rPr>
          <w:t xml:space="preserve"> redução no escopo do </w:t>
        </w:r>
      </w:ins>
      <w:ins w:id="5074" w:author="MARCELO" w:date="2009-06-20T19:08:00Z">
        <w:r w:rsidR="00D863D9">
          <w:rPr>
            <w:rFonts w:ascii="Times New Roman" w:hAnsi="Times New Roman"/>
          </w:rPr>
          <w:t xml:space="preserve">desenvolvimento do </w:t>
        </w:r>
      </w:ins>
      <w:ins w:id="5075" w:author="MARCELO" w:date="2009-06-08T00:49:00Z">
        <w:r w:rsidR="002164FB">
          <w:rPr>
            <w:rFonts w:ascii="Times New Roman" w:hAnsi="Times New Roman"/>
          </w:rPr>
          <w:t>protótipo</w:t>
        </w:r>
      </w:ins>
      <w:ins w:id="5076" w:author="MARCELO" w:date="2009-06-20T19:08:00Z">
        <w:r w:rsidR="00D863D9">
          <w:rPr>
            <w:rFonts w:ascii="Times New Roman" w:hAnsi="Times New Roman"/>
          </w:rPr>
          <w:t xml:space="preserve"> de d</w:t>
        </w:r>
      </w:ins>
      <w:ins w:id="5077" w:author="MARCELO" w:date="2009-06-08T00:49:00Z">
        <w:r w:rsidR="002164FB">
          <w:rPr>
            <w:rFonts w:ascii="Times New Roman" w:hAnsi="Times New Roman"/>
          </w:rPr>
          <w:t>, removendo de sua implementação uma funcionalidade do módulo de testes.</w:t>
        </w:r>
      </w:ins>
    </w:p>
    <w:p w:rsidR="00B71915" w:rsidRDefault="00FB039E" w:rsidP="00EB36D3">
      <w:pPr>
        <w:tabs>
          <w:tab w:val="left" w:pos="701"/>
          <w:tab w:val="left" w:pos="2880"/>
        </w:tabs>
        <w:spacing w:line="360" w:lineRule="auto"/>
        <w:jc w:val="both"/>
        <w:rPr>
          <w:ins w:id="5078" w:author="MARCELO" w:date="2009-06-08T00:51:00Z"/>
          <w:rFonts w:ascii="Times New Roman" w:hAnsi="Times New Roman"/>
        </w:rPr>
        <w:pPrChange w:id="5079" w:author="MARCELO" w:date="2009-06-07T15:32:00Z">
          <w:pPr>
            <w:pBdr>
              <w:bottom w:val="single" w:sz="4" w:space="1" w:color="000000"/>
            </w:pBdr>
            <w:spacing w:line="360" w:lineRule="auto"/>
            <w:jc w:val="both"/>
          </w:pPr>
        </w:pPrChange>
      </w:pPr>
      <w:ins w:id="5080" w:author="MARCELO PEREIRA" w:date="2009-05-20T15:34:00Z">
        <w:del w:id="5081" w:author="MARCELO" w:date="2009-06-08T00:51:00Z">
          <w:r w:rsidDel="002164FB">
            <w:rPr>
              <w:rFonts w:ascii="Times New Roman" w:hAnsi="Times New Roman"/>
            </w:rPr>
            <w:delText>De acordo com o cronograma do trabalho, o tempo reservado para desenvolvimento do protótipo funcional não era suficiente para a implementação de uma quarta funcionalidade. Seria esta, uma representante do módulo de teste. A proposta deste módulo é utilizar o software livre e de código aberto utPLSQL, como visto na seção 3.2.4</w:delText>
          </w:r>
        </w:del>
        <w:del w:id="5082" w:author="MARCELO" w:date="2009-05-31T16:43:00Z">
          <w:r w:rsidDel="00B71915">
            <w:rPr>
              <w:rFonts w:ascii="Times New Roman" w:hAnsi="Times New Roman"/>
            </w:rPr>
            <w:delText xml:space="preserve"> Testes</w:delText>
          </w:r>
        </w:del>
        <w:del w:id="5083" w:author="MARCELO" w:date="2009-06-08T00:51:00Z">
          <w:r w:rsidDel="002164FB">
            <w:rPr>
              <w:rFonts w:ascii="Times New Roman" w:hAnsi="Times New Roman"/>
            </w:rPr>
            <w:delText xml:space="preserve">. Foi verificado, na fase de planejamento, que </w:delText>
          </w:r>
        </w:del>
        <w:del w:id="5084" w:author="MARCELO" w:date="2009-05-31T16:43:00Z">
          <w:r w:rsidDel="00B71915">
            <w:rPr>
              <w:rFonts w:ascii="Times New Roman" w:hAnsi="Times New Roman"/>
            </w:rPr>
            <w:delText xml:space="preserve"> </w:delText>
          </w:r>
        </w:del>
        <w:del w:id="5085" w:author="MARCELO" w:date="2009-06-08T00:51:00Z">
          <w:r w:rsidDel="002164FB">
            <w:rPr>
              <w:rFonts w:ascii="Times New Roman" w:hAnsi="Times New Roman"/>
            </w:rPr>
            <w:delText xml:space="preserve">a incorporação deste framework </w:delText>
          </w:r>
        </w:del>
        <w:del w:id="5086" w:author="MARCELO" w:date="2009-05-31T16:43:00Z">
          <w:r w:rsidDel="00B71915">
            <w:rPr>
              <w:rFonts w:ascii="Times New Roman" w:hAnsi="Times New Roman"/>
            </w:rPr>
            <w:delText>À</w:delText>
          </w:r>
        </w:del>
        <w:del w:id="5087" w:author="MARCELO" w:date="2009-06-08T00:51:00Z">
          <w:r w:rsidDel="002164FB">
            <w:rPr>
              <w:rFonts w:ascii="Times New Roman" w:hAnsi="Times New Roman"/>
            </w:rPr>
            <w:delText xml:space="preserve"> ferramenta demandaria duas fases para finalização. A primeira fase objetivaria a criação de um módulo para instalação e configuração do utPLSQL na base de dados do cliente. E a segunda fase seria a criação de uma interface gráfica incorporada a ferramenta para proporcionar ao usuário a possibilidade de utilizar os recursos que o </w:delText>
          </w:r>
        </w:del>
        <w:del w:id="5088" w:author="MARCELO" w:date="2009-05-31T16:44:00Z">
          <w:r w:rsidDel="00B71915">
            <w:rPr>
              <w:rFonts w:ascii="Times New Roman" w:hAnsi="Times New Roman"/>
            </w:rPr>
            <w:delText xml:space="preserve"> </w:delText>
          </w:r>
        </w:del>
        <w:del w:id="5089" w:author="MARCELO" w:date="2009-06-08T00:51:00Z">
          <w:r w:rsidDel="002164FB">
            <w:rPr>
              <w:rFonts w:ascii="Times New Roman" w:hAnsi="Times New Roman"/>
            </w:rPr>
            <w:delText xml:space="preserve">framework oferece. Este processo demandaria um tempo que ultrapassaria os limites de prazo para este trabalho. Sendo assim, o módulo de testes </w:delText>
          </w:r>
        </w:del>
        <w:del w:id="5090" w:author="MARCELO" w:date="2009-05-31T16:44:00Z">
          <w:r w:rsidDel="00B71915">
            <w:rPr>
              <w:rFonts w:ascii="Times New Roman" w:hAnsi="Times New Roman"/>
            </w:rPr>
            <w:delText xml:space="preserve"> </w:delText>
          </w:r>
        </w:del>
        <w:del w:id="5091" w:author="MARCELO" w:date="2009-06-08T00:51:00Z">
          <w:r w:rsidDel="002164FB">
            <w:rPr>
              <w:rFonts w:ascii="Times New Roman" w:hAnsi="Times New Roman"/>
            </w:rPr>
            <w:delText xml:space="preserve">não pôde receber um representante funcional neste protótipo </w:delText>
          </w:r>
        </w:del>
        <w:del w:id="5092" w:author="MARCELO" w:date="2009-05-31T16:44:00Z">
          <w:r w:rsidDel="00B71915">
            <w:rPr>
              <w:rFonts w:ascii="Times New Roman" w:hAnsi="Times New Roman"/>
            </w:rPr>
            <w:delText xml:space="preserve">funcional </w:delText>
          </w:r>
        </w:del>
        <w:del w:id="5093" w:author="MARCELO" w:date="2009-06-08T00:51:00Z">
          <w:r w:rsidDel="002164FB">
            <w:rPr>
              <w:rFonts w:ascii="Times New Roman" w:hAnsi="Times New Roman"/>
            </w:rPr>
            <w:delText>inicial.</w:delText>
          </w:r>
        </w:del>
      </w:ins>
    </w:p>
    <w:p w:rsidR="002164FB" w:rsidRDefault="002164FB" w:rsidP="00EB36D3">
      <w:pPr>
        <w:tabs>
          <w:tab w:val="left" w:pos="701"/>
          <w:tab w:val="left" w:pos="2880"/>
        </w:tabs>
        <w:spacing w:line="360" w:lineRule="auto"/>
        <w:jc w:val="both"/>
        <w:rPr>
          <w:ins w:id="5094" w:author="MARCELO" w:date="2009-06-21T20:01:00Z"/>
          <w:rFonts w:ascii="Times New Roman" w:hAnsi="Times New Roman"/>
        </w:rPr>
        <w:pPrChange w:id="5095" w:author="MARCELO" w:date="2009-06-07T15:32:00Z">
          <w:pPr>
            <w:pBdr>
              <w:bottom w:val="single" w:sz="4" w:space="1" w:color="000000"/>
            </w:pBdr>
            <w:spacing w:line="360" w:lineRule="auto"/>
            <w:jc w:val="both"/>
          </w:pPr>
        </w:pPrChange>
      </w:pPr>
    </w:p>
    <w:p w:rsidR="00D70953" w:rsidRDefault="00D70953" w:rsidP="00EB36D3">
      <w:pPr>
        <w:tabs>
          <w:tab w:val="left" w:pos="701"/>
          <w:tab w:val="left" w:pos="2880"/>
        </w:tabs>
        <w:spacing w:line="360" w:lineRule="auto"/>
        <w:jc w:val="both"/>
        <w:rPr>
          <w:ins w:id="5096" w:author="MARCELO" w:date="2009-06-08T23:29:00Z"/>
          <w:rFonts w:ascii="Times New Roman" w:hAnsi="Times New Roman"/>
        </w:rPr>
        <w:pPrChange w:id="5097" w:author="MARCELO" w:date="2009-06-07T15:32:00Z">
          <w:pPr>
            <w:pBdr>
              <w:bottom w:val="single" w:sz="4" w:space="1" w:color="000000"/>
            </w:pBdr>
            <w:spacing w:line="360" w:lineRule="auto"/>
            <w:jc w:val="both"/>
          </w:pPr>
        </w:pPrChange>
      </w:pPr>
    </w:p>
    <w:p w:rsidR="00477E42" w:rsidRDefault="00477E42" w:rsidP="00EB36D3">
      <w:pPr>
        <w:tabs>
          <w:tab w:val="left" w:pos="701"/>
          <w:tab w:val="left" w:pos="2880"/>
        </w:tabs>
        <w:spacing w:line="360" w:lineRule="auto"/>
        <w:jc w:val="both"/>
        <w:rPr>
          <w:ins w:id="5098" w:author="MARCELO" w:date="2009-06-08T00:51:00Z"/>
          <w:rFonts w:ascii="Times New Roman" w:hAnsi="Times New Roman"/>
        </w:rPr>
        <w:pPrChange w:id="5099" w:author="MARCELO" w:date="2009-06-07T15:32:00Z">
          <w:pPr>
            <w:pBdr>
              <w:bottom w:val="single" w:sz="4" w:space="1" w:color="000000"/>
            </w:pBdr>
            <w:spacing w:line="360" w:lineRule="auto"/>
            <w:jc w:val="both"/>
          </w:pPr>
        </w:pPrChange>
      </w:pPr>
    </w:p>
    <w:p w:rsidR="002164FB" w:rsidRDefault="002164FB" w:rsidP="00EB36D3">
      <w:pPr>
        <w:tabs>
          <w:tab w:val="left" w:pos="701"/>
          <w:tab w:val="left" w:pos="2880"/>
        </w:tabs>
        <w:spacing w:line="360" w:lineRule="auto"/>
        <w:jc w:val="both"/>
        <w:rPr>
          <w:ins w:id="5100" w:author="MARCELO" w:date="2009-05-31T16:44:00Z"/>
          <w:rFonts w:ascii="Times New Roman" w:hAnsi="Times New Roman"/>
        </w:rPr>
        <w:pPrChange w:id="5101" w:author="MARCELO" w:date="2009-06-07T15:32:00Z">
          <w:pPr>
            <w:pBdr>
              <w:bottom w:val="single" w:sz="4" w:space="1" w:color="000000"/>
            </w:pBdr>
            <w:spacing w:line="360" w:lineRule="auto"/>
            <w:jc w:val="both"/>
          </w:pPr>
        </w:pPrChange>
      </w:pPr>
    </w:p>
    <w:p w:rsidR="00FB039E" w:rsidDel="00B71915" w:rsidRDefault="00FB039E" w:rsidP="00EB36D3">
      <w:pPr>
        <w:tabs>
          <w:tab w:val="left" w:pos="701"/>
          <w:tab w:val="left" w:pos="2880"/>
        </w:tabs>
        <w:spacing w:line="360" w:lineRule="auto"/>
        <w:jc w:val="both"/>
        <w:rPr>
          <w:ins w:id="5102" w:author="MARCELO PEREIRA" w:date="2009-05-20T15:34:00Z"/>
          <w:del w:id="5103" w:author="MARCELO" w:date="2009-05-31T16:44:00Z"/>
          <w:rFonts w:ascii="Times New Roman" w:hAnsi="Times New Roman"/>
          <w:b/>
          <w:bCs/>
        </w:rPr>
        <w:pPrChange w:id="5104" w:author="MARCELO" w:date="2009-06-07T15:32:00Z">
          <w:pPr>
            <w:pBdr>
              <w:bottom w:val="single" w:sz="4" w:space="1" w:color="000000"/>
            </w:pBdr>
            <w:tabs>
              <w:tab w:val="left" w:pos="701"/>
              <w:tab w:val="left" w:pos="2880"/>
            </w:tabs>
            <w:spacing w:line="360" w:lineRule="auto"/>
            <w:jc w:val="both"/>
          </w:pPr>
        </w:pPrChange>
      </w:pPr>
      <w:ins w:id="5105" w:author="MARCELO PEREIRA" w:date="2009-05-20T15:34:00Z">
        <w:del w:id="5106" w:author="MARCELO" w:date="2009-05-31T16:44:00Z">
          <w:r w:rsidDel="00B71915">
            <w:rPr>
              <w:rFonts w:ascii="Times New Roman" w:hAnsi="Times New Roman"/>
            </w:rPr>
            <w:delText>do</w:delText>
          </w:r>
          <w:r w:rsidDel="00B71915">
            <w:rPr>
              <w:rFonts w:ascii="Times New Roman" w:hAnsi="Times New Roman"/>
            </w:rPr>
            <w:br/>
            <w:delText>protótipo não era suficiente para a programação de uma quarta</w:delText>
          </w:r>
          <w:r w:rsidDel="00B71915">
            <w:rPr>
              <w:rFonts w:ascii="Times New Roman" w:hAnsi="Times New Roman"/>
            </w:rPr>
            <w:br/>
            <w:delText>fue a segunda fase</w:delText>
          </w:r>
          <w:r w:rsidDel="00B71915">
            <w:rPr>
              <w:rFonts w:ascii="Times New Roman" w:hAnsi="Times New Roman"/>
            </w:rPr>
            <w:br/>
            <w:delText>seria criação de uma interface gráfica incorporada à minha ferramenta</w:delText>
          </w:r>
          <w:r w:rsidDel="00B71915">
            <w:rPr>
              <w:rFonts w:ascii="Times New Roman" w:hAnsi="Times New Roman"/>
            </w:rPr>
            <w:br/>
            <w:delText>que proporcionasse ao usuário a possibilidade de usar os recursos do</w:delText>
          </w:r>
          <w:r w:rsidDel="00B71915">
            <w:rPr>
              <w:rFonts w:ascii="Times New Roman" w:hAnsi="Times New Roman"/>
            </w:rPr>
            <w:br/>
            <w:delText>framework. Isto demandaria muito tempo, pois atividade inicial se</w:delText>
          </w:r>
          <w:r w:rsidDel="00B71915">
            <w:rPr>
              <w:rFonts w:ascii="Times New Roman" w:hAnsi="Times New Roman"/>
            </w:rPr>
            <w:br/>
            <w:delText>desdobraria em 2. Sendo assim o módulo de testes não recebeu um</w:delText>
          </w:r>
          <w:r w:rsidDel="00B71915">
            <w:rPr>
              <w:rFonts w:ascii="Times New Roman" w:hAnsi="Times New Roman"/>
            </w:rPr>
            <w:br/>
            <w:delText>representante funcional no protótipo, por motivos de cronograma.</w:delText>
          </w:r>
        </w:del>
      </w:ins>
    </w:p>
    <w:p w:rsidR="00FB039E" w:rsidRDefault="00FB039E" w:rsidP="00EB36D3">
      <w:pPr>
        <w:tabs>
          <w:tab w:val="left" w:pos="701"/>
          <w:tab w:val="left" w:pos="2880"/>
        </w:tabs>
        <w:spacing w:line="360" w:lineRule="auto"/>
        <w:jc w:val="both"/>
        <w:rPr>
          <w:rFonts w:ascii="Times New Roman" w:hAnsi="Times New Roman"/>
          <w:b/>
        </w:rPr>
        <w:pPrChange w:id="5107" w:author="MARCELO" w:date="2009-06-07T15:32:00Z">
          <w:pPr>
            <w:pBdr>
              <w:bottom w:val="single" w:sz="4" w:space="1" w:color="000000"/>
            </w:pBdr>
            <w:spacing w:line="360" w:lineRule="auto"/>
            <w:jc w:val="both"/>
          </w:pPr>
        </w:pPrChange>
      </w:pPr>
      <w:ins w:id="5108" w:author="MARCELO PEREIRA" w:date="2009-05-20T15:34:00Z">
        <w:del w:id="5109" w:author="MARCELO" w:date="2009-05-31T16:44:00Z">
          <w:r w:rsidDel="00B71915">
            <w:rPr>
              <w:rFonts w:ascii="Times New Roman" w:hAnsi="Times New Roman"/>
              <w:b/>
              <w:bCs/>
            </w:rPr>
            <w:tab/>
          </w:r>
        </w:del>
      </w:ins>
    </w:p>
    <w:p w:rsidR="00FB039E" w:rsidDel="00B71915" w:rsidRDefault="00FB039E" w:rsidP="00EB36D3">
      <w:pPr>
        <w:spacing w:line="360" w:lineRule="auto"/>
        <w:jc w:val="both"/>
        <w:rPr>
          <w:del w:id="5110" w:author="MARCELO" w:date="2009-05-31T16:46:00Z"/>
          <w:rFonts w:ascii="Times New Roman" w:hAnsi="Times New Roman"/>
          <w:b/>
        </w:rPr>
        <w:pPrChange w:id="511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5112" w:author="MARCELO" w:date="2009-06-07T15:32:00Z">
          <w:pPr>
            <w:pBdr>
              <w:bottom w:val="single" w:sz="4" w:space="1" w:color="000000"/>
            </w:pBdr>
            <w:spacing w:line="360" w:lineRule="auto"/>
            <w:jc w:val="both"/>
          </w:pPr>
        </w:pPrChange>
      </w:pPr>
      <w:r>
        <w:rPr>
          <w:rFonts w:ascii="Times New Roman" w:hAnsi="Times New Roman"/>
          <w:b/>
        </w:rPr>
        <w:t xml:space="preserve">4.2 </w:t>
      </w:r>
      <w:ins w:id="5113" w:author="MARCELO PEREIRA" w:date="2009-05-20T16:59:00Z">
        <w:r>
          <w:rPr>
            <w:rFonts w:ascii="Times New Roman" w:hAnsi="Times New Roman"/>
            <w:b/>
          </w:rPr>
          <w:t>Funcionalidades</w:t>
        </w:r>
      </w:ins>
    </w:p>
    <w:p w:rsidR="00FB039E" w:rsidRDefault="00FB039E" w:rsidP="00EB36D3">
      <w:pPr>
        <w:spacing w:line="360" w:lineRule="auto"/>
        <w:jc w:val="both"/>
        <w:rPr>
          <w:rFonts w:ascii="Times New Roman" w:hAnsi="Times New Roman"/>
          <w:b/>
        </w:rPr>
        <w:pPrChange w:id="511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115" w:author="MARCELO" w:date="2009-05-31T17:35:00Z"/>
          <w:rFonts w:ascii="Times New Roman" w:hAnsi="Times New Roman"/>
        </w:rPr>
        <w:pPrChange w:id="5116" w:author="MARCELO" w:date="2009-06-07T15:32:00Z">
          <w:pPr>
            <w:pBdr>
              <w:bottom w:val="single" w:sz="4" w:space="1" w:color="000000"/>
            </w:pBdr>
            <w:spacing w:line="360" w:lineRule="auto"/>
            <w:jc w:val="both"/>
          </w:pPr>
        </w:pPrChange>
      </w:pPr>
      <w:ins w:id="5117" w:author="MARCELO PEREIRA" w:date="2009-05-20T16:59:00Z">
        <w:r>
          <w:rPr>
            <w:rFonts w:ascii="Times New Roman" w:hAnsi="Times New Roman"/>
            <w:b/>
          </w:rPr>
          <w:tab/>
        </w:r>
      </w:ins>
      <w:ins w:id="5118" w:author="MARCELO PEREIRA" w:date="2009-05-20T17:00:00Z">
        <w:r>
          <w:rPr>
            <w:rFonts w:ascii="Times New Roman" w:hAnsi="Times New Roman"/>
          </w:rPr>
          <w:t>O protótipo funcional possui, além das três funcionalidades escolhidas, um sistema de conexão com o banco d</w:t>
        </w:r>
      </w:ins>
      <w:ins w:id="5119" w:author="MARCELO PEREIRA" w:date="2009-05-20T17:01:00Z">
        <w:r>
          <w:rPr>
            <w:rFonts w:ascii="Times New Roman" w:hAnsi="Times New Roman"/>
          </w:rPr>
          <w:t>e dados. Portanto, ao todo</w:t>
        </w:r>
      </w:ins>
      <w:ins w:id="5120" w:author="MARCELO" w:date="2009-06-21T20:01:00Z">
        <w:r w:rsidR="00D70953">
          <w:rPr>
            <w:rFonts w:ascii="Times New Roman" w:hAnsi="Times New Roman"/>
          </w:rPr>
          <w:t>,</w:t>
        </w:r>
      </w:ins>
      <w:ins w:id="5121" w:author="MARCELO PEREIRA" w:date="2009-05-20T17:01:00Z">
        <w:r>
          <w:rPr>
            <w:rFonts w:ascii="Times New Roman" w:hAnsi="Times New Roman"/>
          </w:rPr>
          <w:t xml:space="preserve"> o protótipo possui quatro funções utilizadas pelo usuário do </w:t>
        </w:r>
        <w:del w:id="5122" w:author="MARCELO" w:date="2009-06-21T20:01:00Z">
          <w:r w:rsidDel="00D70953">
            <w:rPr>
              <w:rFonts w:ascii="Times New Roman" w:hAnsi="Times New Roman"/>
            </w:rPr>
            <w:delText>programa</w:delText>
          </w:r>
        </w:del>
      </w:ins>
      <w:ins w:id="5123" w:author="MARCELO" w:date="2009-06-21T20:01:00Z">
        <w:r w:rsidR="00D70953">
          <w:rPr>
            <w:rFonts w:ascii="Times New Roman" w:hAnsi="Times New Roman"/>
          </w:rPr>
          <w:t>PL/SQL Helper</w:t>
        </w:r>
      </w:ins>
      <w:ins w:id="5124" w:author="MARCELO PEREIRA" w:date="2009-05-20T17:01:00Z">
        <w:r>
          <w:rPr>
            <w:rFonts w:ascii="Times New Roman" w:hAnsi="Times New Roman"/>
          </w:rPr>
          <w:t>.</w:t>
        </w:r>
      </w:ins>
    </w:p>
    <w:p w:rsidR="004B131E" w:rsidRDefault="004B131E" w:rsidP="00EB36D3">
      <w:pPr>
        <w:spacing w:line="360" w:lineRule="auto"/>
        <w:jc w:val="both"/>
        <w:rPr>
          <w:rFonts w:ascii="Times New Roman" w:hAnsi="Times New Roman"/>
          <w:b/>
        </w:rPr>
        <w:pPrChange w:id="512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512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5127" w:author="MARCELO" w:date="2009-06-07T15:32:00Z">
          <w:pPr>
            <w:pBdr>
              <w:bottom w:val="single" w:sz="4" w:space="1" w:color="000000"/>
            </w:pBdr>
            <w:spacing w:line="360" w:lineRule="auto"/>
            <w:jc w:val="both"/>
          </w:pPr>
        </w:pPrChange>
      </w:pPr>
      <w:r>
        <w:rPr>
          <w:rFonts w:ascii="Times New Roman" w:hAnsi="Times New Roman"/>
          <w:b/>
        </w:rPr>
        <w:t xml:space="preserve">4.2.1 </w:t>
      </w:r>
      <w:ins w:id="5128" w:author="MARCELO PEREIRA" w:date="2009-05-20T17:11:00Z">
        <w:r>
          <w:rPr>
            <w:rFonts w:ascii="Times New Roman" w:hAnsi="Times New Roman"/>
            <w:b/>
          </w:rPr>
          <w:t>Inicialização</w:t>
        </w:r>
      </w:ins>
    </w:p>
    <w:p w:rsidR="00FB039E" w:rsidRDefault="00FB039E" w:rsidP="00EB36D3">
      <w:pPr>
        <w:spacing w:line="360" w:lineRule="auto"/>
        <w:jc w:val="both"/>
        <w:rPr>
          <w:rFonts w:ascii="Times New Roman" w:hAnsi="Times New Roman"/>
          <w:b/>
        </w:rPr>
        <w:pPrChange w:id="5129" w:author="MARCELO" w:date="2009-06-07T15:32:00Z">
          <w:pPr>
            <w:pBdr>
              <w:bottom w:val="single" w:sz="4" w:space="1" w:color="000000"/>
            </w:pBdr>
            <w:spacing w:line="360" w:lineRule="auto"/>
            <w:jc w:val="both"/>
          </w:pPr>
        </w:pPrChange>
      </w:pPr>
    </w:p>
    <w:p w:rsidR="00FB039E" w:rsidDel="00D70953" w:rsidRDefault="00FB039E" w:rsidP="00EB36D3">
      <w:pPr>
        <w:spacing w:line="360" w:lineRule="auto"/>
        <w:jc w:val="both"/>
        <w:rPr>
          <w:del w:id="5130" w:author="MARCELO" w:date="2009-06-21T20:05:00Z"/>
          <w:rFonts w:ascii="Times New Roman" w:hAnsi="Times New Roman"/>
          <w:b/>
        </w:rPr>
        <w:pPrChange w:id="5131" w:author="MARCELO" w:date="2009-06-07T15:32:00Z">
          <w:pPr>
            <w:pBdr>
              <w:bottom w:val="single" w:sz="4" w:space="1" w:color="000000"/>
            </w:pBdr>
            <w:spacing w:line="360" w:lineRule="auto"/>
            <w:jc w:val="both"/>
          </w:pPr>
        </w:pPrChange>
      </w:pPr>
      <w:ins w:id="5132" w:author="MARCELO PEREIRA" w:date="2009-05-20T17:02:00Z">
        <w:r>
          <w:rPr>
            <w:rFonts w:ascii="Times New Roman" w:hAnsi="Times New Roman"/>
            <w:b/>
          </w:rPr>
          <w:tab/>
        </w:r>
        <w:r>
          <w:rPr>
            <w:rFonts w:ascii="Times New Roman" w:hAnsi="Times New Roman"/>
          </w:rPr>
          <w:t xml:space="preserve">Ao </w:t>
        </w:r>
        <w:del w:id="5133" w:author="MARCELO" w:date="2009-06-08T00:52:00Z">
          <w:r w:rsidDel="00605C01">
            <w:rPr>
              <w:rFonts w:ascii="Times New Roman" w:hAnsi="Times New Roman"/>
            </w:rPr>
            <w:delText>abrir</w:delText>
          </w:r>
        </w:del>
      </w:ins>
      <w:ins w:id="5134" w:author="MARCELO" w:date="2009-06-08T00:52:00Z">
        <w:r w:rsidR="00605C01">
          <w:rPr>
            <w:rFonts w:ascii="Times New Roman" w:hAnsi="Times New Roman"/>
          </w:rPr>
          <w:t>inicializar</w:t>
        </w:r>
      </w:ins>
      <w:ins w:id="5135" w:author="MARCELO PEREIRA" w:date="2009-05-20T17:02:00Z">
        <w:r>
          <w:rPr>
            <w:rFonts w:ascii="Times New Roman" w:hAnsi="Times New Roman"/>
          </w:rPr>
          <w:t xml:space="preserve"> a aplicação, o usuário visualizará a </w:t>
        </w:r>
        <w:del w:id="5136" w:author="MARCELO" w:date="2009-06-08T00:52:00Z">
          <w:r w:rsidDel="00605C01">
            <w:rPr>
              <w:rFonts w:ascii="Times New Roman" w:hAnsi="Times New Roman"/>
            </w:rPr>
            <w:delText xml:space="preserve">janela </w:delText>
          </w:r>
        </w:del>
      </w:ins>
      <w:ins w:id="5137" w:author="MARCELO" w:date="2009-06-08T00:52:00Z">
        <w:r w:rsidR="00605C01">
          <w:rPr>
            <w:rFonts w:ascii="Times New Roman" w:hAnsi="Times New Roman"/>
          </w:rPr>
          <w:t xml:space="preserve">tela </w:t>
        </w:r>
      </w:ins>
      <w:ins w:id="5138" w:author="MARCELO PEREIRA" w:date="2009-05-20T17:02:00Z">
        <w:r>
          <w:rPr>
            <w:rFonts w:ascii="Times New Roman" w:hAnsi="Times New Roman"/>
          </w:rPr>
          <w:t xml:space="preserve">principal do protótipo como podemos observar na figura </w:t>
        </w:r>
      </w:ins>
      <w:ins w:id="5139" w:author="MARCELO PEREIRA" w:date="2009-05-20T17:03:00Z">
        <w:del w:id="5140" w:author="MARCELO" w:date="2009-06-08T00:52:00Z">
          <w:r w:rsidDel="00605C01">
            <w:rPr>
              <w:rFonts w:ascii="Times New Roman" w:hAnsi="Times New Roman"/>
            </w:rPr>
            <w:delText>5.0</w:delText>
          </w:r>
        </w:del>
      </w:ins>
      <w:ins w:id="5141" w:author="MARCELO" w:date="2009-06-08T00:52:00Z">
        <w:r w:rsidR="00605C01">
          <w:rPr>
            <w:rFonts w:ascii="Times New Roman" w:hAnsi="Times New Roman"/>
          </w:rPr>
          <w:t>4.1</w:t>
        </w:r>
      </w:ins>
      <w:ins w:id="5142" w:author="MARCELO PEREIRA" w:date="2009-05-20T17:03:00Z">
        <w:del w:id="5143" w:author="MARCELO" w:date="2009-06-08T00:52:00Z">
          <w:r w:rsidDel="00605C01">
            <w:rPr>
              <w:rFonts w:ascii="Times New Roman" w:hAnsi="Times New Roman"/>
            </w:rPr>
            <w:delText xml:space="preserve"> abaixo</w:delText>
          </w:r>
        </w:del>
      </w:ins>
      <w:ins w:id="5144" w:author="MARCELO" w:date="2009-06-21T20:05:00Z">
        <w:r w:rsidR="00D70953">
          <w:rPr>
            <w:rFonts w:ascii="Times New Roman" w:hAnsi="Times New Roman"/>
          </w:rPr>
          <w:t>.</w:t>
        </w:r>
      </w:ins>
      <w:ins w:id="5145" w:author="MARCELO PEREIRA" w:date="2009-05-20T17:03:00Z">
        <w:del w:id="5146" w:author="MARCELO" w:date="2009-06-21T20:05:00Z">
          <w:r w:rsidDel="00D70953">
            <w:rPr>
              <w:rFonts w:ascii="Times New Roman" w:hAnsi="Times New Roman"/>
            </w:rPr>
            <w:delText>:</w:delText>
          </w:r>
        </w:del>
      </w:ins>
    </w:p>
    <w:p w:rsidR="00127968" w:rsidRDefault="00127968" w:rsidP="00D70953">
      <w:pPr>
        <w:spacing w:line="360" w:lineRule="auto"/>
        <w:jc w:val="both"/>
        <w:rPr>
          <w:ins w:id="5147" w:author="MARCELO" w:date="2009-06-08T21:34:00Z"/>
        </w:rPr>
        <w:pPrChange w:id="5148" w:author="MARCELO" w:date="2009-06-21T20:05:00Z">
          <w:pPr>
            <w:pStyle w:val="Legenda"/>
          </w:pPr>
        </w:pPrChange>
      </w:pPr>
    </w:p>
    <w:p w:rsidR="00127968" w:rsidRDefault="00127968" w:rsidP="00127968">
      <w:pPr>
        <w:pStyle w:val="Legenda"/>
        <w:keepNext/>
        <w:jc w:val="both"/>
        <w:rPr>
          <w:ins w:id="5149" w:author="MARCELO" w:date="2009-06-08T21:34:00Z"/>
        </w:rPr>
        <w:pPrChange w:id="5150" w:author="MARCELO" w:date="2009-06-08T21:34:00Z">
          <w:pPr>
            <w:pStyle w:val="Legenda"/>
          </w:pPr>
        </w:pPrChange>
      </w:pPr>
    </w:p>
    <w:p w:rsidR="00D70953" w:rsidRDefault="006C3C68" w:rsidP="00D70953">
      <w:pPr>
        <w:keepNext/>
        <w:spacing w:line="360" w:lineRule="auto"/>
        <w:jc w:val="both"/>
        <w:rPr>
          <w:ins w:id="5151" w:author="MARCELO" w:date="2009-06-21T20:05:00Z"/>
        </w:rPr>
        <w:pPrChange w:id="5152" w:author="MARCELO" w:date="2009-06-21T20:05:00Z">
          <w:pPr>
            <w:spacing w:line="360" w:lineRule="auto"/>
            <w:jc w:val="both"/>
          </w:pPr>
        </w:pPrChange>
      </w:pPr>
      <w:ins w:id="5153" w:author="MARCELO" w:date="2009-06-08T21:33:00Z">
        <w:r>
          <w:rPr>
            <w:rFonts w:ascii="Times New Roman" w:hAnsi="Times New Roman"/>
            <w:b/>
            <w:noProof/>
            <w:lang w:eastAsia="pt-BR"/>
          </w:rPr>
          <w:drawing>
            <wp:inline distT="0" distB="0" distL="0" distR="0">
              <wp:extent cx="6337300" cy="4752975"/>
              <wp:effectExtent l="19050" t="0" r="6350" b="0"/>
              <wp:docPr id="27" name="Imagem 27" descr="tela_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la_principal"/>
                      <pic:cNvPicPr>
                        <a:picLocks noChangeAspect="1" noChangeArrowheads="1"/>
                      </pic:cNvPicPr>
                    </pic:nvPicPr>
                    <pic:blipFill>
                      <a:blip r:embed="rId19"/>
                      <a:srcRect/>
                      <a:stretch>
                        <a:fillRect/>
                      </a:stretch>
                    </pic:blipFill>
                    <pic:spPr bwMode="auto">
                      <a:xfrm>
                        <a:off x="0" y="0"/>
                        <a:ext cx="6337300" cy="4752975"/>
                      </a:xfrm>
                      <a:prstGeom prst="rect">
                        <a:avLst/>
                      </a:prstGeom>
                      <a:noFill/>
                      <a:ln w="9525">
                        <a:noFill/>
                        <a:miter lim="800000"/>
                        <a:headEnd/>
                        <a:tailEnd/>
                      </a:ln>
                    </pic:spPr>
                  </pic:pic>
                </a:graphicData>
              </a:graphic>
            </wp:inline>
          </w:drawing>
        </w:r>
      </w:ins>
    </w:p>
    <w:p w:rsidR="00D70953" w:rsidRDefault="00D70953" w:rsidP="00D70953">
      <w:pPr>
        <w:pStyle w:val="Legenda"/>
        <w:jc w:val="both"/>
        <w:rPr>
          <w:ins w:id="5154" w:author="MARCELO" w:date="2009-06-21T20:05:00Z"/>
        </w:rPr>
        <w:pPrChange w:id="5155" w:author="MARCELO" w:date="2009-06-21T20:05:00Z">
          <w:pPr>
            <w:pStyle w:val="Legenda"/>
          </w:pPr>
        </w:pPrChange>
      </w:pPr>
      <w:ins w:id="5156" w:author="MARCELO" w:date="2009-06-21T20:05:00Z">
        <w:r w:rsidRPr="00E57F60">
          <w:t>Figura 4.1 - Tela principal do protótipo</w:t>
        </w:r>
      </w:ins>
    </w:p>
    <w:p w:rsidR="00FB039E" w:rsidRDefault="00B71915" w:rsidP="00EB36D3">
      <w:pPr>
        <w:spacing w:line="360" w:lineRule="auto"/>
        <w:jc w:val="both"/>
        <w:rPr>
          <w:rFonts w:ascii="Times New Roman" w:hAnsi="Times New Roman"/>
          <w:b/>
        </w:rPr>
        <w:pPrChange w:id="5157" w:author="MARCELO" w:date="2009-06-07T15:32:00Z">
          <w:pPr>
            <w:pBdr>
              <w:bottom w:val="single" w:sz="4" w:space="1" w:color="000000"/>
            </w:pBdr>
            <w:spacing w:line="360" w:lineRule="auto"/>
            <w:jc w:val="both"/>
          </w:pPr>
        </w:pPrChange>
      </w:pPr>
      <w:del w:id="5158" w:author="MARCELO" w:date="2009-06-08T21:33:00Z">
        <w:r w:rsidDel="00127968">
          <w:pict>
            <v:shape id="_x0000_s1044" type="#_x0000_t202" style="position:absolute;left:0;text-align:left;margin-left:-11.85pt;margin-top:15.6pt;width:498.4pt;height:393.75pt;z-index:251651584;mso-wrap-distance-left:0;mso-wrap-distance-right:0" stroked="f">
              <v:fill color2="black"/>
              <v:textbox inset="0,0,0,0">
                <w:txbxContent>
                  <w:p w:rsidR="00A34298" w:rsidRDefault="00A34298" w:rsidP="00B71915">
                    <w:pPr>
                      <w:pStyle w:val="Legenda"/>
                      <w:keepNext/>
                      <w:rPr>
                        <w:ins w:id="5159" w:author="MARCELO" w:date="2009-05-31T16:42:00Z"/>
                      </w:rPr>
                      <w:pPrChange w:id="5160" w:author="MARCELO" w:date="2009-05-31T16:42:00Z">
                        <w:pPr>
                          <w:pStyle w:val="Legenda"/>
                        </w:pPr>
                      </w:pPrChange>
                    </w:pPr>
                    <w:ins w:id="5161" w:author="MARCELO" w:date="2009-05-31T16:42:00Z">
                      <w:r w:rsidRPr="003169EF">
                        <w:t xml:space="preserve">Figura </w:t>
                      </w:r>
                    </w:ins>
                    <w:ins w:id="5162" w:author="MARCELO" w:date="2009-06-08T00:52:00Z">
                      <w:r>
                        <w:t>4.1</w:t>
                      </w:r>
                    </w:ins>
                    <w:ins w:id="5163" w:author="MARCELO" w:date="2009-05-31T16:42:00Z">
                      <w:r w:rsidRPr="003169EF">
                        <w:t xml:space="preserve"> </w:t>
                      </w:r>
                    </w:ins>
                    <w:ins w:id="5164" w:author="MARCELO" w:date="2009-06-08T00:53:00Z">
                      <w:r>
                        <w:t>–</w:t>
                      </w:r>
                    </w:ins>
                    <w:ins w:id="5165" w:author="MARCELO" w:date="2009-05-31T16:42:00Z">
                      <w:r w:rsidRPr="003169EF">
                        <w:t xml:space="preserve"> </w:t>
                      </w:r>
                    </w:ins>
                    <w:ins w:id="5166" w:author="MARCELO" w:date="2009-06-08T00:53:00Z">
                      <w:r>
                        <w:t xml:space="preserve">Tela </w:t>
                      </w:r>
                    </w:ins>
                    <w:ins w:id="5167" w:author="MARCELO" w:date="2009-05-31T16:42:00Z">
                      <w:r w:rsidRPr="003169EF">
                        <w:t>Principal do protótipo</w:t>
                      </w:r>
                    </w:ins>
                  </w:p>
                  <w:p w:rsidR="00A34298" w:rsidRDefault="006C3C68">
                    <w:pPr>
                      <w:pStyle w:val="Caption"/>
                    </w:pPr>
                    <w:del w:id="5168" w:author="MARCELO" w:date="2009-06-08T21:33:00Z">
                      <w:r>
                        <w:rPr>
                          <w:noProof/>
                          <w:lang w:eastAsia="pt-BR"/>
                        </w:rPr>
                        <w:drawing>
                          <wp:inline distT="0" distB="0" distL="0" distR="0">
                            <wp:extent cx="6337300" cy="4752975"/>
                            <wp:effectExtent l="1905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337300" cy="4752975"/>
                                    </a:xfrm>
                                    <a:prstGeom prst="rect">
                                      <a:avLst/>
                                    </a:prstGeom>
                                    <a:solidFill>
                                      <a:srgbClr val="FFFFFF"/>
                                    </a:solidFill>
                                    <a:ln w="9525">
                                      <a:noFill/>
                                      <a:miter lim="800000"/>
                                      <a:headEnd/>
                                      <a:tailEnd/>
                                    </a:ln>
                                  </pic:spPr>
                                </pic:pic>
                              </a:graphicData>
                            </a:graphic>
                          </wp:inline>
                        </w:drawing>
                      </w:r>
                    </w:del>
                    <w:del w:id="5169" w:author="MARCELO" w:date="2009-05-31T16:42:00Z">
                      <w:r w:rsidR="00A34298" w:rsidDel="00B71915">
                        <w:delText>Figura 5.0 - Janela Principal do protótipo</w:delText>
                      </w:r>
                    </w:del>
                  </w:p>
                </w:txbxContent>
              </v:textbox>
              <w10:wrap type="square" side="largest"/>
            </v:shape>
          </w:pict>
        </w:r>
      </w:del>
    </w:p>
    <w:p w:rsidR="00FB039E" w:rsidDel="00B71915" w:rsidRDefault="00FB039E" w:rsidP="00EB36D3">
      <w:pPr>
        <w:spacing w:line="360" w:lineRule="auto"/>
        <w:jc w:val="both"/>
        <w:rPr>
          <w:del w:id="5170" w:author="MARCELO" w:date="2009-05-31T16:46:00Z"/>
          <w:rFonts w:ascii="Times New Roman" w:hAnsi="Times New Roman"/>
          <w:b/>
        </w:rPr>
        <w:pPrChange w:id="5171"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72" w:author="MARCELO" w:date="2009-05-31T16:44:00Z"/>
          <w:rFonts w:ascii="Times New Roman" w:hAnsi="Times New Roman"/>
          <w:b/>
        </w:rPr>
        <w:pPrChange w:id="5173"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74" w:author="MARCELO" w:date="2009-05-31T16:44:00Z"/>
          <w:rFonts w:ascii="Times New Roman" w:hAnsi="Times New Roman"/>
          <w:b/>
        </w:rPr>
        <w:pPrChange w:id="5175"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76" w:author="MARCELO" w:date="2009-05-31T16:44:00Z"/>
          <w:rFonts w:ascii="Times New Roman" w:hAnsi="Times New Roman"/>
          <w:b/>
        </w:rPr>
        <w:pPrChange w:id="5177"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78" w:author="MARCELO" w:date="2009-05-31T16:44:00Z"/>
          <w:rFonts w:ascii="Times New Roman" w:hAnsi="Times New Roman"/>
          <w:b/>
        </w:rPr>
        <w:pPrChange w:id="5179"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80" w:author="MARCELO" w:date="2009-05-31T16:44:00Z"/>
          <w:rFonts w:ascii="Times New Roman" w:hAnsi="Times New Roman"/>
          <w:b/>
        </w:rPr>
        <w:pPrChange w:id="5181"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82" w:author="MARCELO" w:date="2009-05-31T16:44:00Z"/>
          <w:rFonts w:ascii="Times New Roman" w:hAnsi="Times New Roman"/>
          <w:b/>
        </w:rPr>
        <w:pPrChange w:id="5183"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184" w:author="MARCELO" w:date="2009-05-31T16:45:00Z"/>
          <w:rFonts w:ascii="Times New Roman" w:hAnsi="Times New Roman"/>
          <w:b/>
        </w:rPr>
        <w:pPrChange w:id="5185" w:author="MARCELO" w:date="2009-06-07T15:32:00Z">
          <w:pPr>
            <w:pBdr>
              <w:bottom w:val="single" w:sz="4" w:space="1" w:color="000000"/>
            </w:pBdr>
            <w:spacing w:line="360" w:lineRule="auto"/>
            <w:jc w:val="both"/>
          </w:pPr>
        </w:pPrChange>
      </w:pPr>
    </w:p>
    <w:p w:rsidR="00605C01" w:rsidRDefault="00FB039E" w:rsidP="00EB36D3">
      <w:pPr>
        <w:spacing w:line="360" w:lineRule="auto"/>
        <w:jc w:val="both"/>
        <w:rPr>
          <w:ins w:id="5186" w:author="MARCELO" w:date="2009-06-08T00:53:00Z"/>
          <w:rFonts w:ascii="Times New Roman" w:hAnsi="Times New Roman"/>
        </w:rPr>
        <w:pPrChange w:id="5187" w:author="MARCELO" w:date="2009-06-07T15:32:00Z">
          <w:pPr>
            <w:pBdr>
              <w:bottom w:val="single" w:sz="4" w:space="1" w:color="000000"/>
            </w:pBdr>
            <w:spacing w:line="360" w:lineRule="auto"/>
            <w:jc w:val="both"/>
          </w:pPr>
        </w:pPrChange>
      </w:pPr>
      <w:ins w:id="5188" w:author="MARCELO PEREIRA" w:date="2009-05-20T17:07:00Z">
        <w:r>
          <w:rPr>
            <w:rFonts w:ascii="Times New Roman" w:hAnsi="Times New Roman"/>
          </w:rPr>
          <w:tab/>
        </w:r>
      </w:ins>
    </w:p>
    <w:p w:rsidR="00B71915" w:rsidDel="00D90144" w:rsidRDefault="00FB039E" w:rsidP="00EB36D3">
      <w:pPr>
        <w:spacing w:line="360" w:lineRule="auto"/>
        <w:jc w:val="both"/>
        <w:rPr>
          <w:del w:id="5189" w:author="MARCELO" w:date="2009-05-31T16:46:00Z"/>
          <w:rFonts w:ascii="Times New Roman" w:hAnsi="Times New Roman"/>
        </w:rPr>
        <w:pPrChange w:id="5190" w:author="MARCELO" w:date="2009-06-07T15:32:00Z">
          <w:pPr>
            <w:pBdr>
              <w:bottom w:val="single" w:sz="4" w:space="1" w:color="000000"/>
            </w:pBdr>
            <w:spacing w:line="360" w:lineRule="auto"/>
            <w:jc w:val="both"/>
          </w:pPr>
        </w:pPrChange>
      </w:pPr>
      <w:ins w:id="5191" w:author="MARCELO PEREIRA" w:date="2009-05-20T17:07:00Z">
        <w:r>
          <w:rPr>
            <w:rFonts w:ascii="Times New Roman" w:hAnsi="Times New Roman"/>
          </w:rPr>
          <w:t xml:space="preserve">Na </w:t>
        </w:r>
        <w:del w:id="5192" w:author="MARCELO" w:date="2009-06-08T21:34:00Z">
          <w:r w:rsidDel="00127968">
            <w:rPr>
              <w:rFonts w:ascii="Times New Roman" w:hAnsi="Times New Roman"/>
            </w:rPr>
            <w:delText>janela</w:delText>
          </w:r>
        </w:del>
      </w:ins>
      <w:ins w:id="5193" w:author="MARCELO" w:date="2009-06-08T21:34:00Z">
        <w:r w:rsidR="00127968">
          <w:rPr>
            <w:rFonts w:ascii="Times New Roman" w:hAnsi="Times New Roman"/>
          </w:rPr>
          <w:t>tela</w:t>
        </w:r>
      </w:ins>
      <w:ins w:id="5194" w:author="MARCELO PEREIRA" w:date="2009-05-20T17:07:00Z">
        <w:r>
          <w:rPr>
            <w:rFonts w:ascii="Times New Roman" w:hAnsi="Times New Roman"/>
          </w:rPr>
          <w:t xml:space="preserve"> principal </w:t>
        </w:r>
      </w:ins>
      <w:ins w:id="5195" w:author="MARCELO" w:date="2009-06-08T21:34:00Z">
        <w:r w:rsidR="00127968">
          <w:rPr>
            <w:rFonts w:ascii="Times New Roman" w:hAnsi="Times New Roman"/>
          </w:rPr>
          <w:t>do sistema, mostrad</w:t>
        </w:r>
      </w:ins>
      <w:ins w:id="5196" w:author="MARCELO" w:date="2009-06-21T20:07:00Z">
        <w:r w:rsidR="00D70953">
          <w:rPr>
            <w:rFonts w:ascii="Times New Roman" w:hAnsi="Times New Roman"/>
          </w:rPr>
          <w:t>a</w:t>
        </w:r>
      </w:ins>
      <w:ins w:id="5197" w:author="MARCELO" w:date="2009-06-08T21:34:00Z">
        <w:r w:rsidR="00127968">
          <w:rPr>
            <w:rFonts w:ascii="Times New Roman" w:hAnsi="Times New Roman"/>
          </w:rPr>
          <w:t xml:space="preserve"> na figura 4.1, </w:t>
        </w:r>
      </w:ins>
      <w:ins w:id="5198" w:author="MARCELO PEREIRA" w:date="2009-05-20T17:07:00Z">
        <w:r>
          <w:rPr>
            <w:rFonts w:ascii="Times New Roman" w:hAnsi="Times New Roman"/>
          </w:rPr>
          <w:t>é possível notar a presença da barra de tarefas. Esta barra é a via de acesso às funcionalidades da ferramenta</w:t>
        </w:r>
      </w:ins>
      <w:ins w:id="5199" w:author="MARCELO" w:date="2009-06-21T20:07:00Z">
        <w:r w:rsidR="00D70953">
          <w:rPr>
            <w:rFonts w:ascii="Times New Roman" w:hAnsi="Times New Roman"/>
          </w:rPr>
          <w:t xml:space="preserve"> PL/SQL Helper</w:t>
        </w:r>
      </w:ins>
      <w:ins w:id="5200" w:author="MARCELO PEREIRA" w:date="2009-05-20T17:07:00Z">
        <w:r>
          <w:rPr>
            <w:rFonts w:ascii="Times New Roman" w:hAnsi="Times New Roman"/>
          </w:rPr>
          <w:t>. A primeira opção da barra é o menu “</w:t>
        </w:r>
        <w:r w:rsidRPr="00B71915">
          <w:rPr>
            <w:rFonts w:ascii="Times New Roman" w:hAnsi="Times New Roman"/>
            <w:i/>
            <w:rPrChange w:id="5201" w:author="MARCELO" w:date="2009-05-31T16:45:00Z">
              <w:rPr>
                <w:rFonts w:ascii="Times New Roman" w:hAnsi="Times New Roman"/>
              </w:rPr>
            </w:rPrChange>
          </w:rPr>
          <w:t>System</w:t>
        </w:r>
        <w:r>
          <w:rPr>
            <w:rFonts w:ascii="Times New Roman" w:hAnsi="Times New Roman"/>
          </w:rPr>
          <w:t xml:space="preserve">” que permite </w:t>
        </w:r>
      </w:ins>
      <w:ins w:id="5202" w:author="MARCELO" w:date="2009-06-08T21:34:00Z">
        <w:r w:rsidR="00127968">
          <w:rPr>
            <w:rFonts w:ascii="Times New Roman" w:hAnsi="Times New Roman"/>
          </w:rPr>
          <w:t>a</w:t>
        </w:r>
      </w:ins>
      <w:ins w:id="5203" w:author="MARCELO PEREIRA" w:date="2009-05-20T17:07:00Z">
        <w:r>
          <w:rPr>
            <w:rFonts w:ascii="Times New Roman" w:hAnsi="Times New Roman"/>
          </w:rPr>
          <w:t>o usuário</w:t>
        </w:r>
      </w:ins>
      <w:ins w:id="5204" w:author="MARCELO" w:date="2009-06-21T20:07:00Z">
        <w:r w:rsidR="00D70953">
          <w:rPr>
            <w:rFonts w:ascii="Times New Roman" w:hAnsi="Times New Roman"/>
          </w:rPr>
          <w:t>,</w:t>
        </w:r>
      </w:ins>
      <w:ins w:id="5205" w:author="MARCELO PEREIRA" w:date="2009-05-20T17:07:00Z">
        <w:r>
          <w:rPr>
            <w:rFonts w:ascii="Times New Roman" w:hAnsi="Times New Roman"/>
          </w:rPr>
          <w:t xml:space="preserve"> se conectar à base de dados pelo sub-menu “</w:t>
        </w:r>
        <w:r w:rsidRPr="00B71915">
          <w:rPr>
            <w:rFonts w:ascii="Times New Roman" w:hAnsi="Times New Roman"/>
            <w:i/>
            <w:rPrChange w:id="5206" w:author="MARCELO" w:date="2009-05-31T16:44:00Z">
              <w:rPr>
                <w:rFonts w:ascii="Times New Roman" w:hAnsi="Times New Roman"/>
              </w:rPr>
            </w:rPrChange>
          </w:rPr>
          <w:t>Connect</w:t>
        </w:r>
        <w:r>
          <w:rPr>
            <w:rFonts w:ascii="Times New Roman" w:hAnsi="Times New Roman"/>
          </w:rPr>
          <w:t>”, se desconectar da base através do “</w:t>
        </w:r>
        <w:r w:rsidRPr="00B71915">
          <w:rPr>
            <w:rFonts w:ascii="Times New Roman" w:hAnsi="Times New Roman"/>
            <w:i/>
            <w:rPrChange w:id="5207" w:author="MARCELO" w:date="2009-05-31T16:45:00Z">
              <w:rPr>
                <w:rFonts w:ascii="Times New Roman" w:hAnsi="Times New Roman"/>
              </w:rPr>
            </w:rPrChange>
          </w:rPr>
          <w:t>Disconnect</w:t>
        </w:r>
        <w:r>
          <w:rPr>
            <w:rFonts w:ascii="Times New Roman" w:hAnsi="Times New Roman"/>
          </w:rPr>
          <w:t>” e terminar a execução do programa pela opção “</w:t>
        </w:r>
        <w:r w:rsidRPr="00B71915">
          <w:rPr>
            <w:rFonts w:ascii="Times New Roman" w:hAnsi="Times New Roman"/>
            <w:i/>
            <w:rPrChange w:id="5208" w:author="MARCELO" w:date="2009-05-31T16:45:00Z">
              <w:rPr>
                <w:rFonts w:ascii="Times New Roman" w:hAnsi="Times New Roman"/>
              </w:rPr>
            </w:rPrChange>
          </w:rPr>
          <w:t>Exit</w:t>
        </w:r>
        <w:r>
          <w:rPr>
            <w:rFonts w:ascii="Times New Roman" w:hAnsi="Times New Roman"/>
          </w:rPr>
          <w:t>”.</w:t>
        </w:r>
      </w:ins>
    </w:p>
    <w:p w:rsidR="00D90144" w:rsidRDefault="00D90144" w:rsidP="00EB36D3">
      <w:pPr>
        <w:spacing w:line="360" w:lineRule="auto"/>
        <w:jc w:val="both"/>
        <w:rPr>
          <w:ins w:id="5209" w:author="MARCELO" w:date="2009-06-21T20:08:00Z"/>
          <w:rFonts w:ascii="Times New Roman" w:hAnsi="Times New Roman"/>
        </w:rPr>
        <w:pPrChange w:id="5210" w:author="MARCELO" w:date="2009-06-07T15:32:00Z">
          <w:pPr>
            <w:pBdr>
              <w:bottom w:val="single" w:sz="4" w:space="1" w:color="000000"/>
            </w:pBdr>
            <w:spacing w:line="360" w:lineRule="auto"/>
            <w:jc w:val="both"/>
          </w:pPr>
        </w:pPrChange>
      </w:pPr>
    </w:p>
    <w:p w:rsidR="00FB039E" w:rsidDel="00D70953" w:rsidRDefault="00FB039E" w:rsidP="00EB36D3">
      <w:pPr>
        <w:spacing w:line="360" w:lineRule="auto"/>
        <w:jc w:val="both"/>
        <w:rPr>
          <w:del w:id="5211" w:author="MARCELO" w:date="2009-06-21T20:08:00Z"/>
          <w:rFonts w:ascii="Times New Roman" w:hAnsi="Times New Roman"/>
        </w:rPr>
        <w:pPrChange w:id="5212"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213" w:author="MARCELO" w:date="2009-06-08T23:29:00Z"/>
          <w:rFonts w:ascii="Times New Roman" w:hAnsi="Times New Roman"/>
          <w:b/>
          <w:bCs/>
        </w:rPr>
        <w:pPrChange w:id="5214" w:author="MARCELO" w:date="2009-06-07T15:32:00Z">
          <w:pPr>
            <w:pBdr>
              <w:bottom w:val="single" w:sz="4" w:space="1" w:color="000000"/>
            </w:pBdr>
            <w:spacing w:line="360" w:lineRule="auto"/>
            <w:jc w:val="both"/>
          </w:pPr>
        </w:pPrChange>
      </w:pPr>
    </w:p>
    <w:p w:rsidR="00477E42" w:rsidRDefault="00477E42" w:rsidP="00EB36D3">
      <w:pPr>
        <w:spacing w:line="360" w:lineRule="auto"/>
        <w:jc w:val="both"/>
        <w:rPr>
          <w:ins w:id="5215" w:author="MARCELO" w:date="2009-05-31T16:46:00Z"/>
          <w:rFonts w:ascii="Times New Roman" w:hAnsi="Times New Roman"/>
          <w:b/>
          <w:bCs/>
        </w:rPr>
        <w:pPrChange w:id="5216"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217" w:author="MARCELO" w:date="2009-05-31T16:46:00Z"/>
          <w:rFonts w:ascii="Times New Roman" w:hAnsi="Times New Roman"/>
          <w:b/>
          <w:bCs/>
        </w:rPr>
        <w:pPrChange w:id="5218" w:author="MARCELO" w:date="2009-06-07T15:32:00Z">
          <w:pPr>
            <w:pBdr>
              <w:bottom w:val="single" w:sz="4" w:space="1" w:color="000000"/>
            </w:pBdr>
            <w:spacing w:line="360" w:lineRule="auto"/>
            <w:jc w:val="both"/>
          </w:pPr>
        </w:pPrChange>
      </w:pPr>
      <w:ins w:id="5219" w:author="MARCELO PEREIRA" w:date="2009-05-20T17:07:00Z">
        <w:r>
          <w:rPr>
            <w:rFonts w:ascii="Times New Roman" w:hAnsi="Times New Roman"/>
            <w:b/>
            <w:bCs/>
          </w:rPr>
          <w:t>4.2.2 Conexão</w:t>
        </w:r>
      </w:ins>
    </w:p>
    <w:p w:rsidR="00B71915" w:rsidRDefault="00B71915" w:rsidP="00EB36D3">
      <w:pPr>
        <w:spacing w:line="360" w:lineRule="auto"/>
        <w:jc w:val="both"/>
        <w:rPr>
          <w:ins w:id="5220" w:author="MARCELO" w:date="2009-05-31T16:46:00Z"/>
          <w:rFonts w:ascii="Times New Roman" w:hAnsi="Times New Roman"/>
          <w:b/>
          <w:bCs/>
        </w:rPr>
        <w:pPrChange w:id="522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5222" w:author="MARCELO" w:date="2009-06-07T15:32:00Z">
          <w:pPr>
            <w:pBdr>
              <w:bottom w:val="single" w:sz="4" w:space="1" w:color="000000"/>
            </w:pBdr>
            <w:spacing w:line="360" w:lineRule="auto"/>
            <w:jc w:val="both"/>
          </w:pPr>
        </w:pPrChange>
      </w:pPr>
    </w:p>
    <w:p w:rsidR="00FB039E" w:rsidDel="00D70953" w:rsidRDefault="00FB039E" w:rsidP="00EB36D3">
      <w:pPr>
        <w:spacing w:line="360" w:lineRule="auto"/>
        <w:jc w:val="both"/>
        <w:rPr>
          <w:del w:id="5223" w:author="MARCELO" w:date="2009-06-21T20:07:00Z"/>
          <w:rFonts w:ascii="Times New Roman" w:hAnsi="Times New Roman"/>
          <w:b/>
          <w:bCs/>
        </w:rPr>
        <w:pPrChange w:id="5224" w:author="MARCELO" w:date="2009-06-07T15:32:00Z">
          <w:pPr>
            <w:pBdr>
              <w:bottom w:val="single" w:sz="4" w:space="1" w:color="000000"/>
            </w:pBdr>
            <w:spacing w:line="360" w:lineRule="auto"/>
            <w:jc w:val="both"/>
          </w:pPr>
        </w:pPrChange>
      </w:pPr>
      <w:ins w:id="5225" w:author="MARCELO PEREIRA" w:date="2009-05-20T17:07:00Z">
        <w:r>
          <w:rPr>
            <w:rFonts w:ascii="Times New Roman" w:hAnsi="Times New Roman"/>
            <w:b/>
            <w:bCs/>
          </w:rPr>
          <w:tab/>
        </w:r>
        <w:r>
          <w:rPr>
            <w:rFonts w:ascii="Times New Roman" w:hAnsi="Times New Roman"/>
          </w:rPr>
          <w:t xml:space="preserve">Para acessar as funcionalidades do protótipo </w:t>
        </w:r>
      </w:ins>
      <w:ins w:id="5226" w:author="MARCELO" w:date="2009-06-08T21:35:00Z">
        <w:r w:rsidR="006416E2">
          <w:rPr>
            <w:rFonts w:ascii="Times New Roman" w:hAnsi="Times New Roman"/>
          </w:rPr>
          <w:t>pertencentes aos menus “</w:t>
        </w:r>
        <w:r w:rsidR="006416E2" w:rsidRPr="006416E2">
          <w:rPr>
            <w:rFonts w:ascii="Times New Roman" w:hAnsi="Times New Roman"/>
            <w:i/>
            <w:rPrChange w:id="5227" w:author="MARCELO" w:date="2009-06-08T21:35:00Z">
              <w:rPr>
                <w:rFonts w:ascii="Times New Roman" w:hAnsi="Times New Roman"/>
              </w:rPr>
            </w:rPrChange>
          </w:rPr>
          <w:t>Documentation</w:t>
        </w:r>
        <w:r w:rsidR="006416E2">
          <w:rPr>
            <w:rFonts w:ascii="Times New Roman" w:hAnsi="Times New Roman"/>
          </w:rPr>
          <w:t>”, “</w:t>
        </w:r>
        <w:r w:rsidR="006416E2" w:rsidRPr="006416E2">
          <w:rPr>
            <w:rFonts w:ascii="Times New Roman" w:hAnsi="Times New Roman"/>
            <w:i/>
            <w:rPrChange w:id="5228" w:author="MARCELO" w:date="2009-06-08T21:35:00Z">
              <w:rPr>
                <w:rFonts w:ascii="Times New Roman" w:hAnsi="Times New Roman"/>
              </w:rPr>
            </w:rPrChange>
          </w:rPr>
          <w:t>Analysis</w:t>
        </w:r>
        <w:r w:rsidR="006416E2">
          <w:rPr>
            <w:rFonts w:ascii="Times New Roman" w:hAnsi="Times New Roman"/>
          </w:rPr>
          <w:t>” e “</w:t>
        </w:r>
        <w:r w:rsidR="006416E2" w:rsidRPr="006416E2">
          <w:rPr>
            <w:rFonts w:ascii="Times New Roman" w:hAnsi="Times New Roman"/>
            <w:i/>
            <w:rPrChange w:id="5229" w:author="MARCELO" w:date="2009-06-08T21:35:00Z">
              <w:rPr>
                <w:rFonts w:ascii="Times New Roman" w:hAnsi="Times New Roman"/>
              </w:rPr>
            </w:rPrChange>
          </w:rPr>
          <w:t>Refactoring</w:t>
        </w:r>
        <w:r w:rsidR="006416E2">
          <w:rPr>
            <w:rFonts w:ascii="Times New Roman" w:hAnsi="Times New Roman"/>
          </w:rPr>
          <w:t>”</w:t>
        </w:r>
      </w:ins>
      <w:ins w:id="5230" w:author="MARCELO" w:date="2009-06-21T20:07:00Z">
        <w:r w:rsidR="00D70953">
          <w:rPr>
            <w:rFonts w:ascii="Times New Roman" w:hAnsi="Times New Roman"/>
          </w:rPr>
          <w:t>,</w:t>
        </w:r>
      </w:ins>
      <w:ins w:id="5231" w:author="MARCELO" w:date="2009-06-08T21:35:00Z">
        <w:r w:rsidR="006416E2">
          <w:rPr>
            <w:rFonts w:ascii="Times New Roman" w:hAnsi="Times New Roman"/>
          </w:rPr>
          <w:t xml:space="preserve"> </w:t>
        </w:r>
      </w:ins>
      <w:ins w:id="5232" w:author="MARCELO PEREIRA" w:date="2009-05-20T17:07:00Z">
        <w:r>
          <w:rPr>
            <w:rFonts w:ascii="Times New Roman" w:hAnsi="Times New Roman"/>
          </w:rPr>
          <w:t>é necessário estar devidamente conectado à base de dados. Acessando a opção “</w:t>
        </w:r>
        <w:r w:rsidRPr="00612CE9">
          <w:rPr>
            <w:rFonts w:ascii="Times New Roman" w:hAnsi="Times New Roman"/>
            <w:i/>
            <w:rPrChange w:id="5233" w:author="MARCELO" w:date="2009-05-31T17:12:00Z">
              <w:rPr>
                <w:rFonts w:ascii="Times New Roman" w:hAnsi="Times New Roman"/>
              </w:rPr>
            </w:rPrChange>
          </w:rPr>
          <w:t>Connect</w:t>
        </w:r>
        <w:r>
          <w:rPr>
            <w:rFonts w:ascii="Times New Roman" w:hAnsi="Times New Roman"/>
          </w:rPr>
          <w:t>” do menu “</w:t>
        </w:r>
        <w:r w:rsidRPr="00612CE9">
          <w:rPr>
            <w:rFonts w:ascii="Times New Roman" w:hAnsi="Times New Roman"/>
            <w:i/>
            <w:rPrChange w:id="5234" w:author="MARCELO" w:date="2009-05-31T17:12:00Z">
              <w:rPr>
                <w:rFonts w:ascii="Times New Roman" w:hAnsi="Times New Roman"/>
              </w:rPr>
            </w:rPrChange>
          </w:rPr>
          <w:t>System</w:t>
        </w:r>
        <w:r>
          <w:rPr>
            <w:rFonts w:ascii="Times New Roman" w:hAnsi="Times New Roman"/>
          </w:rPr>
          <w:t>”</w:t>
        </w:r>
      </w:ins>
      <w:ins w:id="5235" w:author="MARCELO" w:date="2009-06-21T20:07:00Z">
        <w:r w:rsidR="00D70953">
          <w:rPr>
            <w:rFonts w:ascii="Times New Roman" w:hAnsi="Times New Roman"/>
          </w:rPr>
          <w:t>,</w:t>
        </w:r>
      </w:ins>
      <w:ins w:id="5236" w:author="MARCELO PEREIRA" w:date="2009-05-20T17:07:00Z">
        <w:r>
          <w:rPr>
            <w:rFonts w:ascii="Times New Roman" w:hAnsi="Times New Roman"/>
          </w:rPr>
          <w:t xml:space="preserve"> a janela de conexão é aberta para o preenchimento dos dados do usuário. A ferramenta coleta o nome do usuário, a senha, a porta de conexão utilizada pelo </w:t>
        </w:r>
      </w:ins>
      <w:ins w:id="5237" w:author="MARCELO" w:date="2009-06-08T21:36:00Z">
        <w:r w:rsidR="006416E2">
          <w:rPr>
            <w:rFonts w:ascii="Times New Roman" w:hAnsi="Times New Roman"/>
          </w:rPr>
          <w:t xml:space="preserve">sistema de </w:t>
        </w:r>
      </w:ins>
      <w:ins w:id="5238" w:author="MARCELO PEREIRA" w:date="2009-05-20T17:07:00Z">
        <w:del w:id="5239" w:author="MARCELO" w:date="2009-06-08T21:36:00Z">
          <w:r w:rsidDel="006416E2">
            <w:rPr>
              <w:rFonts w:ascii="Times New Roman" w:hAnsi="Times New Roman"/>
            </w:rPr>
            <w:delText>banco</w:delText>
          </w:r>
        </w:del>
      </w:ins>
      <w:ins w:id="5240" w:author="MARCELO" w:date="2009-06-08T21:36:00Z">
        <w:r w:rsidR="006416E2">
          <w:rPr>
            <w:rFonts w:ascii="Times New Roman" w:hAnsi="Times New Roman"/>
          </w:rPr>
          <w:t>BD</w:t>
        </w:r>
      </w:ins>
      <w:ins w:id="5241" w:author="MARCELO PEREIRA" w:date="2009-05-20T17:07:00Z">
        <w:r>
          <w:rPr>
            <w:rFonts w:ascii="Times New Roman" w:hAnsi="Times New Roman"/>
          </w:rPr>
          <w:t xml:space="preserve">, o nome do serviço e o IP </w:t>
        </w:r>
        <w:del w:id="5242" w:author="MARCELO" w:date="2009-06-21T20:07:00Z">
          <w:r w:rsidDel="00D70953">
            <w:rPr>
              <w:rFonts w:ascii="Times New Roman" w:hAnsi="Times New Roman"/>
            </w:rPr>
            <w:delText>onde</w:delText>
          </w:r>
        </w:del>
      </w:ins>
      <w:ins w:id="5243" w:author="MARCELO" w:date="2009-06-21T20:07:00Z">
        <w:r w:rsidR="00D70953">
          <w:rPr>
            <w:rFonts w:ascii="Times New Roman" w:hAnsi="Times New Roman"/>
          </w:rPr>
          <w:t>no qual</w:t>
        </w:r>
      </w:ins>
      <w:ins w:id="5244" w:author="MARCELO PEREIRA" w:date="2009-05-20T17:07:00Z">
        <w:r>
          <w:rPr>
            <w:rFonts w:ascii="Times New Roman" w:hAnsi="Times New Roman"/>
          </w:rPr>
          <w:t xml:space="preserve"> está localizado o servidor.  A opção para selecionar o SGBD está habilitada, mas inicialmente só o valor ORACLE está disponível. A janela de conexão pode ser visualizada na figura </w:t>
        </w:r>
        <w:del w:id="5245" w:author="MARCELO" w:date="2009-06-08T21:36:00Z">
          <w:r w:rsidDel="006416E2">
            <w:rPr>
              <w:rFonts w:ascii="Times New Roman" w:hAnsi="Times New Roman"/>
            </w:rPr>
            <w:delText>6.0</w:delText>
          </w:r>
        </w:del>
      </w:ins>
      <w:ins w:id="5246" w:author="MARCELO" w:date="2009-06-08T21:36:00Z">
        <w:r w:rsidR="006416E2">
          <w:rPr>
            <w:rFonts w:ascii="Times New Roman" w:hAnsi="Times New Roman"/>
          </w:rPr>
          <w:t>4.2</w:t>
        </w:r>
      </w:ins>
      <w:ins w:id="5247" w:author="MARCELO" w:date="2009-06-21T20:07:00Z">
        <w:r w:rsidR="00D70953">
          <w:rPr>
            <w:rFonts w:ascii="Times New Roman" w:hAnsi="Times New Roman"/>
          </w:rPr>
          <w:t>.</w:t>
        </w:r>
      </w:ins>
      <w:ins w:id="5248" w:author="MARCELO PEREIRA" w:date="2009-05-20T17:07:00Z">
        <w:del w:id="5249" w:author="MARCELO" w:date="2009-06-21T20:07:00Z">
          <w:r w:rsidDel="00D70953">
            <w:rPr>
              <w:rFonts w:ascii="Times New Roman" w:hAnsi="Times New Roman"/>
            </w:rPr>
            <w:delText>:</w:delText>
          </w:r>
        </w:del>
      </w:ins>
    </w:p>
    <w:p w:rsidR="00FB039E" w:rsidRDefault="00FB039E" w:rsidP="00EB36D3">
      <w:pPr>
        <w:spacing w:line="360" w:lineRule="auto"/>
        <w:jc w:val="both"/>
        <w:rPr>
          <w:rFonts w:ascii="Times New Roman" w:hAnsi="Times New Roman"/>
          <w:b/>
          <w:bCs/>
        </w:rPr>
        <w:pPrChange w:id="5250" w:author="MARCELO" w:date="2009-06-07T15:32:00Z">
          <w:pPr>
            <w:pBdr>
              <w:bottom w:val="single" w:sz="4" w:space="1" w:color="000000"/>
            </w:pBdr>
            <w:spacing w:line="360" w:lineRule="auto"/>
            <w:jc w:val="both"/>
          </w:pPr>
        </w:pPrChange>
      </w:pPr>
    </w:p>
    <w:p w:rsidR="00FB039E" w:rsidDel="004B131E" w:rsidRDefault="004B131E" w:rsidP="00EB36D3">
      <w:pPr>
        <w:spacing w:line="360" w:lineRule="auto"/>
        <w:jc w:val="both"/>
        <w:rPr>
          <w:del w:id="5251" w:author="MARCELO" w:date="2009-05-31T17:36:00Z"/>
          <w:rFonts w:ascii="Times New Roman" w:hAnsi="Times New Roman"/>
        </w:rPr>
        <w:pPrChange w:id="5252" w:author="MARCELO" w:date="2009-06-07T15:32:00Z">
          <w:pPr>
            <w:pBdr>
              <w:bottom w:val="single" w:sz="4" w:space="1" w:color="000000"/>
            </w:pBdr>
            <w:spacing w:line="360" w:lineRule="auto"/>
            <w:jc w:val="both"/>
          </w:pPr>
        </w:pPrChange>
      </w:pPr>
      <w:r>
        <w:pict>
          <v:shape id="_x0000_s1045" type="#_x0000_t202" style="position:absolute;left:0;text-align:left;margin-left:19.4pt;margin-top:9.9pt;width:453.85pt;height:362.45pt;z-index:251652608;mso-wrap-distance-left:0;mso-wrap-distance-right:0" stroked="f">
            <v:fill color2="black"/>
            <v:textbox style="mso-next-textbox:#_x0000_s1045" inset="0,0,0,0">
              <w:txbxContent>
                <w:p w:rsidR="00A34298" w:rsidRDefault="006C3C68" w:rsidP="00D70953">
                  <w:pPr>
                    <w:pStyle w:val="Caption"/>
                    <w:keepNext/>
                    <w:rPr>
                      <w:ins w:id="5253" w:author="MARCELO" w:date="2009-06-21T20:07:00Z"/>
                    </w:rPr>
                    <w:pPrChange w:id="5254" w:author="MARCELO" w:date="2009-06-21T20:07:00Z">
                      <w:pPr>
                        <w:pStyle w:val="Caption"/>
                      </w:pPr>
                    </w:pPrChange>
                  </w:pPr>
                  <w:r>
                    <w:rPr>
                      <w:noProof/>
                      <w:lang w:eastAsia="pt-BR"/>
                    </w:rPr>
                    <w:drawing>
                      <wp:inline distT="0" distB="0" distL="0" distR="0">
                        <wp:extent cx="5677535" cy="425323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677535" cy="4253230"/>
                                </a:xfrm>
                                <a:prstGeom prst="rect">
                                  <a:avLst/>
                                </a:prstGeom>
                                <a:solidFill>
                                  <a:srgbClr val="FFFFFF"/>
                                </a:solidFill>
                                <a:ln w="9525">
                                  <a:noFill/>
                                  <a:miter lim="800000"/>
                                  <a:headEnd/>
                                  <a:tailEnd/>
                                </a:ln>
                              </pic:spPr>
                            </pic:pic>
                          </a:graphicData>
                        </a:graphic>
                      </wp:inline>
                    </w:drawing>
                  </w:r>
                </w:p>
                <w:p w:rsidR="00A34298" w:rsidRDefault="00A34298" w:rsidP="00D70953">
                  <w:pPr>
                    <w:pStyle w:val="Legenda"/>
                    <w:rPr>
                      <w:ins w:id="5255" w:author="MARCELO" w:date="2009-06-21T20:07:00Z"/>
                    </w:rPr>
                  </w:pPr>
                  <w:ins w:id="5256" w:author="MARCELO" w:date="2009-06-21T20:07:00Z">
                    <w:r w:rsidRPr="00F64D47">
                      <w:t>Figura 4.2 - Janela de conexão</w:t>
                    </w:r>
                  </w:ins>
                </w:p>
                <w:p w:rsidR="00A34298" w:rsidRDefault="00A34298">
                  <w:pPr>
                    <w:pStyle w:val="Caption"/>
                  </w:pPr>
                  <w:del w:id="5257" w:author="MARCELO" w:date="2009-05-31T16:45:00Z">
                    <w:r w:rsidDel="00B71915">
                      <w:delText>Figura 6.0 - Janela de conexão</w:delText>
                    </w:r>
                  </w:del>
                </w:p>
              </w:txbxContent>
            </v:textbox>
            <w10:wrap type="square" side="largest"/>
          </v:shape>
        </w:pict>
      </w:r>
    </w:p>
    <w:p w:rsidR="00FB039E" w:rsidRDefault="00FB039E" w:rsidP="00EB36D3">
      <w:pPr>
        <w:spacing w:line="360" w:lineRule="auto"/>
        <w:jc w:val="both"/>
        <w:rPr>
          <w:ins w:id="5258" w:author="MARCELO" w:date="2009-05-31T17:36:00Z"/>
          <w:rFonts w:ascii="Times New Roman" w:hAnsi="Times New Roman"/>
        </w:rPr>
        <w:pPrChange w:id="5259"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60" w:author="MARCELO" w:date="2009-05-31T17:36:00Z"/>
          <w:rFonts w:ascii="Times New Roman" w:hAnsi="Times New Roman"/>
        </w:rPr>
        <w:pPrChange w:id="5261"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62" w:author="MARCELO" w:date="2009-05-31T17:36:00Z"/>
          <w:rFonts w:ascii="Times New Roman" w:hAnsi="Times New Roman"/>
        </w:rPr>
        <w:pPrChange w:id="5263"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64" w:author="MARCELO" w:date="2009-05-31T17:36:00Z"/>
          <w:rFonts w:ascii="Times New Roman" w:hAnsi="Times New Roman"/>
        </w:rPr>
        <w:pPrChange w:id="5265"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66" w:author="MARCELO" w:date="2009-05-31T17:36:00Z"/>
          <w:rFonts w:ascii="Times New Roman" w:hAnsi="Times New Roman"/>
        </w:rPr>
        <w:pPrChange w:id="5267"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68" w:author="MARCELO" w:date="2009-05-31T17:36:00Z"/>
          <w:rFonts w:ascii="Times New Roman" w:hAnsi="Times New Roman"/>
        </w:rPr>
        <w:pPrChange w:id="5269"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70" w:author="MARCELO" w:date="2009-05-31T17:36:00Z"/>
          <w:rFonts w:ascii="Times New Roman" w:hAnsi="Times New Roman"/>
        </w:rPr>
        <w:pPrChange w:id="5271"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72" w:author="MARCELO" w:date="2009-05-31T17:36:00Z"/>
          <w:rFonts w:ascii="Times New Roman" w:hAnsi="Times New Roman"/>
        </w:rPr>
        <w:pPrChange w:id="5273"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74" w:author="MARCELO" w:date="2009-05-31T17:36:00Z"/>
          <w:rFonts w:ascii="Times New Roman" w:hAnsi="Times New Roman"/>
        </w:rPr>
        <w:pPrChange w:id="5275"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76" w:author="MARCELO" w:date="2009-05-31T17:36:00Z"/>
          <w:rFonts w:ascii="Times New Roman" w:hAnsi="Times New Roman"/>
        </w:rPr>
        <w:pPrChange w:id="5277"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78" w:author="MARCELO" w:date="2009-05-31T17:36:00Z"/>
          <w:rFonts w:ascii="Times New Roman" w:hAnsi="Times New Roman"/>
        </w:rPr>
        <w:pPrChange w:id="5279"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80" w:author="MARCELO" w:date="2009-05-31T17:36:00Z"/>
          <w:rFonts w:ascii="Times New Roman" w:hAnsi="Times New Roman"/>
        </w:rPr>
        <w:pPrChange w:id="5281"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82" w:author="MARCELO" w:date="2009-05-31T17:36:00Z"/>
          <w:rFonts w:ascii="Times New Roman" w:hAnsi="Times New Roman"/>
        </w:rPr>
        <w:pPrChange w:id="5283"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84" w:author="MARCELO" w:date="2009-05-31T17:36:00Z"/>
          <w:rFonts w:ascii="Times New Roman" w:hAnsi="Times New Roman"/>
        </w:rPr>
        <w:pPrChange w:id="5285"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86" w:author="MARCELO" w:date="2009-05-31T17:36:00Z"/>
          <w:rFonts w:ascii="Times New Roman" w:hAnsi="Times New Roman"/>
        </w:rPr>
        <w:pPrChange w:id="5287" w:author="MARCELO" w:date="2009-06-07T15:32:00Z">
          <w:pPr>
            <w:pBdr>
              <w:bottom w:val="single" w:sz="4" w:space="1" w:color="000000"/>
            </w:pBdr>
            <w:spacing w:line="360" w:lineRule="auto"/>
            <w:jc w:val="both"/>
          </w:pPr>
        </w:pPrChange>
      </w:pPr>
    </w:p>
    <w:p w:rsidR="004B131E" w:rsidRDefault="004B131E" w:rsidP="00EB36D3">
      <w:pPr>
        <w:spacing w:line="360" w:lineRule="auto"/>
        <w:jc w:val="both"/>
        <w:rPr>
          <w:ins w:id="5288" w:author="MARCELO" w:date="2009-05-31T17:36:00Z"/>
          <w:rFonts w:ascii="Times New Roman" w:hAnsi="Times New Roman"/>
        </w:rPr>
        <w:pPrChange w:id="5289" w:author="MARCELO" w:date="2009-06-07T15:32:00Z">
          <w:pPr>
            <w:pBdr>
              <w:bottom w:val="single" w:sz="4" w:space="1" w:color="000000"/>
            </w:pBdr>
            <w:spacing w:line="360" w:lineRule="auto"/>
            <w:jc w:val="both"/>
          </w:pPr>
        </w:pPrChange>
      </w:pPr>
    </w:p>
    <w:p w:rsidR="004B131E" w:rsidDel="00D90144" w:rsidRDefault="004B131E" w:rsidP="00EB36D3">
      <w:pPr>
        <w:spacing w:line="360" w:lineRule="auto"/>
        <w:jc w:val="both"/>
        <w:rPr>
          <w:del w:id="5290" w:author="MARCELO" w:date="2009-06-08T21:38:00Z"/>
          <w:rFonts w:ascii="Times New Roman" w:hAnsi="Times New Roman"/>
          <w:b/>
        </w:rPr>
        <w:pPrChange w:id="5291"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292" w:author="MARCELO" w:date="2009-05-31T16:46:00Z"/>
          <w:rFonts w:ascii="Times New Roman" w:hAnsi="Times New Roman"/>
          <w:b/>
        </w:rPr>
        <w:pPrChange w:id="5293"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294" w:author="MARCELO" w:date="2009-05-31T16:46:00Z"/>
          <w:rFonts w:ascii="Times New Roman" w:hAnsi="Times New Roman"/>
          <w:b/>
        </w:rPr>
        <w:pPrChange w:id="529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5296" w:author="MARCELO" w:date="2009-06-07T15:32:00Z">
          <w:pPr>
            <w:pBdr>
              <w:bottom w:val="single" w:sz="4" w:space="1" w:color="000000"/>
            </w:pBdr>
            <w:spacing w:line="360" w:lineRule="auto"/>
            <w:jc w:val="both"/>
          </w:pPr>
        </w:pPrChange>
      </w:pPr>
      <w:ins w:id="5297" w:author="MARCELO PEREIRA" w:date="2009-05-20T17:07:00Z">
        <w:r>
          <w:rPr>
            <w:rFonts w:ascii="Times New Roman" w:hAnsi="Times New Roman"/>
            <w:b/>
          </w:rPr>
          <w:t>4.2.3 Documentação</w:t>
        </w:r>
      </w:ins>
    </w:p>
    <w:p w:rsidR="00FB039E" w:rsidRDefault="00FB039E" w:rsidP="00EB36D3">
      <w:pPr>
        <w:spacing w:line="360" w:lineRule="auto"/>
        <w:jc w:val="both"/>
        <w:rPr>
          <w:rFonts w:ascii="Times New Roman" w:hAnsi="Times New Roman"/>
          <w:b/>
        </w:rPr>
        <w:pPrChange w:id="529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299" w:author="MARCELO" w:date="2009-06-08T21:49:00Z"/>
          <w:rFonts w:ascii="Times New Roman" w:hAnsi="Times New Roman"/>
        </w:rPr>
        <w:pPrChange w:id="5300" w:author="MARCELO" w:date="2009-06-07T15:32:00Z">
          <w:pPr>
            <w:pBdr>
              <w:bottom w:val="single" w:sz="4" w:space="1" w:color="000000"/>
            </w:pBdr>
            <w:spacing w:line="360" w:lineRule="auto"/>
            <w:jc w:val="both"/>
          </w:pPr>
        </w:pPrChange>
      </w:pPr>
      <w:ins w:id="5301" w:author="MARCELO PEREIRA" w:date="2009-05-20T17:07:00Z">
        <w:r>
          <w:rPr>
            <w:rFonts w:ascii="Times New Roman" w:hAnsi="Times New Roman"/>
            <w:b/>
          </w:rPr>
          <w:tab/>
        </w:r>
        <w:r>
          <w:rPr>
            <w:rFonts w:ascii="Times New Roman" w:hAnsi="Times New Roman"/>
          </w:rPr>
          <w:t xml:space="preserve">Uma vez conectado, o usuário </w:t>
        </w:r>
        <w:del w:id="5302" w:author="MARCELO" w:date="2009-06-08T21:38:00Z">
          <w:r w:rsidDel="00750E93">
            <w:rPr>
              <w:rFonts w:ascii="Times New Roman" w:hAnsi="Times New Roman"/>
            </w:rPr>
            <w:delText xml:space="preserve">já </w:delText>
          </w:r>
        </w:del>
        <w:r>
          <w:rPr>
            <w:rFonts w:ascii="Times New Roman" w:hAnsi="Times New Roman"/>
          </w:rPr>
          <w:t xml:space="preserve">pode utilizar qualquer uma das três funcionalidades implementadas </w:t>
        </w:r>
        <w:del w:id="5303" w:author="MARCELO" w:date="2009-06-08T21:38:00Z">
          <w:r w:rsidDel="00750E93">
            <w:rPr>
              <w:rFonts w:ascii="Times New Roman" w:hAnsi="Times New Roman"/>
            </w:rPr>
            <w:delText>nesse protótipo</w:delText>
          </w:r>
        </w:del>
      </w:ins>
      <w:ins w:id="5304" w:author="MARCELO" w:date="2009-06-08T21:38:00Z">
        <w:r w:rsidR="00750E93">
          <w:rPr>
            <w:rFonts w:ascii="Times New Roman" w:hAnsi="Times New Roman"/>
          </w:rPr>
          <w:t>para validação d</w:t>
        </w:r>
      </w:ins>
      <w:ins w:id="5305" w:author="MARCELO" w:date="2009-06-08T21:39:00Z">
        <w:r w:rsidR="00750E93">
          <w:rPr>
            <w:rFonts w:ascii="Times New Roman" w:hAnsi="Times New Roman"/>
          </w:rPr>
          <w:t>o</w:t>
        </w:r>
      </w:ins>
      <w:ins w:id="5306" w:author="MARCELO" w:date="2009-06-08T21:38:00Z">
        <w:r w:rsidR="00750E93">
          <w:rPr>
            <w:rFonts w:ascii="Times New Roman" w:hAnsi="Times New Roman"/>
          </w:rPr>
          <w:t xml:space="preserve">s três </w:t>
        </w:r>
      </w:ins>
      <w:ins w:id="5307" w:author="MARCELO" w:date="2009-06-08T21:39:00Z">
        <w:r w:rsidR="00750E93">
          <w:rPr>
            <w:rFonts w:ascii="Times New Roman" w:hAnsi="Times New Roman"/>
          </w:rPr>
          <w:t>módulos principais do sistema proposto: documentação, análise e refatoramento</w:t>
        </w:r>
      </w:ins>
      <w:ins w:id="5308" w:author="MARCELO PEREIRA" w:date="2009-05-20T17:07:00Z">
        <w:r>
          <w:rPr>
            <w:rFonts w:ascii="Times New Roman" w:hAnsi="Times New Roman"/>
          </w:rPr>
          <w:t xml:space="preserve">. A primeira delas </w:t>
        </w:r>
      </w:ins>
      <w:ins w:id="5309" w:author="MARCELO" w:date="2009-06-21T20:09:00Z">
        <w:r w:rsidR="00D90144">
          <w:rPr>
            <w:rFonts w:ascii="Times New Roman" w:hAnsi="Times New Roman"/>
          </w:rPr>
          <w:t xml:space="preserve">que está </w:t>
        </w:r>
      </w:ins>
      <w:ins w:id="5310" w:author="MARCELO PEREIRA" w:date="2009-05-20T17:07:00Z">
        <w:r>
          <w:rPr>
            <w:rFonts w:ascii="Times New Roman" w:hAnsi="Times New Roman"/>
          </w:rPr>
          <w:t xml:space="preserve">disponível na barra de tarefas é a documentação de pacotes. Essa funcionalidade </w:t>
        </w:r>
        <w:del w:id="5311" w:author="MARCELO" w:date="2009-06-21T20:09:00Z">
          <w:r w:rsidDel="00D90144">
            <w:rPr>
              <w:rFonts w:ascii="Times New Roman" w:hAnsi="Times New Roman"/>
            </w:rPr>
            <w:delText xml:space="preserve">está disponível </w:delText>
          </w:r>
        </w:del>
      </w:ins>
      <w:ins w:id="5312" w:author="MARCELO" w:date="2009-06-21T20:09:00Z">
        <w:r w:rsidR="00D90144">
          <w:rPr>
            <w:rFonts w:ascii="Times New Roman" w:hAnsi="Times New Roman"/>
          </w:rPr>
          <w:t xml:space="preserve">se localiza </w:t>
        </w:r>
      </w:ins>
      <w:ins w:id="5313" w:author="MARCELO PEREIRA" w:date="2009-05-20T17:07:00Z">
        <w:r>
          <w:rPr>
            <w:rFonts w:ascii="Times New Roman" w:hAnsi="Times New Roman"/>
          </w:rPr>
          <w:t>no menu “</w:t>
        </w:r>
        <w:r w:rsidRPr="00F8490B">
          <w:rPr>
            <w:rFonts w:ascii="Times New Roman" w:hAnsi="Times New Roman"/>
            <w:i/>
            <w:rPrChange w:id="5314" w:author="MARCELO" w:date="2009-05-31T17:13:00Z">
              <w:rPr>
                <w:rFonts w:ascii="Times New Roman" w:hAnsi="Times New Roman"/>
              </w:rPr>
            </w:rPrChange>
          </w:rPr>
          <w:t>Documentation</w:t>
        </w:r>
        <w:r>
          <w:rPr>
            <w:rFonts w:ascii="Times New Roman" w:hAnsi="Times New Roman"/>
          </w:rPr>
          <w:t>” com o nome de “</w:t>
        </w:r>
        <w:r w:rsidRPr="00F8490B">
          <w:rPr>
            <w:rFonts w:ascii="Times New Roman" w:hAnsi="Times New Roman"/>
            <w:i/>
            <w:rPrChange w:id="5315" w:author="MARCELO" w:date="2009-05-31T17:13:00Z">
              <w:rPr>
                <w:rFonts w:ascii="Times New Roman" w:hAnsi="Times New Roman"/>
              </w:rPr>
            </w:rPrChange>
          </w:rPr>
          <w:t>Generate Package Documentation</w:t>
        </w:r>
        <w:r>
          <w:rPr>
            <w:rFonts w:ascii="Times New Roman" w:hAnsi="Times New Roman"/>
          </w:rPr>
          <w:t>”.</w:t>
        </w:r>
        <w:del w:id="5316" w:author="MARCELO" w:date="2009-06-08T21:39:00Z">
          <w:r w:rsidDel="00750E93">
            <w:rPr>
              <w:rFonts w:ascii="Times New Roman" w:hAnsi="Times New Roman"/>
            </w:rPr>
            <w:delText xml:space="preserve"> As outras funcionalidades do sistema que não estão implementadas neste protótipo podem ser visualizadas no menu, porém não estão acessíveis.</w:delText>
          </w:r>
        </w:del>
        <w:r>
          <w:rPr>
            <w:rFonts w:ascii="Times New Roman" w:hAnsi="Times New Roman"/>
          </w:rPr>
          <w:t xml:space="preserve"> Uma vez selecionada a opção para documentação de pacotes, a ferramenta abrirá uma janela para as escolhas visuais do usuário, como é possível verificar na figura </w:t>
        </w:r>
        <w:del w:id="5317" w:author="MARCELO" w:date="2009-06-08T21:39:00Z">
          <w:r w:rsidDel="00750E93">
            <w:rPr>
              <w:rFonts w:ascii="Times New Roman" w:hAnsi="Times New Roman"/>
            </w:rPr>
            <w:delText>7.0</w:delText>
          </w:r>
        </w:del>
      </w:ins>
      <w:ins w:id="5318" w:author="MARCELO" w:date="2009-06-08T21:39:00Z">
        <w:r w:rsidR="00750E93">
          <w:rPr>
            <w:rFonts w:ascii="Times New Roman" w:hAnsi="Times New Roman"/>
          </w:rPr>
          <w:t>4.3</w:t>
        </w:r>
      </w:ins>
      <w:ins w:id="5319" w:author="MARCELO" w:date="2009-06-21T20:09:00Z">
        <w:r w:rsidR="00D90144">
          <w:rPr>
            <w:rFonts w:ascii="Times New Roman" w:hAnsi="Times New Roman"/>
          </w:rPr>
          <w:t>.</w:t>
        </w:r>
      </w:ins>
      <w:ins w:id="5320" w:author="MARCELO PEREIRA" w:date="2009-05-20T17:07:00Z">
        <w:del w:id="5321" w:author="MARCELO" w:date="2009-06-21T20:09:00Z">
          <w:r w:rsidDel="00D90144">
            <w:rPr>
              <w:rFonts w:ascii="Times New Roman" w:hAnsi="Times New Roman"/>
            </w:rPr>
            <w:delText>:</w:delText>
          </w:r>
        </w:del>
      </w:ins>
    </w:p>
    <w:p w:rsidR="002C31CD" w:rsidRDefault="002C31CD" w:rsidP="00EB36D3">
      <w:pPr>
        <w:spacing w:line="360" w:lineRule="auto"/>
        <w:jc w:val="both"/>
        <w:rPr>
          <w:ins w:id="5322" w:author="MARCELO PEREIRA" w:date="2009-05-25T16:46:00Z"/>
        </w:rPr>
        <w:pPrChange w:id="532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rPr>
        <w:pPrChange w:id="5324" w:author="MARCELO" w:date="2009-06-07T15:32:00Z">
          <w:pPr>
            <w:pBdr>
              <w:bottom w:val="single" w:sz="4" w:space="1" w:color="000000"/>
            </w:pBdr>
            <w:spacing w:line="360" w:lineRule="auto"/>
            <w:jc w:val="both"/>
          </w:pPr>
        </w:pPrChange>
      </w:pPr>
    </w:p>
    <w:p w:rsidR="00FB039E" w:rsidDel="00750E93" w:rsidRDefault="00FB039E" w:rsidP="00EB36D3">
      <w:pPr>
        <w:spacing w:line="360" w:lineRule="auto"/>
        <w:jc w:val="both"/>
        <w:rPr>
          <w:del w:id="5325" w:author="MARCELO" w:date="2009-06-08T21:47:00Z"/>
          <w:rFonts w:ascii="Times New Roman" w:hAnsi="Times New Roman"/>
          <w:b/>
        </w:rPr>
        <w:pPrChange w:id="5326" w:author="MARCELO" w:date="2009-06-07T15:32:00Z">
          <w:pPr>
            <w:pBdr>
              <w:bottom w:val="single" w:sz="4" w:space="1" w:color="000000"/>
            </w:pBdr>
            <w:spacing w:line="360" w:lineRule="auto"/>
            <w:jc w:val="both"/>
          </w:pPr>
        </w:pPrChange>
      </w:pPr>
      <w:r>
        <w:pict>
          <v:shape id="_x0000_s1056" type="#_x0000_t202" style="position:absolute;left:0;text-align:left;margin-left:0;margin-top:7.05pt;width:498.5pt;height:393.6pt;z-index:251663872;mso-wrap-distance-left:0;mso-wrap-distance-right:0;mso-position-horizontal:center" stroked="f">
            <v:fill color2="black"/>
            <v:textbox inset="0,0,0,0">
              <w:txbxContent>
                <w:p w:rsidR="00A34298" w:rsidRDefault="006C3C68" w:rsidP="00D90144">
                  <w:pPr>
                    <w:pStyle w:val="Caption"/>
                    <w:keepNext/>
                    <w:rPr>
                      <w:ins w:id="5327" w:author="MARCELO" w:date="2009-06-21T20:10:00Z"/>
                    </w:rPr>
                    <w:pPrChange w:id="5328" w:author="MARCELO" w:date="2009-06-21T20:10:00Z">
                      <w:pPr>
                        <w:pStyle w:val="Caption"/>
                      </w:pPr>
                    </w:pPrChange>
                  </w:pPr>
                  <w:r>
                    <w:rPr>
                      <w:noProof/>
                      <w:lang w:eastAsia="pt-BR"/>
                    </w:rPr>
                    <w:drawing>
                      <wp:inline distT="0" distB="0" distL="0" distR="0">
                        <wp:extent cx="6326505" cy="474218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6326505" cy="4742180"/>
                                </a:xfrm>
                                <a:prstGeom prst="rect">
                                  <a:avLst/>
                                </a:prstGeom>
                                <a:solidFill>
                                  <a:srgbClr val="FFFFFF"/>
                                </a:solidFill>
                                <a:ln w="9525">
                                  <a:noFill/>
                                  <a:miter lim="800000"/>
                                  <a:headEnd/>
                                  <a:tailEnd/>
                                </a:ln>
                              </pic:spPr>
                            </pic:pic>
                          </a:graphicData>
                        </a:graphic>
                      </wp:inline>
                    </w:drawing>
                  </w:r>
                </w:p>
                <w:p w:rsidR="00A34298" w:rsidRDefault="00A34298" w:rsidP="00D90144">
                  <w:pPr>
                    <w:pStyle w:val="Legenda"/>
                    <w:rPr>
                      <w:ins w:id="5329" w:author="MARCELO" w:date="2009-06-21T20:10:00Z"/>
                    </w:rPr>
                  </w:pPr>
                  <w:ins w:id="5330" w:author="MARCELO" w:date="2009-06-21T20:10:00Z">
                    <w:r w:rsidRPr="00BC4C00">
                      <w:t>Figura 4.3 - Configurações de documentação</w:t>
                    </w:r>
                  </w:ins>
                </w:p>
                <w:p w:rsidR="00A34298" w:rsidRDefault="00A34298">
                  <w:pPr>
                    <w:pStyle w:val="Caption"/>
                  </w:pPr>
                  <w:del w:id="5331" w:author="MARCELO" w:date="2009-05-31T16:47:00Z">
                    <w:r w:rsidDel="00B71915">
                      <w:delText>Figura 7.0 - Configurações de documentação</w:delText>
                    </w:r>
                  </w:del>
                </w:p>
              </w:txbxContent>
            </v:textbox>
            <w10:wrap type="square" side="largest"/>
          </v:shape>
        </w:pict>
      </w:r>
    </w:p>
    <w:p w:rsidR="00FB039E" w:rsidRDefault="00FB039E" w:rsidP="00EB36D3">
      <w:pPr>
        <w:spacing w:line="360" w:lineRule="auto"/>
        <w:jc w:val="both"/>
        <w:rPr>
          <w:rFonts w:ascii="Times New Roman" w:hAnsi="Times New Roman"/>
          <w:b/>
        </w:rPr>
        <w:pPrChange w:id="5332" w:author="MARCELO" w:date="2009-06-07T15:32:00Z">
          <w:pPr>
            <w:pBdr>
              <w:bottom w:val="single" w:sz="4" w:space="1" w:color="000000"/>
            </w:pBdr>
            <w:spacing w:line="360" w:lineRule="auto"/>
            <w:jc w:val="both"/>
          </w:pPr>
        </w:pPrChange>
      </w:pPr>
    </w:p>
    <w:p w:rsidR="00FB039E" w:rsidDel="00750E93" w:rsidRDefault="00FB039E" w:rsidP="00EB36D3">
      <w:pPr>
        <w:spacing w:line="360" w:lineRule="auto"/>
        <w:jc w:val="both"/>
        <w:rPr>
          <w:del w:id="5333" w:author="MARCELO" w:date="2009-06-08T21:40:00Z"/>
          <w:rFonts w:ascii="Times New Roman" w:hAnsi="Times New Roman"/>
          <w:b/>
        </w:rPr>
        <w:pPrChange w:id="5334"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335" w:author="MARCELO" w:date="2009-05-31T16:47:00Z"/>
          <w:rFonts w:ascii="Times New Roman" w:hAnsi="Times New Roman"/>
          <w:b/>
        </w:rPr>
        <w:pPrChange w:id="5336" w:author="MARCELO" w:date="2009-06-07T15:32:00Z">
          <w:pPr>
            <w:pBdr>
              <w:bottom w:val="single" w:sz="4" w:space="1" w:color="000000"/>
            </w:pBdr>
            <w:spacing w:line="360" w:lineRule="auto"/>
            <w:jc w:val="both"/>
          </w:pPr>
        </w:pPrChange>
      </w:pPr>
    </w:p>
    <w:p w:rsidR="002C31CD" w:rsidRDefault="00FB039E" w:rsidP="00EB36D3">
      <w:pPr>
        <w:spacing w:line="360" w:lineRule="auto"/>
        <w:jc w:val="both"/>
        <w:rPr>
          <w:ins w:id="5337" w:author="MARCELO" w:date="2009-06-08T21:49:00Z"/>
          <w:rFonts w:ascii="Times New Roman" w:hAnsi="Times New Roman"/>
        </w:rPr>
        <w:pPrChange w:id="5338" w:author="MARCELO" w:date="2009-06-07T15:32:00Z">
          <w:pPr>
            <w:pBdr>
              <w:bottom w:val="single" w:sz="4" w:space="1" w:color="000000"/>
            </w:pBdr>
            <w:spacing w:line="360" w:lineRule="auto"/>
            <w:jc w:val="both"/>
          </w:pPr>
        </w:pPrChange>
      </w:pPr>
      <w:ins w:id="5339" w:author="MARCELO PEREIRA" w:date="2009-05-20T17:07:00Z">
        <w:r>
          <w:rPr>
            <w:rFonts w:ascii="Times New Roman" w:hAnsi="Times New Roman"/>
          </w:rPr>
          <w:tab/>
        </w:r>
      </w:ins>
    </w:p>
    <w:p w:rsidR="002C31CD" w:rsidRDefault="002C31CD" w:rsidP="00EB36D3">
      <w:pPr>
        <w:spacing w:line="360" w:lineRule="auto"/>
        <w:jc w:val="both"/>
        <w:rPr>
          <w:ins w:id="5340" w:author="MARCELO" w:date="2009-06-08T21:49:00Z"/>
          <w:rFonts w:ascii="Times New Roman" w:hAnsi="Times New Roman"/>
        </w:rPr>
        <w:pPrChange w:id="5341" w:author="MARCELO" w:date="2009-06-07T15:32:00Z">
          <w:pPr>
            <w:pBdr>
              <w:bottom w:val="single" w:sz="4" w:space="1" w:color="000000"/>
            </w:pBdr>
            <w:spacing w:line="360" w:lineRule="auto"/>
            <w:jc w:val="both"/>
          </w:pPr>
        </w:pPrChange>
      </w:pPr>
    </w:p>
    <w:p w:rsidR="00D90144" w:rsidRDefault="00D90144" w:rsidP="002C31CD">
      <w:pPr>
        <w:spacing w:line="360" w:lineRule="auto"/>
        <w:ind w:firstLine="709"/>
        <w:jc w:val="both"/>
        <w:rPr>
          <w:ins w:id="5342" w:author="MARCELO" w:date="2009-06-21T20:10:00Z"/>
          <w:rFonts w:ascii="Times New Roman" w:hAnsi="Times New Roman"/>
        </w:rPr>
        <w:pPrChange w:id="5343" w:author="MARCELO" w:date="2009-06-08T21:49:00Z">
          <w:pPr>
            <w:pBdr>
              <w:bottom w:val="single" w:sz="4" w:space="1" w:color="000000"/>
            </w:pBdr>
            <w:spacing w:line="360" w:lineRule="auto"/>
            <w:jc w:val="both"/>
          </w:pPr>
        </w:pPrChange>
      </w:pPr>
    </w:p>
    <w:p w:rsidR="0005326D" w:rsidRDefault="00FB039E" w:rsidP="002C31CD">
      <w:pPr>
        <w:spacing w:line="360" w:lineRule="auto"/>
        <w:ind w:firstLine="709"/>
        <w:jc w:val="both"/>
        <w:rPr>
          <w:ins w:id="5344" w:author="MARCELO" w:date="2009-05-31T17:47:00Z"/>
          <w:rFonts w:ascii="Times New Roman" w:hAnsi="Times New Roman"/>
        </w:rPr>
        <w:pPrChange w:id="5345" w:author="MARCELO" w:date="2009-06-08T21:49:00Z">
          <w:pPr>
            <w:pBdr>
              <w:bottom w:val="single" w:sz="4" w:space="1" w:color="000000"/>
            </w:pBdr>
            <w:spacing w:line="360" w:lineRule="auto"/>
            <w:jc w:val="both"/>
          </w:pPr>
        </w:pPrChange>
      </w:pPr>
      <w:ins w:id="5346" w:author="MARCELO PEREIRA" w:date="2009-05-20T17:07:00Z">
        <w:del w:id="5347" w:author="MARCELO" w:date="2009-06-08T21:40:00Z">
          <w:r w:rsidDel="00750E93">
            <w:rPr>
              <w:rFonts w:ascii="Times New Roman" w:hAnsi="Times New Roman"/>
            </w:rPr>
            <w:delText xml:space="preserve">Nesta janela </w:delText>
          </w:r>
        </w:del>
      </w:ins>
      <w:ins w:id="5348" w:author="MARCELO" w:date="2009-06-08T21:40:00Z">
        <w:r w:rsidR="00750E93">
          <w:rPr>
            <w:rFonts w:ascii="Times New Roman" w:hAnsi="Times New Roman"/>
          </w:rPr>
          <w:t xml:space="preserve">Pela janela exibida na </w:t>
        </w:r>
      </w:ins>
      <w:ins w:id="5349" w:author="MARCELO" w:date="2009-06-08T22:19:00Z">
        <w:r w:rsidR="00BB5623">
          <w:rPr>
            <w:rFonts w:ascii="Times New Roman" w:hAnsi="Times New Roman"/>
          </w:rPr>
          <w:t>F</w:t>
        </w:r>
      </w:ins>
      <w:ins w:id="5350" w:author="MARCELO" w:date="2009-06-08T21:40:00Z">
        <w:r w:rsidR="00750E93">
          <w:rPr>
            <w:rFonts w:ascii="Times New Roman" w:hAnsi="Times New Roman"/>
          </w:rPr>
          <w:t xml:space="preserve">igura 4.3, </w:t>
        </w:r>
      </w:ins>
      <w:ins w:id="5351" w:author="MARCELO PEREIRA" w:date="2009-05-20T17:07:00Z">
        <w:r>
          <w:rPr>
            <w:rFonts w:ascii="Times New Roman" w:hAnsi="Times New Roman"/>
          </w:rPr>
          <w:t xml:space="preserve">o usuário especifica o título do projeto, </w:t>
        </w:r>
      </w:ins>
      <w:ins w:id="5352" w:author="MARCELO" w:date="2009-06-08T21:40:00Z">
        <w:r w:rsidR="00750E93">
          <w:rPr>
            <w:rFonts w:ascii="Times New Roman" w:hAnsi="Times New Roman"/>
          </w:rPr>
          <w:t xml:space="preserve">para </w:t>
        </w:r>
      </w:ins>
      <w:ins w:id="5353" w:author="MARCELO PEREIRA" w:date="2009-05-20T17:07:00Z">
        <w:r>
          <w:rPr>
            <w:rFonts w:ascii="Times New Roman" w:hAnsi="Times New Roman"/>
          </w:rPr>
          <w:t xml:space="preserve">quais pacotes </w:t>
        </w:r>
      </w:ins>
      <w:ins w:id="5354" w:author="MARCELO" w:date="2009-05-31T17:13:00Z">
        <w:r w:rsidR="00145304">
          <w:rPr>
            <w:rFonts w:ascii="Times New Roman" w:hAnsi="Times New Roman"/>
          </w:rPr>
          <w:t xml:space="preserve">ele </w:t>
        </w:r>
      </w:ins>
      <w:ins w:id="5355" w:author="MARCELO PEREIRA" w:date="2009-05-20T17:07:00Z">
        <w:r>
          <w:rPr>
            <w:rFonts w:ascii="Times New Roman" w:hAnsi="Times New Roman"/>
          </w:rPr>
          <w:t>deseja gerar a documentação e onde serão armazenados os arquivos de documentação. Uma vez selecionados, o usuário clica na opção “</w:t>
        </w:r>
        <w:r w:rsidRPr="00145304">
          <w:rPr>
            <w:rFonts w:ascii="Times New Roman" w:hAnsi="Times New Roman"/>
            <w:i/>
            <w:rPrChange w:id="5356" w:author="MARCELO" w:date="2009-05-31T17:13:00Z">
              <w:rPr>
                <w:rFonts w:ascii="Times New Roman" w:hAnsi="Times New Roman"/>
              </w:rPr>
            </w:rPrChange>
          </w:rPr>
          <w:t>Generate</w:t>
        </w:r>
        <w:r>
          <w:rPr>
            <w:rFonts w:ascii="Times New Roman" w:hAnsi="Times New Roman"/>
          </w:rPr>
          <w:t>” e a ferramenta entra em processamento, informando o final da operação com uma mensagem na tela.</w:t>
        </w:r>
      </w:ins>
    </w:p>
    <w:p w:rsidR="0005326D" w:rsidRDefault="0005326D" w:rsidP="00EB36D3">
      <w:pPr>
        <w:spacing w:line="360" w:lineRule="auto"/>
        <w:jc w:val="both"/>
        <w:rPr>
          <w:ins w:id="5357" w:author="MARCELO" w:date="2009-05-31T17:47:00Z"/>
          <w:rFonts w:ascii="Times New Roman" w:hAnsi="Times New Roman"/>
        </w:rPr>
        <w:pPrChange w:id="5358" w:author="MARCELO" w:date="2009-06-07T15:32:00Z">
          <w:pPr>
            <w:pBdr>
              <w:bottom w:val="single" w:sz="4" w:space="1" w:color="000000"/>
            </w:pBdr>
            <w:spacing w:line="360" w:lineRule="auto"/>
            <w:jc w:val="both"/>
          </w:pPr>
        </w:pPrChange>
      </w:pPr>
    </w:p>
    <w:p w:rsidR="0005326D" w:rsidDel="002C31CD" w:rsidRDefault="0005326D" w:rsidP="00EB36D3">
      <w:pPr>
        <w:spacing w:line="360" w:lineRule="auto"/>
        <w:jc w:val="both"/>
        <w:rPr>
          <w:del w:id="5359" w:author="MARCELO" w:date="2009-06-08T21:41:00Z"/>
          <w:rFonts w:ascii="Times New Roman" w:hAnsi="Times New Roman"/>
        </w:rPr>
        <w:pPrChange w:id="5360" w:author="MARCELO" w:date="2009-06-07T15:32:00Z">
          <w:pPr>
            <w:pBdr>
              <w:bottom w:val="single" w:sz="4" w:space="1" w:color="000000"/>
            </w:pBdr>
            <w:spacing w:line="360" w:lineRule="auto"/>
            <w:jc w:val="both"/>
          </w:pPr>
        </w:pPrChange>
      </w:pPr>
    </w:p>
    <w:p w:rsidR="002C31CD" w:rsidRDefault="002C31CD" w:rsidP="00EB36D3">
      <w:pPr>
        <w:spacing w:line="360" w:lineRule="auto"/>
        <w:jc w:val="both"/>
        <w:rPr>
          <w:ins w:id="5361" w:author="MARCELO" w:date="2009-06-08T21:52:00Z"/>
          <w:rFonts w:ascii="Times New Roman" w:hAnsi="Times New Roman"/>
        </w:rPr>
        <w:pPrChange w:id="536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36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364" w:author="MARCELO" w:date="2009-06-08T21:52:00Z"/>
          <w:rFonts w:ascii="Times New Roman" w:hAnsi="Times New Roman"/>
          <w:b/>
          <w:bCs/>
        </w:rPr>
        <w:pPrChange w:id="5365" w:author="MARCELO" w:date="2009-06-07T15:32:00Z">
          <w:pPr>
            <w:pBdr>
              <w:bottom w:val="single" w:sz="4" w:space="1" w:color="000000"/>
            </w:pBdr>
            <w:spacing w:line="360" w:lineRule="auto"/>
            <w:jc w:val="both"/>
          </w:pPr>
        </w:pPrChange>
      </w:pPr>
      <w:ins w:id="5366" w:author="MARCELO PEREIRA" w:date="2009-05-20T17:07:00Z">
        <w:r>
          <w:rPr>
            <w:rFonts w:ascii="Times New Roman" w:hAnsi="Times New Roman"/>
            <w:b/>
            <w:bCs/>
          </w:rPr>
          <w:t>4.2.4 Análise</w:t>
        </w:r>
      </w:ins>
    </w:p>
    <w:p w:rsidR="002C31CD" w:rsidRDefault="002C31CD" w:rsidP="00EB36D3">
      <w:pPr>
        <w:spacing w:line="360" w:lineRule="auto"/>
        <w:jc w:val="both"/>
        <w:rPr>
          <w:rFonts w:ascii="Times New Roman" w:hAnsi="Times New Roman"/>
          <w:b/>
          <w:bCs/>
        </w:rPr>
        <w:pPrChange w:id="536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5368" w:author="MARCELO" w:date="2009-06-07T15:32:00Z">
          <w:pPr>
            <w:pBdr>
              <w:bottom w:val="single" w:sz="4" w:space="1" w:color="000000"/>
            </w:pBdr>
            <w:spacing w:line="360" w:lineRule="auto"/>
            <w:jc w:val="both"/>
          </w:pPr>
        </w:pPrChange>
      </w:pPr>
    </w:p>
    <w:p w:rsidR="00750E93" w:rsidDel="002C31CD" w:rsidRDefault="00FB039E" w:rsidP="00EB36D3">
      <w:pPr>
        <w:spacing w:line="360" w:lineRule="auto"/>
        <w:jc w:val="both"/>
        <w:rPr>
          <w:del w:id="5369" w:author="MARCELO" w:date="2009-06-08T21:51:00Z"/>
        </w:rPr>
        <w:pPrChange w:id="5370" w:author="MARCELO" w:date="2009-06-07T15:32:00Z">
          <w:pPr>
            <w:pBdr>
              <w:bottom w:val="single" w:sz="4" w:space="1" w:color="000000"/>
            </w:pBdr>
            <w:spacing w:line="360" w:lineRule="auto"/>
            <w:jc w:val="both"/>
          </w:pPr>
        </w:pPrChange>
      </w:pPr>
      <w:ins w:id="5371" w:author="MARCELO PEREIRA" w:date="2009-05-20T17:07:00Z">
        <w:del w:id="5372" w:author="MARCELO" w:date="2009-06-08T21:52:00Z">
          <w:r w:rsidDel="002C31CD">
            <w:rPr>
              <w:rFonts w:ascii="Times New Roman" w:hAnsi="Times New Roman"/>
              <w:b/>
              <w:bCs/>
            </w:rPr>
            <w:tab/>
          </w:r>
        </w:del>
        <w:r>
          <w:rPr>
            <w:rFonts w:ascii="Times New Roman" w:hAnsi="Times New Roman"/>
          </w:rPr>
          <w:t>A segunda funcionalidade acessível pela barra de tarefas</w:t>
        </w:r>
      </w:ins>
      <w:ins w:id="5373" w:author="MARCELO" w:date="2009-06-08T21:41:00Z">
        <w:r w:rsidR="00750E93">
          <w:rPr>
            <w:rFonts w:ascii="Times New Roman" w:hAnsi="Times New Roman"/>
          </w:rPr>
          <w:t xml:space="preserve"> </w:t>
        </w:r>
      </w:ins>
      <w:ins w:id="5374" w:author="MARCELO" w:date="2009-06-21T20:10:00Z">
        <w:r w:rsidR="00D90144">
          <w:rPr>
            <w:rFonts w:ascii="Times New Roman" w:hAnsi="Times New Roman"/>
          </w:rPr>
          <w:t xml:space="preserve">e </w:t>
        </w:r>
      </w:ins>
      <w:ins w:id="5375" w:author="MARCELO" w:date="2009-06-08T21:41:00Z">
        <w:r w:rsidR="00750E93">
          <w:rPr>
            <w:rFonts w:ascii="Times New Roman" w:hAnsi="Times New Roman"/>
          </w:rPr>
          <w:t>exibida na tela principal do prot</w:t>
        </w:r>
        <w:r w:rsidR="00D90144">
          <w:rPr>
            <w:rFonts w:ascii="Times New Roman" w:hAnsi="Times New Roman"/>
          </w:rPr>
          <w:t>ótipo de sistema, que é mostrad</w:t>
        </w:r>
      </w:ins>
      <w:ins w:id="5376" w:author="MARCELO" w:date="2009-06-21T20:10:00Z">
        <w:r w:rsidR="00D90144">
          <w:rPr>
            <w:rFonts w:ascii="Times New Roman" w:hAnsi="Times New Roman"/>
          </w:rPr>
          <w:t>a</w:t>
        </w:r>
      </w:ins>
      <w:ins w:id="5377" w:author="MARCELO" w:date="2009-06-08T21:41:00Z">
        <w:r w:rsidR="00750E93">
          <w:rPr>
            <w:rFonts w:ascii="Times New Roman" w:hAnsi="Times New Roman"/>
          </w:rPr>
          <w:t xml:space="preserve"> na </w:t>
        </w:r>
      </w:ins>
      <w:ins w:id="5378" w:author="MARCELO" w:date="2009-06-08T22:19:00Z">
        <w:r w:rsidR="00BB5623">
          <w:rPr>
            <w:rFonts w:ascii="Times New Roman" w:hAnsi="Times New Roman"/>
          </w:rPr>
          <w:t>F</w:t>
        </w:r>
      </w:ins>
      <w:ins w:id="5379" w:author="MARCELO" w:date="2009-06-08T21:41:00Z">
        <w:r w:rsidR="00750E93">
          <w:rPr>
            <w:rFonts w:ascii="Times New Roman" w:hAnsi="Times New Roman"/>
          </w:rPr>
          <w:t xml:space="preserve">igura 4.1, </w:t>
        </w:r>
      </w:ins>
      <w:ins w:id="5380" w:author="MARCELO PEREIRA" w:date="2009-05-20T17:07:00Z">
        <w:del w:id="5381" w:author="MARCELO" w:date="2009-06-08T21:42:00Z">
          <w:r w:rsidDel="00750E93">
            <w:rPr>
              <w:rFonts w:ascii="Times New Roman" w:hAnsi="Times New Roman"/>
            </w:rPr>
            <w:delText xml:space="preserve"> </w:delText>
          </w:r>
        </w:del>
        <w:r>
          <w:rPr>
            <w:rFonts w:ascii="Times New Roman" w:hAnsi="Times New Roman"/>
          </w:rPr>
          <w:t>é a geração do gráfico de dependências. Localizada no menu “</w:t>
        </w:r>
        <w:r w:rsidRPr="00145304">
          <w:rPr>
            <w:rFonts w:ascii="Times New Roman" w:hAnsi="Times New Roman"/>
            <w:i/>
            <w:rPrChange w:id="5382" w:author="MARCELO" w:date="2009-05-31T17:13:00Z">
              <w:rPr>
                <w:rFonts w:ascii="Times New Roman" w:hAnsi="Times New Roman"/>
              </w:rPr>
            </w:rPrChange>
          </w:rPr>
          <w:t>Analysis</w:t>
        </w:r>
        <w:r>
          <w:rPr>
            <w:rFonts w:ascii="Times New Roman" w:hAnsi="Times New Roman"/>
          </w:rPr>
          <w:t>”, esta opção</w:t>
        </w:r>
      </w:ins>
      <w:ins w:id="5383" w:author="MARCELO" w:date="2009-06-08T21:42:00Z">
        <w:r w:rsidR="00750E93">
          <w:rPr>
            <w:rFonts w:ascii="Times New Roman" w:hAnsi="Times New Roman"/>
          </w:rPr>
          <w:t>,</w:t>
        </w:r>
      </w:ins>
      <w:ins w:id="5384" w:author="MARCELO PEREIRA" w:date="2009-05-20T17:07:00Z">
        <w:r>
          <w:rPr>
            <w:rFonts w:ascii="Times New Roman" w:hAnsi="Times New Roman"/>
          </w:rPr>
          <w:t xml:space="preserve"> ao ser selecionada</w:t>
        </w:r>
      </w:ins>
      <w:ins w:id="5385" w:author="MARCELO" w:date="2009-06-08T21:42:00Z">
        <w:r w:rsidR="00750E93">
          <w:rPr>
            <w:rFonts w:ascii="Times New Roman" w:hAnsi="Times New Roman"/>
          </w:rPr>
          <w:t>,</w:t>
        </w:r>
      </w:ins>
      <w:ins w:id="5386" w:author="MARCELO PEREIRA" w:date="2009-05-20T17:07:00Z">
        <w:r>
          <w:rPr>
            <w:rFonts w:ascii="Times New Roman" w:hAnsi="Times New Roman"/>
          </w:rPr>
          <w:t xml:space="preserve"> inicia um </w:t>
        </w:r>
        <w:del w:id="5387" w:author="MARCELO" w:date="2009-05-31T17:14:00Z">
          <w:r w:rsidDel="00145304">
            <w:rPr>
              <w:rFonts w:ascii="Times New Roman" w:hAnsi="Times New Roman"/>
            </w:rPr>
            <w:delText>carregamento mais pesado</w:delText>
          </w:r>
        </w:del>
      </w:ins>
      <w:ins w:id="5388" w:author="MARCELO" w:date="2009-05-31T17:14:00Z">
        <w:r w:rsidR="00145304">
          <w:rPr>
            <w:rFonts w:ascii="Times New Roman" w:hAnsi="Times New Roman"/>
          </w:rPr>
          <w:t>processamento</w:t>
        </w:r>
      </w:ins>
      <w:ins w:id="5389" w:author="MARCELO PEREIRA" w:date="2009-05-20T17:07:00Z">
        <w:r>
          <w:rPr>
            <w:rFonts w:ascii="Times New Roman" w:hAnsi="Times New Roman"/>
          </w:rPr>
          <w:t xml:space="preserve"> que coleta todos os pacotes e rotinas do banco de dados. </w:t>
        </w:r>
        <w:del w:id="5390" w:author="MARCELO" w:date="2009-06-21T20:10:00Z">
          <w:r w:rsidDel="00D90144">
            <w:rPr>
              <w:rFonts w:ascii="Times New Roman" w:hAnsi="Times New Roman"/>
            </w:rPr>
            <w:delText xml:space="preserve">Esse carregamento </w:delText>
          </w:r>
        </w:del>
      </w:ins>
      <w:ins w:id="5391" w:author="MARCELO" w:date="2009-06-21T20:10:00Z">
        <w:r w:rsidR="00D90144">
          <w:rPr>
            <w:rFonts w:ascii="Times New Roman" w:hAnsi="Times New Roman"/>
          </w:rPr>
          <w:t xml:space="preserve">A execução desta tarefa </w:t>
        </w:r>
      </w:ins>
      <w:ins w:id="5392" w:author="MARCELO PEREIRA" w:date="2009-05-20T17:07:00Z">
        <w:r>
          <w:rPr>
            <w:rFonts w:ascii="Times New Roman" w:hAnsi="Times New Roman"/>
          </w:rPr>
          <w:t xml:space="preserve">acompanha uma barra de progresso para que o usuário consiga estimar o tempo de espera. </w:t>
        </w:r>
        <w:del w:id="5393" w:author="MARCELO" w:date="2009-06-21T20:10:00Z">
          <w:r w:rsidDel="00D90144">
            <w:rPr>
              <w:rFonts w:ascii="Times New Roman" w:hAnsi="Times New Roman"/>
            </w:rPr>
            <w:delText>A barra exibida</w:delText>
          </w:r>
        </w:del>
      </w:ins>
      <w:ins w:id="5394" w:author="MARCELO" w:date="2009-06-21T20:10:00Z">
        <w:r w:rsidR="00D90144">
          <w:rPr>
            <w:rFonts w:ascii="Times New Roman" w:hAnsi="Times New Roman"/>
          </w:rPr>
          <w:t>Um exemplo da visualização desta barra</w:t>
        </w:r>
      </w:ins>
      <w:ins w:id="5395" w:author="MARCELO PEREIRA" w:date="2009-05-20T17:07:00Z">
        <w:r>
          <w:rPr>
            <w:rFonts w:ascii="Times New Roman" w:hAnsi="Times New Roman"/>
          </w:rPr>
          <w:t xml:space="preserve"> </w:t>
        </w:r>
        <w:del w:id="5396" w:author="MARCELO" w:date="2009-06-08T21:42:00Z">
          <w:r w:rsidDel="00750E93">
            <w:rPr>
              <w:rFonts w:ascii="Times New Roman" w:hAnsi="Times New Roman"/>
            </w:rPr>
            <w:delText>está</w:delText>
          </w:r>
        </w:del>
      </w:ins>
      <w:ins w:id="5397" w:author="MARCELO" w:date="2009-06-08T21:42:00Z">
        <w:r w:rsidR="00750E93">
          <w:rPr>
            <w:rFonts w:ascii="Times New Roman" w:hAnsi="Times New Roman"/>
          </w:rPr>
          <w:t>é</w:t>
        </w:r>
      </w:ins>
      <w:ins w:id="5398" w:author="MARCELO PEREIRA" w:date="2009-05-20T17:07:00Z">
        <w:r>
          <w:rPr>
            <w:rFonts w:ascii="Times New Roman" w:hAnsi="Times New Roman"/>
          </w:rPr>
          <w:t xml:space="preserve"> ilustrada pela </w:t>
        </w:r>
        <w:del w:id="5399" w:author="MARCELO" w:date="2009-06-08T22:19:00Z">
          <w:r w:rsidDel="00BB5623">
            <w:rPr>
              <w:rFonts w:ascii="Times New Roman" w:hAnsi="Times New Roman"/>
            </w:rPr>
            <w:delText>f</w:delText>
          </w:r>
        </w:del>
      </w:ins>
      <w:ins w:id="5400" w:author="MARCELO" w:date="2009-06-08T22:19:00Z">
        <w:r w:rsidR="00BB5623">
          <w:rPr>
            <w:rFonts w:ascii="Times New Roman" w:hAnsi="Times New Roman"/>
          </w:rPr>
          <w:t>F</w:t>
        </w:r>
      </w:ins>
      <w:ins w:id="5401" w:author="MARCELO PEREIRA" w:date="2009-05-20T17:07:00Z">
        <w:r>
          <w:rPr>
            <w:rFonts w:ascii="Times New Roman" w:hAnsi="Times New Roman"/>
          </w:rPr>
          <w:t xml:space="preserve">igura </w:t>
        </w:r>
        <w:del w:id="5402" w:author="MARCELO" w:date="2009-06-08T21:42:00Z">
          <w:r w:rsidDel="00750E93">
            <w:rPr>
              <w:rFonts w:ascii="Times New Roman" w:hAnsi="Times New Roman"/>
            </w:rPr>
            <w:delText>8.0:</w:delText>
          </w:r>
        </w:del>
      </w:ins>
      <w:ins w:id="5403" w:author="MARCELO" w:date="2009-06-08T21:42:00Z">
        <w:r w:rsidR="002C31CD">
          <w:rPr>
            <w:rFonts w:ascii="Times New Roman" w:hAnsi="Times New Roman"/>
          </w:rPr>
          <w:t>4.4</w:t>
        </w:r>
      </w:ins>
      <w:ins w:id="5404" w:author="MARCELO" w:date="2009-06-08T21:51:00Z">
        <w:r w:rsidR="002C31CD">
          <w:rPr>
            <w:rFonts w:ascii="Times New Roman" w:hAnsi="Times New Roman"/>
          </w:rPr>
          <w:t>.</w:t>
        </w:r>
      </w:ins>
    </w:p>
    <w:p w:rsidR="00FB039E" w:rsidDel="002C31CD" w:rsidRDefault="00FB039E" w:rsidP="00EB36D3">
      <w:pPr>
        <w:spacing w:line="360" w:lineRule="auto"/>
        <w:jc w:val="both"/>
        <w:rPr>
          <w:del w:id="5405" w:author="MARCELO" w:date="2009-06-08T21:51:00Z"/>
          <w:rFonts w:ascii="Times New Roman" w:hAnsi="Times New Roman"/>
          <w:b/>
          <w:bCs/>
        </w:rPr>
        <w:pPrChange w:id="5406"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407" w:author="MARCELO" w:date="2009-06-08T21:51:00Z"/>
          <w:rFonts w:ascii="Times New Roman" w:hAnsi="Times New Roman"/>
          <w:b/>
          <w:bCs/>
        </w:rPr>
        <w:pPrChange w:id="5408"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409" w:author="MARCELO" w:date="2009-06-08T21:51:00Z"/>
          <w:rFonts w:ascii="Times New Roman" w:hAnsi="Times New Roman"/>
          <w:b/>
          <w:bCs/>
        </w:rPr>
        <w:pPrChange w:id="5410"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411" w:author="MARCELO" w:date="2009-06-08T21:51:00Z"/>
          <w:rFonts w:ascii="Times New Roman" w:hAnsi="Times New Roman"/>
          <w:b/>
          <w:bCs/>
        </w:rPr>
        <w:pPrChange w:id="5412" w:author="MARCELO" w:date="2009-06-07T15:32:00Z">
          <w:pPr>
            <w:pBdr>
              <w:bottom w:val="single" w:sz="4" w:space="1" w:color="000000"/>
            </w:pBdr>
            <w:spacing w:line="360" w:lineRule="auto"/>
            <w:jc w:val="both"/>
          </w:pPr>
        </w:pPrChange>
      </w:pPr>
      <w:ins w:id="5413" w:author="MARCELO PEREIRA" w:date="2009-05-20T17:07:00Z">
        <w:del w:id="5414" w:author="MARCELO" w:date="2009-06-08T21:51:00Z">
          <w:r w:rsidDel="002C31CD">
            <w:rPr>
              <w:rFonts w:ascii="Times New Roman" w:hAnsi="Times New Roman"/>
            </w:rPr>
            <w:tab/>
          </w:r>
        </w:del>
      </w:ins>
    </w:p>
    <w:p w:rsidR="00FB039E" w:rsidDel="002C31CD" w:rsidRDefault="00FB039E" w:rsidP="00EB36D3">
      <w:pPr>
        <w:spacing w:line="360" w:lineRule="auto"/>
        <w:jc w:val="both"/>
        <w:rPr>
          <w:del w:id="5415" w:author="MARCELO" w:date="2009-06-08T21:51:00Z"/>
          <w:rFonts w:ascii="Times New Roman" w:hAnsi="Times New Roman"/>
          <w:b/>
          <w:bCs/>
        </w:rPr>
        <w:pPrChange w:id="5416"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417" w:author="MARCELO" w:date="2009-06-08T21:51:00Z"/>
          <w:rFonts w:ascii="Times New Roman" w:hAnsi="Times New Roman"/>
          <w:b/>
          <w:bCs/>
        </w:rPr>
        <w:pPrChange w:id="5418" w:author="MARCELO" w:date="2009-06-07T15:32:00Z">
          <w:pPr>
            <w:pBdr>
              <w:bottom w:val="single" w:sz="4" w:space="1" w:color="000000"/>
            </w:pBdr>
            <w:spacing w:line="360" w:lineRule="auto"/>
            <w:jc w:val="both"/>
          </w:pPr>
        </w:pPrChange>
      </w:pPr>
    </w:p>
    <w:p w:rsidR="002C31CD" w:rsidDel="002C31CD" w:rsidRDefault="002C31CD" w:rsidP="00EB36D3">
      <w:pPr>
        <w:spacing w:line="360" w:lineRule="auto"/>
        <w:jc w:val="both"/>
        <w:rPr>
          <w:del w:id="5419" w:author="MARCELO" w:date="2009-06-08T21:51:00Z"/>
          <w:rFonts w:ascii="Times New Roman" w:hAnsi="Times New Roman"/>
          <w:b/>
          <w:bCs/>
        </w:rPr>
        <w:pPrChange w:id="5420" w:author="MARCELO" w:date="2009-06-07T15:32:00Z">
          <w:pPr>
            <w:pBdr>
              <w:bottom w:val="single" w:sz="4" w:space="1" w:color="000000"/>
            </w:pBdr>
            <w:spacing w:line="360" w:lineRule="auto"/>
            <w:jc w:val="both"/>
          </w:pPr>
        </w:pPrChange>
      </w:pPr>
    </w:p>
    <w:p w:rsidR="00B71915" w:rsidRDefault="00B71915" w:rsidP="00EB36D3">
      <w:pPr>
        <w:spacing w:line="360" w:lineRule="auto"/>
        <w:ind w:firstLine="709"/>
        <w:jc w:val="both"/>
        <w:rPr>
          <w:ins w:id="5421" w:author="MARCELO" w:date="2009-05-31T16:47:00Z"/>
          <w:rFonts w:ascii="Times New Roman" w:hAnsi="Times New Roman"/>
        </w:rPr>
        <w:pPrChange w:id="5422" w:author="MARCELO" w:date="2009-06-07T15:32:00Z">
          <w:pPr>
            <w:pBdr>
              <w:bottom w:val="single" w:sz="4" w:space="1" w:color="000000"/>
            </w:pBdr>
            <w:spacing w:line="360" w:lineRule="auto"/>
            <w:jc w:val="both"/>
          </w:pPr>
        </w:pPrChange>
      </w:pPr>
    </w:p>
    <w:p w:rsidR="00FB039E" w:rsidDel="00750E93" w:rsidRDefault="00FB039E" w:rsidP="00EB36D3">
      <w:pPr>
        <w:spacing w:line="360" w:lineRule="auto"/>
        <w:ind w:firstLine="709"/>
        <w:jc w:val="both"/>
        <w:rPr>
          <w:ins w:id="5423" w:author="MARCELO PEREIRA" w:date="2009-05-20T17:43:00Z"/>
          <w:del w:id="5424" w:author="MARCELO" w:date="2009-06-08T21:43:00Z"/>
          <w:rFonts w:ascii="Times New Roman" w:hAnsi="Times New Roman"/>
        </w:rPr>
        <w:pPrChange w:id="5425" w:author="MARCELO" w:date="2009-06-07T15:32:00Z">
          <w:pPr>
            <w:pBdr>
              <w:bottom w:val="single" w:sz="4" w:space="1" w:color="000000"/>
            </w:pBdr>
            <w:spacing w:line="360" w:lineRule="auto"/>
            <w:jc w:val="both"/>
          </w:pPr>
        </w:pPrChange>
      </w:pPr>
      <w:ins w:id="5426" w:author="MARCELO PEREIRA" w:date="2009-05-20T17:07:00Z">
        <w:r>
          <w:rPr>
            <w:rFonts w:ascii="Times New Roman" w:hAnsi="Times New Roman"/>
          </w:rPr>
          <w:t>Ao finalizar o carregamento, a ferramenta irá exibir uma janela para que o usuário especifique para qual pacote</w:t>
        </w:r>
      </w:ins>
      <w:ins w:id="5427" w:author="MARCELO" w:date="2009-06-21T20:11:00Z">
        <w:r w:rsidR="00D90144">
          <w:rPr>
            <w:rFonts w:ascii="Times New Roman" w:hAnsi="Times New Roman"/>
          </w:rPr>
          <w:t>,</w:t>
        </w:r>
      </w:ins>
      <w:ins w:id="5428" w:author="MARCELO PEREIRA" w:date="2009-05-20T17:07:00Z">
        <w:r>
          <w:rPr>
            <w:rFonts w:ascii="Times New Roman" w:hAnsi="Times New Roman"/>
          </w:rPr>
          <w:t xml:space="preserve"> deve ser gerado o gráfico de dependências. </w:t>
        </w:r>
      </w:ins>
    </w:p>
    <w:p w:rsidR="0005326D" w:rsidRDefault="00FB039E" w:rsidP="00750E93">
      <w:pPr>
        <w:spacing w:line="360" w:lineRule="auto"/>
        <w:ind w:firstLine="709"/>
        <w:jc w:val="both"/>
        <w:rPr>
          <w:ins w:id="5429" w:author="MARCELO" w:date="2009-05-31T17:47:00Z"/>
          <w:rFonts w:ascii="Times New Roman" w:hAnsi="Times New Roman"/>
        </w:rPr>
        <w:pPrChange w:id="5430" w:author="MARCELO" w:date="2009-06-08T21:44:00Z">
          <w:pPr>
            <w:pBdr>
              <w:bottom w:val="single" w:sz="4" w:space="1" w:color="000000"/>
            </w:pBdr>
            <w:spacing w:line="360" w:lineRule="auto"/>
            <w:jc w:val="both"/>
          </w:pPr>
        </w:pPrChange>
      </w:pPr>
      <w:ins w:id="5431" w:author="MARCELO PEREIRA" w:date="2009-05-20T17:43:00Z">
        <w:r>
          <w:rPr>
            <w:rFonts w:ascii="Times New Roman" w:hAnsi="Times New Roman"/>
          </w:rPr>
          <w:t>Ao selecionar o pacote desejado, a ferramenta automaticamente exibe todas as rotinas contidas naquele pacote e seus respectivo</w:t>
        </w:r>
      </w:ins>
      <w:ins w:id="5432" w:author="MARCELO PEREIRA" w:date="2009-05-20T17:44:00Z">
        <w:r>
          <w:rPr>
            <w:rFonts w:ascii="Times New Roman" w:hAnsi="Times New Roman"/>
          </w:rPr>
          <w:t xml:space="preserve">s códigos-fonte, como é possível visualizar na </w:t>
        </w:r>
        <w:del w:id="5433" w:author="MARCELO" w:date="2009-06-08T22:19:00Z">
          <w:r w:rsidDel="00BB5623">
            <w:rPr>
              <w:rFonts w:ascii="Times New Roman" w:hAnsi="Times New Roman"/>
            </w:rPr>
            <w:delText>f</w:delText>
          </w:r>
        </w:del>
      </w:ins>
      <w:ins w:id="5434" w:author="MARCELO" w:date="2009-06-08T22:19:00Z">
        <w:r w:rsidR="00BB5623">
          <w:rPr>
            <w:rFonts w:ascii="Times New Roman" w:hAnsi="Times New Roman"/>
          </w:rPr>
          <w:t>F</w:t>
        </w:r>
      </w:ins>
      <w:ins w:id="5435" w:author="MARCELO PEREIRA" w:date="2009-05-20T17:44:00Z">
        <w:r>
          <w:rPr>
            <w:rFonts w:ascii="Times New Roman" w:hAnsi="Times New Roman"/>
          </w:rPr>
          <w:t xml:space="preserve">igura </w:t>
        </w:r>
        <w:del w:id="5436" w:author="MARCELO" w:date="2009-06-08T21:44:00Z">
          <w:r w:rsidDel="00750E93">
            <w:rPr>
              <w:rFonts w:ascii="Times New Roman" w:hAnsi="Times New Roman"/>
            </w:rPr>
            <w:delText>8.1</w:delText>
          </w:r>
        </w:del>
      </w:ins>
      <w:ins w:id="5437" w:author="MARCELO" w:date="2009-06-08T21:44:00Z">
        <w:r w:rsidR="00750E93">
          <w:rPr>
            <w:rFonts w:ascii="Times New Roman" w:hAnsi="Times New Roman"/>
          </w:rPr>
          <w:t>4.5</w:t>
        </w:r>
      </w:ins>
      <w:ins w:id="5438" w:author="MARCELO PEREIRA" w:date="2009-05-20T17:44:00Z">
        <w:del w:id="5439" w:author="MARCELO" w:date="2009-06-08T21:44:00Z">
          <w:r w:rsidDel="00750E93">
            <w:rPr>
              <w:rFonts w:ascii="Times New Roman" w:hAnsi="Times New Roman"/>
            </w:rPr>
            <w:delText>:</w:delText>
          </w:r>
        </w:del>
      </w:ins>
      <w:ins w:id="5440" w:author="MARCELO" w:date="2009-06-08T21:44:00Z">
        <w:r w:rsidR="00750E93">
          <w:rPr>
            <w:rFonts w:ascii="Times New Roman" w:hAnsi="Times New Roman"/>
          </w:rPr>
          <w:t>.</w:t>
        </w:r>
      </w:ins>
    </w:p>
    <w:p w:rsidR="00750E93" w:rsidRDefault="00750E93" w:rsidP="00750E93">
      <w:pPr>
        <w:spacing w:line="360" w:lineRule="auto"/>
        <w:ind w:firstLine="709"/>
        <w:jc w:val="both"/>
        <w:rPr>
          <w:ins w:id="5441" w:author="MARCELO" w:date="2009-06-08T21:53:00Z"/>
          <w:rFonts w:ascii="Times New Roman" w:hAnsi="Times New Roman"/>
        </w:rPr>
      </w:pPr>
      <w:ins w:id="5442" w:author="MARCELO" w:date="2009-06-08T21:44:00Z">
        <w:r>
          <w:rPr>
            <w:rFonts w:ascii="Times New Roman" w:hAnsi="Times New Roman"/>
          </w:rPr>
          <w:t xml:space="preserve">Pode-se notar na </w:t>
        </w:r>
      </w:ins>
      <w:ins w:id="5443" w:author="MARCELO" w:date="2009-06-08T22:19:00Z">
        <w:r w:rsidR="00BB5623">
          <w:rPr>
            <w:rFonts w:ascii="Times New Roman" w:hAnsi="Times New Roman"/>
          </w:rPr>
          <w:t>Figura</w:t>
        </w:r>
      </w:ins>
      <w:ins w:id="5444" w:author="MARCELO" w:date="2009-06-08T21:44:00Z">
        <w:r>
          <w:rPr>
            <w:rFonts w:ascii="Times New Roman" w:hAnsi="Times New Roman"/>
          </w:rPr>
          <w:t xml:space="preserve"> 4.5, que as opções para edição do código-fonte estão desabilitadas para esta versão</w:t>
        </w:r>
      </w:ins>
      <w:ins w:id="5445" w:author="MARCELO" w:date="2009-06-21T20:11:00Z">
        <w:r w:rsidR="00D90144">
          <w:rPr>
            <w:rFonts w:ascii="Times New Roman" w:hAnsi="Times New Roman"/>
          </w:rPr>
          <w:t xml:space="preserve"> para fins de redução do escopo do traabalho</w:t>
        </w:r>
      </w:ins>
      <w:ins w:id="5446" w:author="MARCELO" w:date="2009-06-08T21:44:00Z">
        <w:r>
          <w:rPr>
            <w:rFonts w:ascii="Times New Roman" w:hAnsi="Times New Roman"/>
          </w:rPr>
          <w:t xml:space="preserve">. Ao </w:t>
        </w:r>
      </w:ins>
      <w:ins w:id="5447" w:author="MARCELO" w:date="2009-06-08T21:45:00Z">
        <w:r>
          <w:rPr>
            <w:rFonts w:ascii="Times New Roman" w:hAnsi="Times New Roman"/>
          </w:rPr>
          <w:t xml:space="preserve">usuário </w:t>
        </w:r>
      </w:ins>
      <w:ins w:id="5448" w:author="MARCELO" w:date="2009-06-08T21:44:00Z">
        <w:r>
          <w:rPr>
            <w:rFonts w:ascii="Times New Roman" w:hAnsi="Times New Roman"/>
          </w:rPr>
          <w:t>selecionar a opção “</w:t>
        </w:r>
        <w:r w:rsidRPr="00145304">
          <w:rPr>
            <w:rFonts w:ascii="Times New Roman" w:hAnsi="Times New Roman"/>
            <w:i/>
          </w:rPr>
          <w:t>Selected Package</w:t>
        </w:r>
        <w:r>
          <w:rPr>
            <w:rFonts w:ascii="Times New Roman" w:hAnsi="Times New Roman"/>
          </w:rPr>
          <w:t>”</w:t>
        </w:r>
      </w:ins>
      <w:ins w:id="5449" w:author="MARCELO" w:date="2009-06-08T21:45:00Z">
        <w:r>
          <w:rPr>
            <w:rFonts w:ascii="Times New Roman" w:hAnsi="Times New Roman"/>
          </w:rPr>
          <w:t>,</w:t>
        </w:r>
      </w:ins>
      <w:ins w:id="5450" w:author="MARCELO" w:date="2009-06-08T21:44:00Z">
        <w:r>
          <w:rPr>
            <w:rFonts w:ascii="Times New Roman" w:hAnsi="Times New Roman"/>
          </w:rPr>
          <w:t xml:space="preserve"> o sistema </w:t>
        </w:r>
      </w:ins>
      <w:ins w:id="5451" w:author="MARCELO" w:date="2009-06-08T21:45:00Z">
        <w:r>
          <w:rPr>
            <w:rFonts w:ascii="Times New Roman" w:hAnsi="Times New Roman"/>
          </w:rPr>
          <w:t>exibe</w:t>
        </w:r>
      </w:ins>
      <w:ins w:id="5452" w:author="MARCELO" w:date="2009-06-08T21:44:00Z">
        <w:r>
          <w:rPr>
            <w:rFonts w:ascii="Times New Roman" w:hAnsi="Times New Roman"/>
          </w:rPr>
          <w:t xml:space="preserve"> o gráfico de dependência entre as rotinas do pacote especificado. Ao finalizar</w:t>
        </w:r>
      </w:ins>
      <w:ins w:id="5453" w:author="MARCELO" w:date="2009-06-08T21:45:00Z">
        <w:r>
          <w:rPr>
            <w:rFonts w:ascii="Times New Roman" w:hAnsi="Times New Roman"/>
          </w:rPr>
          <w:t xml:space="preserve">, </w:t>
        </w:r>
      </w:ins>
      <w:ins w:id="5454" w:author="MARCELO" w:date="2009-06-08T21:44:00Z">
        <w:r>
          <w:rPr>
            <w:rFonts w:ascii="Times New Roman" w:hAnsi="Times New Roman"/>
          </w:rPr>
          <w:t xml:space="preserve">a ferramenta exibirá uma janela com </w:t>
        </w:r>
      </w:ins>
      <w:ins w:id="5455" w:author="MARCELO" w:date="2009-06-08T21:46:00Z">
        <w:r>
          <w:rPr>
            <w:rFonts w:ascii="Times New Roman" w:hAnsi="Times New Roman"/>
          </w:rPr>
          <w:t xml:space="preserve">o gráfico de dependências gerado, </w:t>
        </w:r>
      </w:ins>
      <w:ins w:id="5456" w:author="MARCELO" w:date="2009-06-08T21:44:00Z">
        <w:r>
          <w:rPr>
            <w:rFonts w:ascii="Times New Roman" w:hAnsi="Times New Roman"/>
          </w:rPr>
          <w:t xml:space="preserve">como pode ser visto na </w:t>
        </w:r>
      </w:ins>
      <w:ins w:id="5457" w:author="MARCELO" w:date="2009-06-08T22:19:00Z">
        <w:r w:rsidR="00BB5623">
          <w:rPr>
            <w:rFonts w:ascii="Times New Roman" w:hAnsi="Times New Roman"/>
          </w:rPr>
          <w:t>F</w:t>
        </w:r>
      </w:ins>
      <w:ins w:id="5458" w:author="MARCELO" w:date="2009-06-08T21:44:00Z">
        <w:r>
          <w:rPr>
            <w:rFonts w:ascii="Times New Roman" w:hAnsi="Times New Roman"/>
          </w:rPr>
          <w:t xml:space="preserve">igura </w:t>
        </w:r>
      </w:ins>
      <w:ins w:id="5459" w:author="MARCELO" w:date="2009-06-08T21:46:00Z">
        <w:r>
          <w:rPr>
            <w:rFonts w:ascii="Times New Roman" w:hAnsi="Times New Roman"/>
          </w:rPr>
          <w:t>4.6.</w:t>
        </w:r>
      </w:ins>
    </w:p>
    <w:p w:rsidR="002C31CD" w:rsidRDefault="002C31CD" w:rsidP="00750E93">
      <w:pPr>
        <w:spacing w:line="360" w:lineRule="auto"/>
        <w:ind w:firstLine="709"/>
        <w:jc w:val="both"/>
        <w:rPr>
          <w:ins w:id="5460" w:author="MARCELO" w:date="2009-06-08T21:53:00Z"/>
          <w:rFonts w:ascii="Times New Roman" w:hAnsi="Times New Roman"/>
        </w:rPr>
      </w:pPr>
    </w:p>
    <w:p w:rsidR="002C31CD" w:rsidRDefault="002C31CD" w:rsidP="00750E93">
      <w:pPr>
        <w:spacing w:line="360" w:lineRule="auto"/>
        <w:ind w:firstLine="709"/>
        <w:jc w:val="both"/>
        <w:rPr>
          <w:ins w:id="5461" w:author="MARCELO" w:date="2009-06-08T21:53:00Z"/>
          <w:rFonts w:ascii="Times New Roman" w:hAnsi="Times New Roman"/>
        </w:rPr>
      </w:pPr>
    </w:p>
    <w:p w:rsidR="002C31CD" w:rsidRDefault="002C31CD" w:rsidP="00750E93">
      <w:pPr>
        <w:spacing w:line="360" w:lineRule="auto"/>
        <w:ind w:firstLine="709"/>
        <w:jc w:val="both"/>
        <w:rPr>
          <w:ins w:id="5462" w:author="MARCELO" w:date="2009-06-08T21:53:00Z"/>
          <w:rFonts w:ascii="Times New Roman" w:hAnsi="Times New Roman"/>
        </w:rPr>
      </w:pPr>
    </w:p>
    <w:p w:rsidR="002C31CD" w:rsidRDefault="002C31CD" w:rsidP="00750E93">
      <w:pPr>
        <w:spacing w:line="360" w:lineRule="auto"/>
        <w:ind w:firstLine="709"/>
        <w:jc w:val="both"/>
        <w:rPr>
          <w:ins w:id="5463" w:author="MARCELO" w:date="2009-06-08T21:53:00Z"/>
          <w:rFonts w:ascii="Times New Roman" w:hAnsi="Times New Roman"/>
        </w:rPr>
      </w:pPr>
    </w:p>
    <w:p w:rsidR="002C31CD" w:rsidRDefault="002C31CD" w:rsidP="00750E93">
      <w:pPr>
        <w:spacing w:line="360" w:lineRule="auto"/>
        <w:ind w:firstLine="709"/>
        <w:jc w:val="both"/>
        <w:rPr>
          <w:ins w:id="5464" w:author="MARCELO" w:date="2009-06-08T21:53:00Z"/>
          <w:rFonts w:ascii="Times New Roman" w:hAnsi="Times New Roman"/>
        </w:rPr>
      </w:pPr>
    </w:p>
    <w:p w:rsidR="002C31CD" w:rsidRDefault="002C31CD" w:rsidP="00750E93">
      <w:pPr>
        <w:spacing w:line="360" w:lineRule="auto"/>
        <w:ind w:firstLine="709"/>
        <w:jc w:val="both"/>
        <w:rPr>
          <w:ins w:id="5465" w:author="MARCELO" w:date="2009-06-08T21:53:00Z"/>
          <w:rFonts w:ascii="Times New Roman" w:hAnsi="Times New Roman"/>
        </w:rPr>
      </w:pPr>
    </w:p>
    <w:p w:rsidR="002C31CD" w:rsidRDefault="002C31CD" w:rsidP="00750E93">
      <w:pPr>
        <w:spacing w:line="360" w:lineRule="auto"/>
        <w:ind w:firstLine="709"/>
        <w:jc w:val="both"/>
        <w:rPr>
          <w:ins w:id="5466" w:author="MARCELO" w:date="2009-06-08T21:53:00Z"/>
          <w:rFonts w:ascii="Times New Roman" w:hAnsi="Times New Roman"/>
        </w:rPr>
      </w:pPr>
    </w:p>
    <w:p w:rsidR="002C31CD" w:rsidRDefault="002C31CD" w:rsidP="00750E93">
      <w:pPr>
        <w:spacing w:line="360" w:lineRule="auto"/>
        <w:ind w:firstLine="709"/>
        <w:jc w:val="both"/>
        <w:rPr>
          <w:ins w:id="5467" w:author="MARCELO" w:date="2009-06-08T21:53:00Z"/>
          <w:rFonts w:ascii="Times New Roman" w:hAnsi="Times New Roman"/>
        </w:rPr>
      </w:pPr>
    </w:p>
    <w:p w:rsidR="002C31CD" w:rsidRDefault="002C31CD" w:rsidP="00750E93">
      <w:pPr>
        <w:spacing w:line="360" w:lineRule="auto"/>
        <w:ind w:firstLine="709"/>
        <w:jc w:val="both"/>
        <w:rPr>
          <w:ins w:id="5468" w:author="MARCELO" w:date="2009-06-08T21:51:00Z"/>
          <w:rFonts w:ascii="Times New Roman" w:hAnsi="Times New Roman"/>
        </w:rPr>
      </w:pPr>
    </w:p>
    <w:p w:rsidR="002C31CD" w:rsidRDefault="002C31CD" w:rsidP="00750E93">
      <w:pPr>
        <w:spacing w:line="360" w:lineRule="auto"/>
        <w:ind w:firstLine="709"/>
        <w:jc w:val="both"/>
        <w:rPr>
          <w:ins w:id="5469" w:author="MARCELO" w:date="2009-06-08T21:51:00Z"/>
          <w:rFonts w:ascii="Times New Roman" w:hAnsi="Times New Roman"/>
        </w:rPr>
      </w:pPr>
      <w:r>
        <w:pict>
          <v:shape id="_x0000_s1046" type="#_x0000_t202" style="position:absolute;left:0;text-align:left;margin-left:134.2pt;margin-top:14.1pt;width:181.5pt;height:129.85pt;z-index:251653632;mso-wrap-distance-left:0;mso-wrap-distance-right:0" stroked="f">
            <v:fill color2="black"/>
            <v:textbox inset="0,0,0,0">
              <w:txbxContent>
                <w:p w:rsidR="00A34298" w:rsidRDefault="006C3C68" w:rsidP="00D90144">
                  <w:pPr>
                    <w:pStyle w:val="Caption"/>
                    <w:keepNext/>
                    <w:rPr>
                      <w:ins w:id="5470" w:author="MARCELO" w:date="2009-06-21T20:11:00Z"/>
                    </w:rPr>
                    <w:pPrChange w:id="5471" w:author="MARCELO" w:date="2009-06-21T20:11:00Z">
                      <w:pPr>
                        <w:pStyle w:val="Caption"/>
                      </w:pPr>
                    </w:pPrChange>
                  </w:pPr>
                  <w:r>
                    <w:rPr>
                      <w:noProof/>
                      <w:lang w:eastAsia="pt-BR"/>
                    </w:rPr>
                    <w:drawing>
                      <wp:inline distT="0" distB="0" distL="0" distR="0">
                        <wp:extent cx="2306955" cy="122301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306955" cy="1223010"/>
                                </a:xfrm>
                                <a:prstGeom prst="rect">
                                  <a:avLst/>
                                </a:prstGeom>
                                <a:solidFill>
                                  <a:srgbClr val="FFFFFF"/>
                                </a:solidFill>
                                <a:ln w="9525">
                                  <a:noFill/>
                                  <a:miter lim="800000"/>
                                  <a:headEnd/>
                                  <a:tailEnd/>
                                </a:ln>
                              </pic:spPr>
                            </pic:pic>
                          </a:graphicData>
                        </a:graphic>
                      </wp:inline>
                    </w:drawing>
                  </w:r>
                </w:p>
                <w:p w:rsidR="00A34298" w:rsidRDefault="00A34298" w:rsidP="00D90144">
                  <w:pPr>
                    <w:pStyle w:val="Legenda"/>
                    <w:rPr>
                      <w:ins w:id="5472" w:author="MARCELO" w:date="2009-06-21T20:11:00Z"/>
                    </w:rPr>
                  </w:pPr>
                  <w:ins w:id="5473" w:author="MARCELO" w:date="2009-06-21T20:11:00Z">
                    <w:r>
                      <w:t xml:space="preserve"> </w:t>
                    </w:r>
                    <w:r w:rsidRPr="003E310F">
                      <w:t>Figura 4.4 - Barra de progresso da geração do gráfico de dependências</w:t>
                    </w:r>
                  </w:ins>
                </w:p>
                <w:p w:rsidR="00A34298" w:rsidRDefault="00A34298">
                  <w:pPr>
                    <w:pStyle w:val="Caption"/>
                  </w:pPr>
                  <w:del w:id="5474" w:author="MARCELO" w:date="2009-05-31T16:47:00Z">
                    <w:r w:rsidDel="00B71915">
                      <w:delText>Figura 8.0 - Barra de progresso do protótipo</w:delText>
                    </w:r>
                  </w:del>
                </w:p>
              </w:txbxContent>
            </v:textbox>
            <w10:wrap type="square" side="largest"/>
          </v:shape>
        </w:pict>
      </w:r>
    </w:p>
    <w:p w:rsidR="002C31CD" w:rsidRDefault="002C31CD" w:rsidP="00750E93">
      <w:pPr>
        <w:spacing w:line="360" w:lineRule="auto"/>
        <w:ind w:firstLine="709"/>
        <w:jc w:val="both"/>
        <w:rPr>
          <w:ins w:id="5475" w:author="MARCELO" w:date="2009-06-08T21:51:00Z"/>
          <w:rFonts w:ascii="Times New Roman" w:hAnsi="Times New Roman"/>
        </w:rPr>
      </w:pPr>
    </w:p>
    <w:p w:rsidR="002C31CD" w:rsidRDefault="002C31CD" w:rsidP="00750E93">
      <w:pPr>
        <w:spacing w:line="360" w:lineRule="auto"/>
        <w:ind w:firstLine="709"/>
        <w:jc w:val="both"/>
        <w:rPr>
          <w:ins w:id="5476" w:author="MARCELO" w:date="2009-06-08T21:51:00Z"/>
          <w:rFonts w:ascii="Times New Roman" w:hAnsi="Times New Roman"/>
        </w:rPr>
      </w:pPr>
    </w:p>
    <w:p w:rsidR="002C31CD" w:rsidRDefault="002C31CD" w:rsidP="00750E93">
      <w:pPr>
        <w:spacing w:line="360" w:lineRule="auto"/>
        <w:ind w:firstLine="709"/>
        <w:jc w:val="both"/>
        <w:rPr>
          <w:ins w:id="5477" w:author="MARCELO" w:date="2009-06-08T21:51:00Z"/>
          <w:rFonts w:ascii="Times New Roman" w:hAnsi="Times New Roman"/>
        </w:rPr>
      </w:pPr>
    </w:p>
    <w:p w:rsidR="002C31CD" w:rsidRDefault="002C31CD" w:rsidP="00750E93">
      <w:pPr>
        <w:spacing w:line="360" w:lineRule="auto"/>
        <w:ind w:firstLine="709"/>
        <w:jc w:val="both"/>
        <w:rPr>
          <w:ins w:id="5478" w:author="MARCELO" w:date="2009-06-08T21:51:00Z"/>
          <w:rFonts w:ascii="Times New Roman" w:hAnsi="Times New Roman"/>
        </w:rPr>
      </w:pPr>
    </w:p>
    <w:p w:rsidR="002C31CD" w:rsidRDefault="002C31CD" w:rsidP="00750E93">
      <w:pPr>
        <w:spacing w:line="360" w:lineRule="auto"/>
        <w:ind w:firstLine="709"/>
        <w:jc w:val="both"/>
        <w:rPr>
          <w:ins w:id="5479" w:author="MARCELO" w:date="2009-06-08T21:51:00Z"/>
          <w:rFonts w:ascii="Times New Roman" w:hAnsi="Times New Roman"/>
        </w:rPr>
      </w:pPr>
    </w:p>
    <w:p w:rsidR="002C31CD" w:rsidRDefault="002C31CD" w:rsidP="00750E93">
      <w:pPr>
        <w:spacing w:line="360" w:lineRule="auto"/>
        <w:ind w:firstLine="709"/>
        <w:jc w:val="both"/>
        <w:rPr>
          <w:ins w:id="5480" w:author="MARCELO" w:date="2009-06-08T21:44:00Z"/>
        </w:rPr>
      </w:pPr>
    </w:p>
    <w:p w:rsidR="0005326D" w:rsidRDefault="0005326D" w:rsidP="00EB36D3">
      <w:pPr>
        <w:spacing w:line="360" w:lineRule="auto"/>
        <w:jc w:val="both"/>
        <w:rPr>
          <w:ins w:id="5481" w:author="MARCELO" w:date="2009-06-08T21:53:00Z"/>
          <w:rFonts w:ascii="Times New Roman" w:hAnsi="Times New Roman"/>
        </w:rPr>
        <w:pPrChange w:id="5482" w:author="MARCELO" w:date="2009-06-07T15:32:00Z">
          <w:pPr>
            <w:pBdr>
              <w:bottom w:val="single" w:sz="4" w:space="1" w:color="000000"/>
            </w:pBdr>
            <w:spacing w:line="360" w:lineRule="auto"/>
            <w:jc w:val="both"/>
          </w:pPr>
        </w:pPrChange>
      </w:pPr>
    </w:p>
    <w:p w:rsidR="002C31CD" w:rsidRDefault="002C31CD" w:rsidP="00EB36D3">
      <w:pPr>
        <w:spacing w:line="360" w:lineRule="auto"/>
        <w:jc w:val="both"/>
        <w:rPr>
          <w:ins w:id="5483" w:author="MARCELO" w:date="2009-06-08T21:53:00Z"/>
          <w:rFonts w:ascii="Times New Roman" w:hAnsi="Times New Roman"/>
        </w:rPr>
        <w:pPrChange w:id="5484" w:author="MARCELO" w:date="2009-06-07T15:32:00Z">
          <w:pPr>
            <w:pBdr>
              <w:bottom w:val="single" w:sz="4" w:space="1" w:color="000000"/>
            </w:pBdr>
            <w:spacing w:line="360" w:lineRule="auto"/>
            <w:jc w:val="both"/>
          </w:pPr>
        </w:pPrChange>
      </w:pPr>
    </w:p>
    <w:p w:rsidR="002C31CD" w:rsidRDefault="002C31CD" w:rsidP="00EB36D3">
      <w:pPr>
        <w:spacing w:line="360" w:lineRule="auto"/>
        <w:jc w:val="both"/>
        <w:rPr>
          <w:ins w:id="5485" w:author="MARCELO" w:date="2009-05-31T17:47:00Z"/>
          <w:rFonts w:ascii="Times New Roman" w:hAnsi="Times New Roman"/>
        </w:rPr>
        <w:pPrChange w:id="5486" w:author="MARCELO" w:date="2009-06-07T15:32:00Z">
          <w:pPr>
            <w:pBdr>
              <w:bottom w:val="single" w:sz="4" w:space="1" w:color="000000"/>
            </w:pBdr>
            <w:spacing w:line="360" w:lineRule="auto"/>
            <w:jc w:val="both"/>
          </w:pPr>
        </w:pPrChange>
      </w:pPr>
    </w:p>
    <w:p w:rsidR="0005326D" w:rsidRDefault="0005326D" w:rsidP="00EB36D3">
      <w:pPr>
        <w:spacing w:line="360" w:lineRule="auto"/>
        <w:jc w:val="both"/>
        <w:rPr>
          <w:ins w:id="5487" w:author="MARCELO" w:date="2009-05-31T17:47:00Z"/>
          <w:rFonts w:ascii="Times New Roman" w:hAnsi="Times New Roman"/>
        </w:rPr>
        <w:pPrChange w:id="5488" w:author="MARCELO" w:date="2009-06-07T15:32:00Z">
          <w:pPr>
            <w:pBdr>
              <w:bottom w:val="single" w:sz="4" w:space="1" w:color="000000"/>
            </w:pBdr>
            <w:spacing w:line="360" w:lineRule="auto"/>
            <w:jc w:val="both"/>
          </w:pPr>
        </w:pPrChange>
      </w:pPr>
    </w:p>
    <w:p w:rsidR="0005326D" w:rsidDel="00750E93" w:rsidRDefault="00D90144" w:rsidP="00EB36D3">
      <w:pPr>
        <w:spacing w:line="360" w:lineRule="auto"/>
        <w:jc w:val="both"/>
        <w:rPr>
          <w:del w:id="5489" w:author="MARCELO" w:date="2009-06-08T21:46:00Z"/>
        </w:rPr>
        <w:pPrChange w:id="5490" w:author="MARCELO" w:date="2009-06-07T15:32:00Z">
          <w:pPr>
            <w:pBdr>
              <w:bottom w:val="single" w:sz="4" w:space="1" w:color="000000"/>
            </w:pBdr>
            <w:spacing w:line="360" w:lineRule="auto"/>
            <w:jc w:val="both"/>
          </w:pPr>
        </w:pPrChange>
      </w:pPr>
      <w:r>
        <w:pict>
          <v:shape id="_x0000_s1057" type="#_x0000_t202" style="position:absolute;left:0;text-align:left;margin-left:0;margin-top:0;width:438.75pt;height:373.5pt;z-index:251664896;mso-wrap-distance-left:0;mso-wrap-distance-right:0;mso-position-horizontal:center" stroked="f">
            <v:fill color2="black"/>
            <v:textbox style="mso-next-textbox:#_x0000_s1057" inset="0,0,0,0">
              <w:txbxContent>
                <w:p w:rsidR="00A34298" w:rsidRDefault="006C3C68" w:rsidP="00D90144">
                  <w:pPr>
                    <w:pStyle w:val="Caption"/>
                    <w:keepNext/>
                    <w:rPr>
                      <w:ins w:id="5491" w:author="MARCELO" w:date="2009-06-21T20:12:00Z"/>
                    </w:rPr>
                    <w:pPrChange w:id="5492" w:author="MARCELO" w:date="2009-06-21T20:12:00Z">
                      <w:pPr>
                        <w:pStyle w:val="Caption"/>
                      </w:pPr>
                    </w:pPrChange>
                  </w:pPr>
                  <w:r>
                    <w:rPr>
                      <w:noProof/>
                      <w:lang w:eastAsia="pt-BR"/>
                    </w:rPr>
                    <w:drawing>
                      <wp:inline distT="0" distB="0" distL="0" distR="0">
                        <wp:extent cx="5688330" cy="4455160"/>
                        <wp:effectExtent l="1905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688330" cy="4455160"/>
                                </a:xfrm>
                                <a:prstGeom prst="rect">
                                  <a:avLst/>
                                </a:prstGeom>
                                <a:solidFill>
                                  <a:srgbClr val="FFFFFF"/>
                                </a:solidFill>
                                <a:ln w="9525">
                                  <a:noFill/>
                                  <a:miter lim="800000"/>
                                  <a:headEnd/>
                                  <a:tailEnd/>
                                </a:ln>
                              </pic:spPr>
                            </pic:pic>
                          </a:graphicData>
                        </a:graphic>
                      </wp:inline>
                    </w:drawing>
                  </w:r>
                </w:p>
                <w:p w:rsidR="00A34298" w:rsidRDefault="00A34298" w:rsidP="00D90144">
                  <w:pPr>
                    <w:pStyle w:val="Legenda"/>
                    <w:rPr>
                      <w:ins w:id="5493" w:author="MARCELO" w:date="2009-06-21T20:12:00Z"/>
                    </w:rPr>
                  </w:pPr>
                  <w:ins w:id="5494" w:author="MARCELO" w:date="2009-06-21T20:12:00Z">
                    <w:r w:rsidRPr="00BC43C8">
                      <w:t>Figura 4.5 - Janela de configuração do gráfico de dependências</w:t>
                    </w:r>
                  </w:ins>
                </w:p>
                <w:p w:rsidR="00A34298" w:rsidRDefault="00A34298">
                  <w:pPr>
                    <w:pStyle w:val="Caption"/>
                  </w:pPr>
                  <w:del w:id="5495" w:author="MARCELO" w:date="2009-05-31T16:47:00Z">
                    <w:r w:rsidDel="00B71915">
                      <w:delText>Figura 8.1 - Janela de configuração para gráfico de dependências</w:delText>
                    </w:r>
                  </w:del>
                </w:p>
              </w:txbxContent>
            </v:textbox>
            <w10:wrap type="square" side="largest"/>
          </v:shape>
        </w:pict>
      </w:r>
    </w:p>
    <w:p w:rsidR="00FB039E" w:rsidDel="00750E93" w:rsidRDefault="00FB039E" w:rsidP="00EB36D3">
      <w:pPr>
        <w:spacing w:line="360" w:lineRule="auto"/>
        <w:jc w:val="both"/>
        <w:rPr>
          <w:del w:id="5496" w:author="MARCELO" w:date="2009-06-08T21:46:00Z"/>
        </w:rPr>
        <w:pPrChange w:id="5497" w:author="MARCELO" w:date="2009-06-07T15:32:00Z">
          <w:pPr>
            <w:pBdr>
              <w:bottom w:val="single" w:sz="4" w:space="1" w:color="000000"/>
            </w:pBdr>
            <w:spacing w:line="360" w:lineRule="auto"/>
            <w:jc w:val="both"/>
          </w:pPr>
        </w:pPrChange>
      </w:pPr>
    </w:p>
    <w:p w:rsidR="00FB039E" w:rsidDel="00750E93" w:rsidRDefault="00FB039E" w:rsidP="00EB36D3">
      <w:pPr>
        <w:pStyle w:val="Caption"/>
        <w:spacing w:line="360" w:lineRule="auto"/>
        <w:jc w:val="both"/>
        <w:rPr>
          <w:del w:id="5498" w:author="MARCELO" w:date="2009-06-08T21:46:00Z"/>
        </w:rPr>
        <w:pPrChange w:id="5499" w:author="MARCELO" w:date="2009-06-07T15:32:00Z">
          <w:pPr>
            <w:pStyle w:val="Caption"/>
            <w:pBdr>
              <w:bottom w:val="single" w:sz="4" w:space="1" w:color="000000"/>
            </w:pBdr>
            <w:spacing w:line="360" w:lineRule="auto"/>
            <w:jc w:val="both"/>
          </w:pPr>
        </w:pPrChange>
      </w:pPr>
    </w:p>
    <w:p w:rsidR="00FB039E" w:rsidDel="00750E93" w:rsidRDefault="00FB039E" w:rsidP="00EB36D3">
      <w:pPr>
        <w:spacing w:line="360" w:lineRule="auto"/>
        <w:jc w:val="both"/>
        <w:rPr>
          <w:del w:id="5500" w:author="MARCELO" w:date="2009-06-08T21:46:00Z"/>
        </w:rPr>
        <w:pPrChange w:id="550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50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503"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504"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05" w:author="MARCELO" w:date="2009-05-31T16:47:00Z"/>
          <w:rFonts w:ascii="Times New Roman" w:hAnsi="Times New Roman"/>
        </w:rPr>
        <w:pPrChange w:id="5506"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07" w:author="MARCELO" w:date="2009-05-31T16:47:00Z"/>
          <w:rFonts w:ascii="Times New Roman" w:hAnsi="Times New Roman"/>
        </w:rPr>
        <w:pPrChange w:id="5508"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09" w:author="MARCELO" w:date="2009-05-31T16:47:00Z"/>
          <w:rFonts w:ascii="Times New Roman" w:hAnsi="Times New Roman"/>
        </w:rPr>
        <w:pPrChange w:id="5510"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11" w:author="MARCELO" w:date="2009-05-31T16:47:00Z"/>
          <w:rFonts w:ascii="Times New Roman" w:hAnsi="Times New Roman"/>
        </w:rPr>
        <w:pPrChange w:id="5512"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13" w:author="MARCELO" w:date="2009-05-31T16:47:00Z"/>
          <w:rFonts w:ascii="Times New Roman" w:hAnsi="Times New Roman"/>
        </w:rPr>
        <w:pPrChange w:id="5514"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15" w:author="MARCELO" w:date="2009-05-31T16:47:00Z"/>
          <w:rFonts w:ascii="Times New Roman" w:hAnsi="Times New Roman"/>
        </w:rPr>
        <w:pPrChange w:id="5516"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17" w:author="MARCELO" w:date="2009-05-31T16:47:00Z"/>
          <w:rFonts w:ascii="Times New Roman" w:hAnsi="Times New Roman"/>
        </w:rPr>
        <w:pPrChange w:id="5518"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19" w:author="MARCELO" w:date="2009-05-31T16:47:00Z"/>
          <w:rFonts w:ascii="Times New Roman" w:hAnsi="Times New Roman"/>
        </w:rPr>
        <w:pPrChange w:id="5520"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21" w:author="MARCELO" w:date="2009-05-31T16:47:00Z"/>
          <w:rFonts w:ascii="Times New Roman" w:hAnsi="Times New Roman"/>
        </w:rPr>
        <w:pPrChange w:id="5522"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23" w:author="MARCELO" w:date="2009-05-31T16:47:00Z"/>
          <w:rFonts w:ascii="Times New Roman" w:hAnsi="Times New Roman"/>
        </w:rPr>
        <w:pPrChange w:id="5524"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25" w:author="MARCELO" w:date="2009-05-31T16:47:00Z"/>
          <w:rFonts w:ascii="Times New Roman" w:hAnsi="Times New Roman"/>
        </w:rPr>
        <w:pPrChange w:id="5526"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27" w:author="MARCELO" w:date="2009-05-31T16:47:00Z"/>
          <w:rFonts w:ascii="Times New Roman" w:hAnsi="Times New Roman"/>
        </w:rPr>
        <w:pPrChange w:id="5528"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529" w:author="MARCELO" w:date="2009-06-08T21:50:00Z"/>
          <w:rFonts w:ascii="Times New Roman" w:hAnsi="Times New Roman"/>
        </w:rPr>
        <w:pPrChange w:id="5530" w:author="MARCELO" w:date="2009-06-07T15:32:00Z">
          <w:pPr>
            <w:pBdr>
              <w:bottom w:val="single" w:sz="4" w:space="1" w:color="000000"/>
            </w:pBdr>
            <w:spacing w:line="360" w:lineRule="auto"/>
            <w:jc w:val="both"/>
          </w:pPr>
        </w:pPrChange>
      </w:pPr>
    </w:p>
    <w:p w:rsidR="002C31CD" w:rsidRDefault="002C31CD" w:rsidP="00EB36D3">
      <w:pPr>
        <w:spacing w:line="360" w:lineRule="auto"/>
        <w:jc w:val="both"/>
        <w:rPr>
          <w:ins w:id="5531" w:author="MARCELO" w:date="2009-06-08T21:50:00Z"/>
          <w:rFonts w:ascii="Times New Roman" w:hAnsi="Times New Roman"/>
        </w:rPr>
        <w:pPrChange w:id="5532" w:author="MARCELO" w:date="2009-06-07T15:32:00Z">
          <w:pPr>
            <w:pBdr>
              <w:bottom w:val="single" w:sz="4" w:space="1" w:color="000000"/>
            </w:pBdr>
            <w:spacing w:line="360" w:lineRule="auto"/>
            <w:jc w:val="both"/>
          </w:pPr>
        </w:pPrChange>
      </w:pPr>
    </w:p>
    <w:p w:rsidR="002C31CD" w:rsidRDefault="002C31CD" w:rsidP="00EB36D3">
      <w:pPr>
        <w:spacing w:line="360" w:lineRule="auto"/>
        <w:jc w:val="both"/>
        <w:rPr>
          <w:ins w:id="5533" w:author="MARCELO" w:date="2009-06-08T21:50:00Z"/>
          <w:rFonts w:ascii="Times New Roman" w:hAnsi="Times New Roman"/>
        </w:rPr>
        <w:pPrChange w:id="5534" w:author="MARCELO" w:date="2009-06-07T15:32:00Z">
          <w:pPr>
            <w:pBdr>
              <w:bottom w:val="single" w:sz="4" w:space="1" w:color="000000"/>
            </w:pBdr>
            <w:spacing w:line="360" w:lineRule="auto"/>
            <w:jc w:val="both"/>
          </w:pPr>
        </w:pPrChange>
      </w:pPr>
    </w:p>
    <w:p w:rsidR="002C31CD" w:rsidRDefault="00D90144" w:rsidP="00EB36D3">
      <w:pPr>
        <w:spacing w:line="360" w:lineRule="auto"/>
        <w:jc w:val="both"/>
        <w:rPr>
          <w:ins w:id="5535" w:author="MARCELO" w:date="2009-06-08T21:50:00Z"/>
          <w:rFonts w:ascii="Times New Roman" w:hAnsi="Times New Roman"/>
        </w:rPr>
        <w:pPrChange w:id="5536" w:author="MARCELO" w:date="2009-06-07T15:32:00Z">
          <w:pPr>
            <w:pBdr>
              <w:bottom w:val="single" w:sz="4" w:space="1" w:color="000000"/>
            </w:pBdr>
            <w:spacing w:line="360" w:lineRule="auto"/>
            <w:jc w:val="both"/>
          </w:pPr>
        </w:pPrChange>
      </w:pPr>
      <w:r>
        <w:pict>
          <v:shape id="_x0000_s1055" type="#_x0000_t202" style="position:absolute;left:0;text-align:left;margin-left:0;margin-top:20.7pt;width:498.5pt;height:407.35pt;z-index:251662848;mso-wrap-distance-left:0;mso-wrap-distance-right:0;mso-position-horizontal:center" stroked="f">
            <v:fill color2="black"/>
            <v:textbox style="mso-next-textbox:#_x0000_s1055" inset="0,0,0,0">
              <w:txbxContent>
                <w:p w:rsidR="00A34298" w:rsidRDefault="006C3C68" w:rsidP="00D90144">
                  <w:pPr>
                    <w:pStyle w:val="Caption"/>
                    <w:keepNext/>
                    <w:rPr>
                      <w:ins w:id="5537" w:author="MARCELO" w:date="2009-06-21T20:13:00Z"/>
                    </w:rPr>
                    <w:pPrChange w:id="5538" w:author="MARCELO" w:date="2009-06-21T20:13:00Z">
                      <w:pPr>
                        <w:pStyle w:val="Caption"/>
                      </w:pPr>
                    </w:pPrChange>
                  </w:pPr>
                  <w:r>
                    <w:rPr>
                      <w:noProof/>
                      <w:lang w:eastAsia="pt-BR"/>
                    </w:rPr>
                    <w:drawing>
                      <wp:inline distT="0" distB="0" distL="0" distR="0">
                        <wp:extent cx="6337300" cy="4752975"/>
                        <wp:effectExtent l="1905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337300" cy="4752975"/>
                                </a:xfrm>
                                <a:prstGeom prst="rect">
                                  <a:avLst/>
                                </a:prstGeom>
                                <a:solidFill>
                                  <a:srgbClr val="FFFFFF"/>
                                </a:solidFill>
                                <a:ln w="9525">
                                  <a:noFill/>
                                  <a:miter lim="800000"/>
                                  <a:headEnd/>
                                  <a:tailEnd/>
                                </a:ln>
                              </pic:spPr>
                            </pic:pic>
                          </a:graphicData>
                        </a:graphic>
                      </wp:inline>
                    </w:drawing>
                  </w:r>
                </w:p>
                <w:p w:rsidR="00A34298" w:rsidRDefault="00A34298" w:rsidP="00D90144">
                  <w:pPr>
                    <w:pStyle w:val="Legenda"/>
                    <w:rPr>
                      <w:ins w:id="5539" w:author="MARCELO" w:date="2009-06-21T20:13:00Z"/>
                    </w:rPr>
                  </w:pPr>
                  <w:ins w:id="5540" w:author="MARCELO" w:date="2009-06-21T20:13:00Z">
                    <w:r w:rsidRPr="00E80810">
                      <w:t>Figura 4.6 - Exemplo de diagrama de dependência gerado pela ferramenta PL/SQL Helper</w:t>
                    </w:r>
                  </w:ins>
                </w:p>
                <w:p w:rsidR="00A34298" w:rsidRDefault="00A34298">
                  <w:pPr>
                    <w:pStyle w:val="Caption"/>
                  </w:pPr>
                  <w:del w:id="5541" w:author="MARCELO" w:date="2009-05-31T16:48:00Z">
                    <w:r w:rsidDel="00B71915">
                      <w:delText>Figura 8.2 - Exemplo de diagrama de dependência gerado pela ferramenta</w:delText>
                    </w:r>
                  </w:del>
                </w:p>
              </w:txbxContent>
            </v:textbox>
            <w10:wrap type="square" side="largest"/>
          </v:shape>
        </w:pict>
      </w:r>
    </w:p>
    <w:p w:rsidR="00FB039E" w:rsidDel="00750E93" w:rsidRDefault="00FB039E" w:rsidP="00EB36D3">
      <w:pPr>
        <w:spacing w:line="360" w:lineRule="auto"/>
        <w:ind w:firstLine="709"/>
        <w:jc w:val="both"/>
        <w:rPr>
          <w:del w:id="5542" w:author="MARCELO" w:date="2009-06-08T21:44:00Z"/>
        </w:rPr>
        <w:pPrChange w:id="5543" w:author="MARCELO" w:date="2009-06-07T15:32:00Z">
          <w:pPr>
            <w:pBdr>
              <w:bottom w:val="single" w:sz="4" w:space="1" w:color="000000"/>
            </w:pBdr>
            <w:spacing w:line="360" w:lineRule="auto"/>
            <w:jc w:val="both"/>
          </w:pPr>
        </w:pPrChange>
      </w:pPr>
      <w:ins w:id="5544" w:author="MARCELO PEREIRA" w:date="2009-05-20T17:44:00Z">
        <w:del w:id="5545" w:author="MARCELO" w:date="2009-06-08T21:44:00Z">
          <w:r w:rsidDel="00750E93">
            <w:rPr>
              <w:rFonts w:ascii="Times New Roman" w:hAnsi="Times New Roman"/>
            </w:rPr>
            <w:delText xml:space="preserve">Pode-se notar na ilustração 8.1 que as opções para edição do código-fonte estão desabilitadas para esta versão, sendo possível acessá-las em versões posteriores. </w:delText>
          </w:r>
          <w:r w:rsidDel="00750E93">
            <w:rPr>
              <w:rFonts w:ascii="Times New Roman" w:hAnsi="Times New Roman"/>
            </w:rPr>
            <w:tab/>
            <w:delText>Ao selecionar a opção “</w:delText>
          </w:r>
          <w:r w:rsidRPr="00145304" w:rsidDel="00750E93">
            <w:rPr>
              <w:rFonts w:ascii="Times New Roman" w:hAnsi="Times New Roman"/>
              <w:i/>
              <w:rPrChange w:id="5546" w:author="MARCELO" w:date="2009-05-31T17:14:00Z">
                <w:rPr>
                  <w:rFonts w:ascii="Times New Roman" w:hAnsi="Times New Roman"/>
                </w:rPr>
              </w:rPrChange>
            </w:rPr>
            <w:delText>Selected Package</w:delText>
          </w:r>
          <w:r w:rsidDel="00750E93">
            <w:rPr>
              <w:rFonts w:ascii="Times New Roman" w:hAnsi="Times New Roman"/>
            </w:rPr>
            <w:delText xml:space="preserve">” o sistema entra em processamento para exibir o gráfico de dependência entre as rotinas </w:delText>
          </w:r>
        </w:del>
      </w:ins>
      <w:ins w:id="5547" w:author="MARCELO PEREIRA" w:date="2009-05-20T17:45:00Z">
        <w:del w:id="5548" w:author="MARCELO" w:date="2009-06-08T21:44:00Z">
          <w:r w:rsidDel="00750E93">
            <w:rPr>
              <w:rFonts w:ascii="Times New Roman" w:hAnsi="Times New Roman"/>
            </w:rPr>
            <w:delText>do pacote especificado.</w:delText>
          </w:r>
        </w:del>
      </w:ins>
      <w:ins w:id="5549" w:author="MARCELO PEREIRA" w:date="2009-05-20T17:50:00Z">
        <w:del w:id="5550" w:author="MARCELO" w:date="2009-06-08T21:44:00Z">
          <w:r w:rsidDel="00750E93">
            <w:rPr>
              <w:rFonts w:ascii="Times New Roman" w:hAnsi="Times New Roman"/>
            </w:rPr>
            <w:delText xml:space="preserve"> Ao finalizar o carregamento a ferramenta exibirá uma janela com a imagem fi</w:delText>
          </w:r>
        </w:del>
      </w:ins>
      <w:ins w:id="5551" w:author="MARCELO PEREIRA" w:date="2009-05-20T17:51:00Z">
        <w:del w:id="5552" w:author="MARCELO" w:date="2009-06-08T21:44:00Z">
          <w:r w:rsidDel="00750E93">
            <w:rPr>
              <w:rFonts w:ascii="Times New Roman" w:hAnsi="Times New Roman"/>
            </w:rPr>
            <w:delText>nal como pode ser visto na figura 8.2:</w:delText>
          </w:r>
        </w:del>
      </w:ins>
    </w:p>
    <w:p w:rsidR="00FB039E" w:rsidDel="00750E93" w:rsidRDefault="00FB039E" w:rsidP="00EB36D3">
      <w:pPr>
        <w:spacing w:line="360" w:lineRule="auto"/>
        <w:jc w:val="both"/>
        <w:rPr>
          <w:del w:id="5553" w:author="MARCELO" w:date="2009-06-08T21:46:00Z"/>
        </w:rPr>
        <w:pPrChange w:id="5554" w:author="MARCELO" w:date="2009-06-07T15:32:00Z">
          <w:pPr>
            <w:pBdr>
              <w:bottom w:val="single" w:sz="4" w:space="1" w:color="000000"/>
            </w:pBdr>
            <w:spacing w:line="360" w:lineRule="auto"/>
            <w:jc w:val="both"/>
          </w:pPr>
        </w:pPrChange>
      </w:pPr>
    </w:p>
    <w:p w:rsidR="00FB039E" w:rsidDel="00750E93" w:rsidRDefault="00FB039E" w:rsidP="00EB36D3">
      <w:pPr>
        <w:spacing w:line="360" w:lineRule="auto"/>
        <w:jc w:val="both"/>
        <w:rPr>
          <w:del w:id="5555" w:author="MARCELO" w:date="2009-06-08T21:47:00Z"/>
        </w:rPr>
        <w:pPrChange w:id="5556" w:author="MARCELO" w:date="2009-06-07T15:32:00Z">
          <w:pPr>
            <w:pBdr>
              <w:bottom w:val="single" w:sz="4" w:space="1" w:color="000000"/>
            </w:pBdr>
            <w:spacing w:line="360" w:lineRule="auto"/>
            <w:jc w:val="both"/>
          </w:pPr>
        </w:pPrChange>
      </w:pPr>
    </w:p>
    <w:p w:rsidR="00FB039E" w:rsidDel="00750E93" w:rsidRDefault="00FB039E" w:rsidP="00EB36D3">
      <w:pPr>
        <w:spacing w:line="360" w:lineRule="auto"/>
        <w:jc w:val="both"/>
        <w:rPr>
          <w:del w:id="5557" w:author="MARCELO" w:date="2009-06-08T21:48:00Z"/>
        </w:rPr>
        <w:pPrChange w:id="5558"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559" w:author="MARCELO" w:date="2009-06-08T21:57:00Z"/>
        </w:rPr>
        <w:pPrChange w:id="5560"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561" w:author="MARCELO" w:date="2009-05-31T16:48:00Z"/>
        </w:rPr>
        <w:pPrChange w:id="5562"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563" w:author="MARCELO" w:date="2009-05-31T16:48:00Z"/>
        </w:rPr>
        <w:pPrChange w:id="5564"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565" w:author="MARCELO" w:date="2009-05-31T16:48:00Z"/>
          <w:rFonts w:ascii="Times New Roman" w:hAnsi="Times New Roman"/>
        </w:rPr>
        <w:pPrChange w:id="5566"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567" w:author="MARCELO" w:date="2009-05-31T16:48:00Z"/>
          <w:rFonts w:ascii="Times New Roman" w:hAnsi="Times New Roman"/>
        </w:rPr>
        <w:pPrChange w:id="5568" w:author="MARCELO" w:date="2009-06-07T15:32:00Z">
          <w:pPr>
            <w:pBdr>
              <w:bottom w:val="single" w:sz="4" w:space="1" w:color="000000"/>
            </w:pBdr>
            <w:spacing w:line="360" w:lineRule="auto"/>
            <w:jc w:val="both"/>
          </w:pPr>
        </w:pPrChange>
      </w:pPr>
    </w:p>
    <w:p w:rsidR="00FB039E" w:rsidDel="00750E93" w:rsidRDefault="00FB039E" w:rsidP="00EB36D3">
      <w:pPr>
        <w:spacing w:line="360" w:lineRule="auto"/>
        <w:ind w:firstLine="709"/>
        <w:jc w:val="both"/>
        <w:rPr>
          <w:del w:id="5569" w:author="MARCELO" w:date="2009-06-08T21:47:00Z"/>
          <w:rFonts w:ascii="Times New Roman" w:hAnsi="Times New Roman"/>
        </w:rPr>
        <w:pPrChange w:id="5570" w:author="MARCELO" w:date="2009-06-07T15:32:00Z">
          <w:pPr>
            <w:pBdr>
              <w:bottom w:val="single" w:sz="4" w:space="1" w:color="000000"/>
            </w:pBdr>
            <w:spacing w:line="360" w:lineRule="auto"/>
            <w:jc w:val="both"/>
          </w:pPr>
        </w:pPrChange>
      </w:pPr>
      <w:ins w:id="5571" w:author="MARCELO PEREIRA" w:date="2009-05-20T17:52:00Z">
        <w:del w:id="5572" w:author="MARCELO" w:date="2009-06-08T21:47:00Z">
          <w:r w:rsidDel="00750E93">
            <w:rPr>
              <w:rFonts w:ascii="Times New Roman" w:hAnsi="Times New Roman"/>
            </w:rPr>
            <w:delText>A opção de salvar a imagem gerada também é uma funcionalidade que esta</w:delText>
          </w:r>
        </w:del>
      </w:ins>
      <w:ins w:id="5573" w:author="MARCELO PEREIRA" w:date="2009-05-20T17:53:00Z">
        <w:del w:id="5574" w:author="MARCELO" w:date="2009-06-08T21:47:00Z">
          <w:r w:rsidDel="00750E93">
            <w:rPr>
              <w:rFonts w:ascii="Times New Roman" w:hAnsi="Times New Roman"/>
            </w:rPr>
            <w:delText>rá disponível em versões posteriores.</w:delText>
          </w:r>
        </w:del>
      </w:ins>
    </w:p>
    <w:p w:rsidR="00FB039E" w:rsidDel="00750E93" w:rsidRDefault="00FB039E" w:rsidP="00EB36D3">
      <w:pPr>
        <w:spacing w:line="360" w:lineRule="auto"/>
        <w:jc w:val="both"/>
        <w:rPr>
          <w:del w:id="5575" w:author="MARCELO" w:date="2009-06-08T21:47:00Z"/>
          <w:rFonts w:ascii="Times New Roman" w:hAnsi="Times New Roman"/>
        </w:rPr>
        <w:pPrChange w:id="5576" w:author="MARCELO" w:date="2009-06-07T15:32:00Z">
          <w:pPr>
            <w:pBdr>
              <w:bottom w:val="single" w:sz="4" w:space="1" w:color="000000"/>
            </w:pBdr>
            <w:spacing w:line="360" w:lineRule="auto"/>
            <w:jc w:val="both"/>
          </w:pPr>
        </w:pPrChange>
      </w:pPr>
    </w:p>
    <w:p w:rsidR="00FB039E" w:rsidDel="00750E93" w:rsidRDefault="00FB039E" w:rsidP="00EB36D3">
      <w:pPr>
        <w:spacing w:line="360" w:lineRule="auto"/>
        <w:jc w:val="both"/>
        <w:rPr>
          <w:del w:id="5577" w:author="MARCELO" w:date="2009-06-08T21:47:00Z"/>
          <w:rFonts w:ascii="Times New Roman" w:hAnsi="Times New Roman"/>
        </w:rPr>
        <w:pPrChange w:id="557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57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580" w:author="MARCELO" w:date="2009-06-07T15:32:00Z">
          <w:pPr>
            <w:pBdr>
              <w:bottom w:val="single" w:sz="4" w:space="1" w:color="000000"/>
            </w:pBdr>
            <w:spacing w:line="360" w:lineRule="auto"/>
            <w:jc w:val="both"/>
          </w:pPr>
        </w:pPrChange>
      </w:pPr>
      <w:ins w:id="5581" w:author="MARCELO PEREIRA" w:date="2009-05-20T17:53:00Z">
        <w:r>
          <w:rPr>
            <w:rFonts w:ascii="Times New Roman" w:hAnsi="Times New Roman"/>
            <w:b/>
            <w:bCs/>
          </w:rPr>
          <w:t>4.2.5 Refatoramento</w:t>
        </w:r>
      </w:ins>
    </w:p>
    <w:p w:rsidR="00FB039E" w:rsidRDefault="00FB039E" w:rsidP="00EB36D3">
      <w:pPr>
        <w:spacing w:line="360" w:lineRule="auto"/>
        <w:jc w:val="both"/>
        <w:rPr>
          <w:rFonts w:ascii="Times New Roman" w:hAnsi="Times New Roman"/>
        </w:rPr>
        <w:pPrChange w:id="558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583" w:author="MARCELO PEREIRA" w:date="2009-05-25T17:00:00Z"/>
        </w:rPr>
        <w:pPrChange w:id="5584" w:author="MARCELO" w:date="2009-06-07T15:32:00Z">
          <w:pPr>
            <w:pBdr>
              <w:bottom w:val="single" w:sz="4" w:space="1" w:color="000000"/>
            </w:pBdr>
            <w:spacing w:line="360" w:lineRule="auto"/>
            <w:jc w:val="both"/>
          </w:pPr>
        </w:pPrChange>
      </w:pPr>
      <w:ins w:id="5585" w:author="MARCELO PEREIRA" w:date="2009-05-20T17:54:00Z">
        <w:r>
          <w:rPr>
            <w:rFonts w:ascii="Times New Roman" w:hAnsi="Times New Roman"/>
          </w:rPr>
          <w:tab/>
        </w:r>
        <w:del w:id="5586" w:author="MARCELO" w:date="2009-06-21T20:13:00Z">
          <w:r w:rsidDel="00D90144">
            <w:rPr>
              <w:rFonts w:ascii="Times New Roman" w:hAnsi="Times New Roman"/>
            </w:rPr>
            <w:delText>A última</w:delText>
          </w:r>
        </w:del>
      </w:ins>
      <w:ins w:id="5587" w:author="MARCELO" w:date="2009-06-21T20:13:00Z">
        <w:r w:rsidR="00D90144">
          <w:rPr>
            <w:rFonts w:ascii="Times New Roman" w:hAnsi="Times New Roman"/>
          </w:rPr>
          <w:t>Outra</w:t>
        </w:r>
      </w:ins>
      <w:ins w:id="5588" w:author="MARCELO PEREIRA" w:date="2009-05-20T17:54:00Z">
        <w:r>
          <w:rPr>
            <w:rFonts w:ascii="Times New Roman" w:hAnsi="Times New Roman"/>
          </w:rPr>
          <w:t xml:space="preserve"> funcionalidade disponível </w:t>
        </w:r>
        <w:del w:id="5589" w:author="MARCELO" w:date="2009-06-08T21:55:00Z">
          <w:r w:rsidDel="002C31CD">
            <w:rPr>
              <w:rFonts w:ascii="Times New Roman" w:hAnsi="Times New Roman"/>
            </w:rPr>
            <w:delText>nesta versão do</w:delText>
          </w:r>
        </w:del>
      </w:ins>
      <w:ins w:id="5590" w:author="MARCELO" w:date="2009-06-08T21:55:00Z">
        <w:r w:rsidR="002C31CD">
          <w:rPr>
            <w:rFonts w:ascii="Times New Roman" w:hAnsi="Times New Roman"/>
          </w:rPr>
          <w:t>no</w:t>
        </w:r>
      </w:ins>
      <w:ins w:id="5591" w:author="MARCELO PEREIRA" w:date="2009-05-20T17:54:00Z">
        <w:r>
          <w:rPr>
            <w:rFonts w:ascii="Times New Roman" w:hAnsi="Times New Roman"/>
          </w:rPr>
          <w:t xml:space="preserve"> protótipo </w:t>
        </w:r>
        <w:del w:id="5592" w:author="MARCELO" w:date="2009-06-08T21:55:00Z">
          <w:r w:rsidDel="002C31CD">
            <w:rPr>
              <w:rFonts w:ascii="Times New Roman" w:hAnsi="Times New Roman"/>
            </w:rPr>
            <w:delText>funcional</w:delText>
          </w:r>
        </w:del>
      </w:ins>
      <w:ins w:id="5593" w:author="MARCELO" w:date="2009-06-08T21:55:00Z">
        <w:r w:rsidR="002C31CD">
          <w:rPr>
            <w:rFonts w:ascii="Times New Roman" w:hAnsi="Times New Roman"/>
          </w:rPr>
          <w:t>do sistema PL/SQL Helper</w:t>
        </w:r>
      </w:ins>
      <w:ins w:id="5594" w:author="MARCELO PEREIRA" w:date="2009-05-20T17:54:00Z">
        <w:r>
          <w:rPr>
            <w:rFonts w:ascii="Times New Roman" w:hAnsi="Times New Roman"/>
          </w:rPr>
          <w:t xml:space="preserve"> é a geração automática de fachada. Esta opção está disponível no menu “</w:t>
        </w:r>
        <w:r w:rsidRPr="00145304">
          <w:rPr>
            <w:rFonts w:ascii="Times New Roman" w:hAnsi="Times New Roman"/>
            <w:i/>
            <w:rPrChange w:id="5595" w:author="MARCELO" w:date="2009-05-31T17:14:00Z">
              <w:rPr>
                <w:rFonts w:ascii="Times New Roman" w:hAnsi="Times New Roman"/>
              </w:rPr>
            </w:rPrChange>
          </w:rPr>
          <w:t>Refactoring</w:t>
        </w:r>
        <w:r>
          <w:rPr>
            <w:rFonts w:ascii="Times New Roman" w:hAnsi="Times New Roman"/>
          </w:rPr>
          <w:t>” com o nome de “</w:t>
        </w:r>
        <w:r w:rsidRPr="00145304">
          <w:rPr>
            <w:rFonts w:ascii="Times New Roman" w:hAnsi="Times New Roman"/>
            <w:i/>
            <w:rPrChange w:id="5596" w:author="MARCELO" w:date="2009-05-31T17:14:00Z">
              <w:rPr>
                <w:rFonts w:ascii="Times New Roman" w:hAnsi="Times New Roman"/>
              </w:rPr>
            </w:rPrChange>
          </w:rPr>
          <w:t>Facade Creation</w:t>
        </w:r>
        <w:r>
          <w:rPr>
            <w:rFonts w:ascii="Times New Roman" w:hAnsi="Times New Roman"/>
          </w:rPr>
          <w:t xml:space="preserve">”. Ao </w:t>
        </w:r>
        <w:del w:id="5597" w:author="MARCELO" w:date="2009-06-21T20:13:00Z">
          <w:r w:rsidDel="00D90144">
            <w:rPr>
              <w:rFonts w:ascii="Times New Roman" w:hAnsi="Times New Roman"/>
            </w:rPr>
            <w:delText>selecionar</w:delText>
          </w:r>
        </w:del>
      </w:ins>
      <w:ins w:id="5598" w:author="MARCELO" w:date="2009-06-21T20:13:00Z">
        <w:r w:rsidR="00D90144">
          <w:rPr>
            <w:rFonts w:ascii="Times New Roman" w:hAnsi="Times New Roman"/>
          </w:rPr>
          <w:t>ser selecionada</w:t>
        </w:r>
      </w:ins>
      <w:ins w:id="5599" w:author="MARCELO PEREIRA" w:date="2009-05-20T17:54:00Z">
        <w:r>
          <w:rPr>
            <w:rFonts w:ascii="Times New Roman" w:hAnsi="Times New Roman"/>
          </w:rPr>
          <w:t xml:space="preserve"> esta funcionalidade</w:t>
        </w:r>
      </w:ins>
      <w:ins w:id="5600" w:author="MARCELO" w:date="2009-06-21T20:13:00Z">
        <w:r w:rsidR="00D90144">
          <w:rPr>
            <w:rFonts w:ascii="Times New Roman" w:hAnsi="Times New Roman"/>
          </w:rPr>
          <w:t>,</w:t>
        </w:r>
      </w:ins>
      <w:ins w:id="5601" w:author="MARCELO PEREIRA" w:date="2009-05-20T17:54:00Z">
        <w:r>
          <w:rPr>
            <w:rFonts w:ascii="Times New Roman" w:hAnsi="Times New Roman"/>
          </w:rPr>
          <w:t xml:space="preserve"> a ferramenta exibirá uma barra de progresso como a da </w:t>
        </w:r>
        <w:del w:id="5602" w:author="MARCELO" w:date="2009-06-08T22:19:00Z">
          <w:r w:rsidDel="009D6162">
            <w:rPr>
              <w:rFonts w:ascii="Times New Roman" w:hAnsi="Times New Roman"/>
            </w:rPr>
            <w:delText>f</w:delText>
          </w:r>
        </w:del>
      </w:ins>
      <w:ins w:id="5603" w:author="MARCELO" w:date="2009-06-08T22:19:00Z">
        <w:r w:rsidR="009D6162">
          <w:rPr>
            <w:rFonts w:ascii="Times New Roman" w:hAnsi="Times New Roman"/>
          </w:rPr>
          <w:t>F</w:t>
        </w:r>
      </w:ins>
      <w:ins w:id="5604" w:author="MARCELO PEREIRA" w:date="2009-05-20T17:54:00Z">
        <w:r>
          <w:rPr>
            <w:rFonts w:ascii="Times New Roman" w:hAnsi="Times New Roman"/>
          </w:rPr>
          <w:t xml:space="preserve">igura </w:t>
        </w:r>
        <w:del w:id="5605" w:author="MARCELO" w:date="2009-06-08T21:56:00Z">
          <w:r w:rsidDel="002C31CD">
            <w:rPr>
              <w:rFonts w:ascii="Times New Roman" w:hAnsi="Times New Roman"/>
            </w:rPr>
            <w:delText>8.0</w:delText>
          </w:r>
        </w:del>
      </w:ins>
      <w:ins w:id="5606" w:author="MARCELO" w:date="2009-06-08T21:56:00Z">
        <w:r w:rsidR="002C31CD">
          <w:rPr>
            <w:rFonts w:ascii="Times New Roman" w:hAnsi="Times New Roman"/>
          </w:rPr>
          <w:t>4.4</w:t>
        </w:r>
      </w:ins>
      <w:ins w:id="5607" w:author="MARCELO PEREIRA" w:date="2009-05-20T17:54:00Z">
        <w:r>
          <w:rPr>
            <w:rFonts w:ascii="Times New Roman" w:hAnsi="Times New Roman"/>
          </w:rPr>
          <w:t xml:space="preserve">, indicando </w:t>
        </w:r>
        <w:del w:id="5608" w:author="MARCELO" w:date="2009-06-08T21:56:00Z">
          <w:r w:rsidDel="002C31CD">
            <w:rPr>
              <w:rFonts w:ascii="Times New Roman" w:hAnsi="Times New Roman"/>
            </w:rPr>
            <w:delText>um carregamento mais complexo dos</w:delText>
          </w:r>
        </w:del>
      </w:ins>
      <w:ins w:id="5609" w:author="MARCELO" w:date="2009-06-08T21:56:00Z">
        <w:r w:rsidR="002C31CD">
          <w:rPr>
            <w:rFonts w:ascii="Times New Roman" w:hAnsi="Times New Roman"/>
          </w:rPr>
          <w:t>a realização de uma operação de carga de</w:t>
        </w:r>
      </w:ins>
      <w:ins w:id="5610" w:author="MARCELO PEREIRA" w:date="2009-05-20T17:54:00Z">
        <w:r>
          <w:rPr>
            <w:rFonts w:ascii="Times New Roman" w:hAnsi="Times New Roman"/>
          </w:rPr>
          <w:t xml:space="preserve"> dados. Ao final </w:t>
        </w:r>
        <w:del w:id="5611" w:author="MARCELO" w:date="2009-06-08T21:56:00Z">
          <w:r w:rsidDel="002C31CD">
            <w:rPr>
              <w:rFonts w:ascii="Times New Roman" w:hAnsi="Times New Roman"/>
            </w:rPr>
            <w:delText xml:space="preserve">do </w:delText>
          </w:r>
        </w:del>
        <w:del w:id="5612" w:author="MARCELO" w:date="2009-05-31T17:14:00Z">
          <w:r w:rsidDel="00145304">
            <w:rPr>
              <w:rFonts w:ascii="Times New Roman" w:hAnsi="Times New Roman"/>
            </w:rPr>
            <w:delText>carregamento,</w:delText>
          </w:r>
        </w:del>
      </w:ins>
      <w:ins w:id="5613" w:author="MARCELO" w:date="2009-06-08T21:56:00Z">
        <w:r w:rsidR="002C31CD">
          <w:rPr>
            <w:rFonts w:ascii="Times New Roman" w:hAnsi="Times New Roman"/>
          </w:rPr>
          <w:t>desta operação</w:t>
        </w:r>
      </w:ins>
      <w:ins w:id="5614" w:author="MARCELO" w:date="2009-05-31T17:14:00Z">
        <w:r w:rsidR="00145304">
          <w:rPr>
            <w:rFonts w:ascii="Times New Roman" w:hAnsi="Times New Roman"/>
          </w:rPr>
          <w:t xml:space="preserve">, </w:t>
        </w:r>
      </w:ins>
      <w:ins w:id="5615" w:author="MARCELO PEREIRA" w:date="2009-05-20T17:54:00Z">
        <w:del w:id="5616" w:author="MARCELO" w:date="2009-05-31T17:14:00Z">
          <w:r w:rsidDel="00145304">
            <w:rPr>
              <w:rFonts w:ascii="Times New Roman" w:hAnsi="Times New Roman"/>
            </w:rPr>
            <w:delText xml:space="preserve">  </w:delText>
          </w:r>
        </w:del>
        <w:r>
          <w:rPr>
            <w:rFonts w:ascii="Times New Roman" w:hAnsi="Times New Roman"/>
          </w:rPr>
          <w:t xml:space="preserve">uma janela será exibida informando quais os pacotes estão definidos </w:t>
        </w:r>
        <w:del w:id="5617" w:author="MARCELO" w:date="2009-06-08T21:57:00Z">
          <w:r w:rsidDel="002C31CD">
            <w:rPr>
              <w:rFonts w:ascii="Times New Roman" w:hAnsi="Times New Roman"/>
            </w:rPr>
            <w:delText xml:space="preserve">na conta </w:delText>
          </w:r>
        </w:del>
      </w:ins>
      <w:ins w:id="5618" w:author="MARCELO" w:date="2009-06-08T21:57:00Z">
        <w:r w:rsidR="002C31CD">
          <w:rPr>
            <w:rFonts w:ascii="Times New Roman" w:hAnsi="Times New Roman"/>
          </w:rPr>
          <w:t xml:space="preserve">no esquema </w:t>
        </w:r>
      </w:ins>
      <w:ins w:id="5619" w:author="MARCELO PEREIRA" w:date="2009-05-20T17:54:00Z">
        <w:r>
          <w:rPr>
            <w:rFonts w:ascii="Times New Roman" w:hAnsi="Times New Roman"/>
          </w:rPr>
          <w:t>do banco de dados</w:t>
        </w:r>
      </w:ins>
      <w:ins w:id="5620" w:author="MARCELO" w:date="2009-06-08T21:57:00Z">
        <w:r w:rsidR="002C31CD">
          <w:rPr>
            <w:rFonts w:ascii="Times New Roman" w:hAnsi="Times New Roman"/>
          </w:rPr>
          <w:t xml:space="preserve"> do usuário</w:t>
        </w:r>
      </w:ins>
      <w:ins w:id="5621" w:author="MARCELO PEREIRA" w:date="2009-05-20T17:54:00Z">
        <w:r>
          <w:rPr>
            <w:rFonts w:ascii="Times New Roman" w:hAnsi="Times New Roman"/>
          </w:rPr>
          <w:t>.  O usuário pode selecionar a opção “</w:t>
        </w:r>
        <w:r w:rsidRPr="00145304">
          <w:rPr>
            <w:rFonts w:ascii="Times New Roman" w:hAnsi="Times New Roman"/>
            <w:i/>
            <w:rPrChange w:id="5622" w:author="MARCELO" w:date="2009-05-31T17:14:00Z">
              <w:rPr>
                <w:rFonts w:ascii="Times New Roman" w:hAnsi="Times New Roman"/>
              </w:rPr>
            </w:rPrChange>
          </w:rPr>
          <w:t>Create Facade</w:t>
        </w:r>
        <w:r>
          <w:rPr>
            <w:rFonts w:ascii="Times New Roman" w:hAnsi="Times New Roman"/>
          </w:rPr>
          <w:t xml:space="preserve">” que inicializa a atividade deste módulo. Após o processamento, o código gerado da fachada é exibido no campo de texto como pode ser </w:t>
        </w:r>
        <w:del w:id="5623" w:author="MARCELO" w:date="2009-05-31T17:15:00Z">
          <w:r w:rsidDel="00145304">
            <w:rPr>
              <w:rFonts w:ascii="Times New Roman" w:hAnsi="Times New Roman"/>
            </w:rPr>
            <w:delText>visto</w:delText>
          </w:r>
        </w:del>
      </w:ins>
      <w:ins w:id="5624" w:author="MARCELO" w:date="2009-05-31T17:15:00Z">
        <w:r w:rsidR="00145304">
          <w:rPr>
            <w:rFonts w:ascii="Times New Roman" w:hAnsi="Times New Roman"/>
          </w:rPr>
          <w:t>visualizado</w:t>
        </w:r>
      </w:ins>
      <w:ins w:id="5625" w:author="MARCELO PEREIRA" w:date="2009-05-20T17:54:00Z">
        <w:r>
          <w:rPr>
            <w:rFonts w:ascii="Times New Roman" w:hAnsi="Times New Roman"/>
          </w:rPr>
          <w:t xml:space="preserve"> na figura 9.0</w:t>
        </w:r>
      </w:ins>
      <w:ins w:id="5626" w:author="MARCELO" w:date="2009-06-08T21:57:00Z">
        <w:r w:rsidR="002C31CD">
          <w:rPr>
            <w:rFonts w:ascii="Times New Roman" w:hAnsi="Times New Roman"/>
          </w:rPr>
          <w:t>. Com o código gerado, o usuário pode selecionar a opção “</w:t>
        </w:r>
        <w:r w:rsidR="002C31CD" w:rsidRPr="00145304">
          <w:rPr>
            <w:rFonts w:ascii="Times New Roman" w:hAnsi="Times New Roman"/>
            <w:i/>
          </w:rPr>
          <w:t>Save Facade</w:t>
        </w:r>
        <w:r w:rsidR="002C31CD">
          <w:rPr>
            <w:rFonts w:ascii="Times New Roman" w:hAnsi="Times New Roman"/>
          </w:rPr>
          <w:t>” para gravar o código do pacote no banco de dados.</w:t>
        </w:r>
      </w:ins>
      <w:ins w:id="5627" w:author="MARCELO PEREIRA" w:date="2009-05-20T17:54:00Z">
        <w:del w:id="5628" w:author="MARCELO" w:date="2009-06-08T21:57:00Z">
          <w:r w:rsidDel="002C31CD">
            <w:rPr>
              <w:rFonts w:ascii="Times New Roman" w:hAnsi="Times New Roman"/>
            </w:rPr>
            <w:delText>:</w:delText>
          </w:r>
        </w:del>
      </w:ins>
    </w:p>
    <w:p w:rsidR="00FB039E" w:rsidDel="002C31CD" w:rsidRDefault="00D90144" w:rsidP="00EB36D3">
      <w:pPr>
        <w:spacing w:line="360" w:lineRule="auto"/>
        <w:jc w:val="both"/>
        <w:rPr>
          <w:del w:id="5629" w:author="MARCELO" w:date="2009-06-08T21:58:00Z"/>
          <w:rFonts w:ascii="Times New Roman" w:hAnsi="Times New Roman"/>
        </w:rPr>
        <w:pPrChange w:id="5630" w:author="MARCELO" w:date="2009-06-07T15:32:00Z">
          <w:pPr>
            <w:pBdr>
              <w:bottom w:val="single" w:sz="4" w:space="1" w:color="000000"/>
            </w:pBdr>
            <w:spacing w:line="360" w:lineRule="auto"/>
            <w:jc w:val="both"/>
          </w:pPr>
        </w:pPrChange>
      </w:pPr>
      <w:r>
        <w:pict>
          <v:shape id="_x0000_s1058" type="#_x0000_t202" style="position:absolute;left:0;text-align:left;margin-left:0;margin-top:7pt;width:498.5pt;height:397.8pt;z-index:251665920;mso-wrap-distance-left:0;mso-wrap-distance-right:0;mso-position-horizontal:center" stroked="f">
            <v:fill color2="black"/>
            <v:textbox style="mso-next-textbox:#_x0000_s1058" inset="0,0,0,0">
              <w:txbxContent>
                <w:p w:rsidR="00A34298" w:rsidRDefault="006C3C68" w:rsidP="00D90144">
                  <w:pPr>
                    <w:pStyle w:val="Caption"/>
                    <w:keepNext/>
                    <w:rPr>
                      <w:ins w:id="5631" w:author="MARCELO" w:date="2009-06-21T20:14:00Z"/>
                    </w:rPr>
                    <w:pPrChange w:id="5632" w:author="MARCELO" w:date="2009-06-21T20:14:00Z">
                      <w:pPr>
                        <w:pStyle w:val="Caption"/>
                      </w:pPr>
                    </w:pPrChange>
                  </w:pPr>
                  <w:r>
                    <w:rPr>
                      <w:noProof/>
                      <w:lang w:eastAsia="pt-BR"/>
                    </w:rPr>
                    <w:drawing>
                      <wp:inline distT="0" distB="0" distL="0" distR="0">
                        <wp:extent cx="6326505" cy="4742180"/>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6326505" cy="4742180"/>
                                </a:xfrm>
                                <a:prstGeom prst="rect">
                                  <a:avLst/>
                                </a:prstGeom>
                                <a:solidFill>
                                  <a:srgbClr val="FFFFFF"/>
                                </a:solidFill>
                                <a:ln w="9525">
                                  <a:noFill/>
                                  <a:miter lim="800000"/>
                                  <a:headEnd/>
                                  <a:tailEnd/>
                                </a:ln>
                              </pic:spPr>
                            </pic:pic>
                          </a:graphicData>
                        </a:graphic>
                      </wp:inline>
                    </w:drawing>
                  </w:r>
                </w:p>
                <w:p w:rsidR="00A34298" w:rsidRDefault="00A34298" w:rsidP="00D90144">
                  <w:pPr>
                    <w:pStyle w:val="Legenda"/>
                    <w:rPr>
                      <w:ins w:id="5633" w:author="MARCELO" w:date="2009-06-21T20:14:00Z"/>
                    </w:rPr>
                  </w:pPr>
                  <w:ins w:id="5634" w:author="MARCELO" w:date="2009-06-21T20:14:00Z">
                    <w:r w:rsidRPr="000B6383">
                      <w:t>Figura 4.7 - Janela de refatoramento com o código da Fachada gerado</w:t>
                    </w:r>
                  </w:ins>
                </w:p>
                <w:p w:rsidR="00A34298" w:rsidRDefault="00A34298">
                  <w:pPr>
                    <w:pStyle w:val="Caption"/>
                  </w:pPr>
                  <w:del w:id="5635" w:author="MARCELO" w:date="2009-05-31T16:48:00Z">
                    <w:r w:rsidDel="00B71915">
                      <w:delText>Figura 9.0 - Janela de refatoramento com o código da Fachada gerado</w:delText>
                    </w:r>
                  </w:del>
                </w:p>
              </w:txbxContent>
            </v:textbox>
            <w10:wrap type="square" side="largest"/>
          </v:shape>
        </w:pict>
      </w:r>
    </w:p>
    <w:p w:rsidR="00FB039E" w:rsidDel="002C31CD" w:rsidRDefault="00FB039E" w:rsidP="00EB36D3">
      <w:pPr>
        <w:spacing w:line="360" w:lineRule="auto"/>
        <w:jc w:val="both"/>
        <w:rPr>
          <w:del w:id="5636" w:author="MARCELO" w:date="2009-06-08T21:58:00Z"/>
          <w:rFonts w:ascii="Times New Roman" w:hAnsi="Times New Roman"/>
        </w:rPr>
        <w:pPrChange w:id="5637"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638" w:author="MARCELO" w:date="2009-06-08T21:57:00Z"/>
          <w:rFonts w:ascii="Times New Roman" w:hAnsi="Times New Roman"/>
        </w:rPr>
        <w:pPrChange w:id="5639" w:author="MARCELO" w:date="2009-06-07T15:32:00Z">
          <w:pPr>
            <w:pBdr>
              <w:bottom w:val="single" w:sz="4" w:space="1" w:color="000000"/>
            </w:pBdr>
            <w:spacing w:line="360" w:lineRule="auto"/>
            <w:jc w:val="both"/>
          </w:pPr>
        </w:pPrChange>
      </w:pPr>
    </w:p>
    <w:p w:rsidR="00FB039E" w:rsidDel="002C31CD" w:rsidRDefault="00FB039E" w:rsidP="00EB36D3">
      <w:pPr>
        <w:spacing w:line="360" w:lineRule="auto"/>
        <w:jc w:val="both"/>
        <w:rPr>
          <w:del w:id="5640" w:author="MARCELO" w:date="2009-06-08T21:57:00Z"/>
          <w:rFonts w:ascii="Times New Roman" w:hAnsi="Times New Roman"/>
        </w:rPr>
        <w:pPrChange w:id="5641" w:author="MARCELO" w:date="2009-06-07T15:32:00Z">
          <w:pPr>
            <w:pBdr>
              <w:bottom w:val="single" w:sz="4" w:space="1" w:color="000000"/>
            </w:pBdr>
            <w:spacing w:line="360" w:lineRule="auto"/>
            <w:jc w:val="both"/>
          </w:pPr>
        </w:pPrChange>
      </w:pPr>
      <w:ins w:id="5642" w:author="MARCELO PEREIRA" w:date="2009-05-20T18:05:00Z">
        <w:r>
          <w:rPr>
            <w:rFonts w:ascii="Times New Roman" w:hAnsi="Times New Roman"/>
          </w:rPr>
          <w:tab/>
        </w:r>
        <w:del w:id="5643" w:author="MARCELO" w:date="2009-06-08T21:57:00Z">
          <w:r w:rsidDel="002C31CD">
            <w:rPr>
              <w:rFonts w:ascii="Times New Roman" w:hAnsi="Times New Roman"/>
            </w:rPr>
            <w:delText>Com o código gerado, o usuário pode selecionar a opção “</w:delText>
          </w:r>
          <w:r w:rsidRPr="00145304" w:rsidDel="002C31CD">
            <w:rPr>
              <w:rFonts w:ascii="Times New Roman" w:hAnsi="Times New Roman"/>
              <w:i/>
              <w:rPrChange w:id="5644" w:author="MARCELO" w:date="2009-05-31T17:15:00Z">
                <w:rPr>
                  <w:rFonts w:ascii="Times New Roman" w:hAnsi="Times New Roman"/>
                </w:rPr>
              </w:rPrChange>
            </w:rPr>
            <w:delText>Save Facade</w:delText>
          </w:r>
          <w:r w:rsidDel="002C31CD">
            <w:rPr>
              <w:rFonts w:ascii="Times New Roman" w:hAnsi="Times New Roman"/>
            </w:rPr>
            <w:delText>” para gravar o código do pacote no banco de dados.</w:delText>
          </w:r>
        </w:del>
      </w:ins>
    </w:p>
    <w:p w:rsidR="00FB039E" w:rsidDel="002C31CD" w:rsidRDefault="00FB039E" w:rsidP="00EB36D3">
      <w:pPr>
        <w:spacing w:line="360" w:lineRule="auto"/>
        <w:jc w:val="both"/>
        <w:rPr>
          <w:del w:id="5645" w:author="MARCELO" w:date="2009-06-08T21:57:00Z"/>
          <w:rFonts w:ascii="Times New Roman" w:hAnsi="Times New Roman"/>
        </w:rPr>
        <w:pPrChange w:id="5646" w:author="MARCELO" w:date="2009-06-07T15:32:00Z">
          <w:pPr>
            <w:pBdr>
              <w:bottom w:val="single" w:sz="4" w:space="1" w:color="000000"/>
            </w:pBdr>
            <w:spacing w:line="360" w:lineRule="auto"/>
            <w:jc w:val="both"/>
          </w:pPr>
        </w:pPrChange>
      </w:pPr>
    </w:p>
    <w:p w:rsidR="00FB039E" w:rsidDel="00B71915" w:rsidRDefault="00FB039E" w:rsidP="00EB36D3">
      <w:pPr>
        <w:spacing w:line="360" w:lineRule="auto"/>
        <w:jc w:val="both"/>
        <w:rPr>
          <w:del w:id="5647" w:author="MARCELO" w:date="2009-05-31T16:48:00Z"/>
          <w:rFonts w:ascii="Times New Roman" w:hAnsi="Times New Roman"/>
        </w:rPr>
        <w:pPrChange w:id="5648"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rFonts w:ascii="Times New Roman" w:hAnsi="Times New Roman"/>
        </w:rPr>
        <w:pPrChange w:id="564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65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5651"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5652" w:author="MARCELO" w:date="2009-06-07T15:32:00Z">
          <w:pPr>
            <w:pBdr>
              <w:bottom w:val="single" w:sz="4" w:space="1" w:color="000000"/>
            </w:pBdr>
            <w:spacing w:line="360" w:lineRule="auto"/>
            <w:jc w:val="both"/>
          </w:pPr>
        </w:pPrChange>
      </w:pPr>
      <w:ins w:id="5653" w:author="MARCELO PEREIRA" w:date="2009-05-20T18:05:00Z">
        <w:r>
          <w:rPr>
            <w:rFonts w:ascii="Times New Roman" w:hAnsi="Times New Roman"/>
            <w:b/>
            <w:bCs/>
          </w:rPr>
          <w:t>4.3 Conclusão</w:t>
        </w:r>
      </w:ins>
    </w:p>
    <w:p w:rsidR="00FB039E" w:rsidRDefault="00FB039E" w:rsidP="00EB36D3">
      <w:pPr>
        <w:spacing w:line="360" w:lineRule="auto"/>
        <w:jc w:val="both"/>
        <w:rPr>
          <w:rFonts w:ascii="Times New Roman" w:hAnsi="Times New Roman"/>
          <w:b/>
          <w:bCs/>
        </w:rPr>
        <w:pPrChange w:id="565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5655" w:author="MARCELO" w:date="2009-06-07T15:32:00Z">
          <w:pPr>
            <w:pBdr>
              <w:bottom w:val="single" w:sz="4" w:space="1" w:color="000000"/>
            </w:pBdr>
            <w:spacing w:line="360" w:lineRule="auto"/>
            <w:jc w:val="both"/>
          </w:pPr>
        </w:pPrChange>
      </w:pPr>
      <w:ins w:id="5656" w:author="MARCELO PEREIRA" w:date="2009-05-20T18:05:00Z">
        <w:r>
          <w:rPr>
            <w:rFonts w:ascii="Times New Roman" w:hAnsi="Times New Roman"/>
            <w:b/>
            <w:bCs/>
          </w:rPr>
          <w:tab/>
        </w:r>
        <w:r>
          <w:rPr>
            <w:rFonts w:ascii="Times New Roman" w:hAnsi="Times New Roman"/>
          </w:rPr>
          <w:t xml:space="preserve">O protótipo foi desenvolvido para </w:t>
        </w:r>
      </w:ins>
      <w:ins w:id="5657" w:author="MARCELO" w:date="2009-06-08T22:00:00Z">
        <w:r w:rsidR="00A86B68">
          <w:rPr>
            <w:rFonts w:ascii="Times New Roman" w:hAnsi="Times New Roman"/>
          </w:rPr>
          <w:t>validação das</w:t>
        </w:r>
      </w:ins>
      <w:ins w:id="5658" w:author="MARCELO" w:date="2009-06-21T20:15:00Z">
        <w:r w:rsidR="00D90144">
          <w:rPr>
            <w:rFonts w:ascii="Times New Roman" w:hAnsi="Times New Roman"/>
          </w:rPr>
          <w:t xml:space="preserve"> principais</w:t>
        </w:r>
      </w:ins>
      <w:ins w:id="5659" w:author="MARCELO" w:date="2009-06-08T22:00:00Z">
        <w:r w:rsidR="00A86B68">
          <w:rPr>
            <w:rFonts w:ascii="Times New Roman" w:hAnsi="Times New Roman"/>
          </w:rPr>
          <w:t xml:space="preserve"> idéias propostas no ca</w:t>
        </w:r>
      </w:ins>
      <w:ins w:id="5660" w:author="MARCELO" w:date="2009-06-21T20:15:00Z">
        <w:r w:rsidR="00D90144">
          <w:rPr>
            <w:rFonts w:ascii="Times New Roman" w:hAnsi="Times New Roman"/>
          </w:rPr>
          <w:t>p</w:t>
        </w:r>
      </w:ins>
      <w:ins w:id="5661" w:author="MARCELO" w:date="2009-06-08T22:00:00Z">
        <w:r w:rsidR="00A86B68">
          <w:rPr>
            <w:rFonts w:ascii="Times New Roman" w:hAnsi="Times New Roman"/>
          </w:rPr>
          <w:t xml:space="preserve">ítulo anterior e permitir a </w:t>
        </w:r>
      </w:ins>
      <w:ins w:id="5662" w:author="MARCELO PEREIRA" w:date="2009-05-20T18:05:00Z">
        <w:r>
          <w:rPr>
            <w:rFonts w:ascii="Times New Roman" w:hAnsi="Times New Roman"/>
          </w:rPr>
          <w:t>realização d</w:t>
        </w:r>
        <w:del w:id="5663" w:author="MARCELO" w:date="2009-06-08T22:00:00Z">
          <w:r w:rsidDel="00A86B68">
            <w:rPr>
              <w:rFonts w:ascii="Times New Roman" w:hAnsi="Times New Roman"/>
            </w:rPr>
            <w:delText>o</w:delText>
          </w:r>
        </w:del>
      </w:ins>
      <w:ins w:id="5664" w:author="MARCELO" w:date="2009-06-08T22:00:00Z">
        <w:r w:rsidR="00A86B68">
          <w:rPr>
            <w:rFonts w:ascii="Times New Roman" w:hAnsi="Times New Roman"/>
          </w:rPr>
          <w:t>e um</w:t>
        </w:r>
      </w:ins>
      <w:ins w:id="5665" w:author="MARCELO PEREIRA" w:date="2009-05-20T18:05:00Z">
        <w:r>
          <w:rPr>
            <w:rFonts w:ascii="Times New Roman" w:hAnsi="Times New Roman"/>
          </w:rPr>
          <w:t xml:space="preserve"> estudo de caso </w:t>
        </w:r>
        <w:del w:id="5666" w:author="MARCELO" w:date="2009-06-08T22:00:00Z">
          <w:r w:rsidDel="00A86B68">
            <w:rPr>
              <w:rFonts w:ascii="Times New Roman" w:hAnsi="Times New Roman"/>
            </w:rPr>
            <w:delText>do</w:delText>
          </w:r>
        </w:del>
      </w:ins>
      <w:ins w:id="5667" w:author="MARCELO" w:date="2009-06-08T22:00:00Z">
        <w:r w:rsidR="00A86B68">
          <w:rPr>
            <w:rFonts w:ascii="Times New Roman" w:hAnsi="Times New Roman"/>
          </w:rPr>
          <w:t>que é descrito no</w:t>
        </w:r>
      </w:ins>
      <w:ins w:id="5668" w:author="MARCELO PEREIRA" w:date="2009-05-20T18:05:00Z">
        <w:r>
          <w:rPr>
            <w:rFonts w:ascii="Times New Roman" w:hAnsi="Times New Roman"/>
          </w:rPr>
          <w:t xml:space="preserve"> próximo capítulo</w:t>
        </w:r>
      </w:ins>
      <w:ins w:id="5669" w:author="MARCELO" w:date="2009-06-08T22:00:00Z">
        <w:r w:rsidR="00A86B68">
          <w:rPr>
            <w:rFonts w:ascii="Times New Roman" w:hAnsi="Times New Roman"/>
          </w:rPr>
          <w:t>. No projeto deste estudo de caso,</w:t>
        </w:r>
      </w:ins>
      <w:ins w:id="5670" w:author="MARCELO PEREIRA" w:date="2009-05-20T18:05:00Z">
        <w:r>
          <w:rPr>
            <w:rFonts w:ascii="Times New Roman" w:hAnsi="Times New Roman"/>
          </w:rPr>
          <w:t xml:space="preserve"> </w:t>
        </w:r>
        <w:del w:id="5671" w:author="MARCELO" w:date="2009-06-08T22:00:00Z">
          <w:r w:rsidDel="00A86B68">
            <w:rPr>
              <w:rFonts w:ascii="Times New Roman" w:hAnsi="Times New Roman"/>
            </w:rPr>
            <w:delText xml:space="preserve">e apresenta </w:delText>
          </w:r>
        </w:del>
        <w:r>
          <w:rPr>
            <w:rFonts w:ascii="Times New Roman" w:hAnsi="Times New Roman"/>
          </w:rPr>
          <w:t xml:space="preserve">três funcionalidades </w:t>
        </w:r>
        <w:del w:id="5672" w:author="MARCELO" w:date="2009-06-08T22:00:00Z">
          <w:r w:rsidDel="00A86B68">
            <w:rPr>
              <w:rFonts w:ascii="Times New Roman" w:hAnsi="Times New Roman"/>
            </w:rPr>
            <w:delText>selecionadas para validação</w:delText>
          </w:r>
        </w:del>
      </w:ins>
      <w:ins w:id="5673" w:author="MARCELO" w:date="2009-06-08T22:00:00Z">
        <w:r w:rsidR="00A86B68">
          <w:rPr>
            <w:rFonts w:ascii="Times New Roman" w:hAnsi="Times New Roman"/>
          </w:rPr>
          <w:t>foram escolhidas</w:t>
        </w:r>
      </w:ins>
      <w:ins w:id="5674" w:author="MARCELO PEREIRA" w:date="2009-05-20T18:05:00Z">
        <w:r>
          <w:rPr>
            <w:rFonts w:ascii="Times New Roman" w:hAnsi="Times New Roman"/>
          </w:rPr>
          <w:t>: documentação de pacotes, gráfico de dependência</w:t>
        </w:r>
      </w:ins>
      <w:ins w:id="5675" w:author="MARCELO" w:date="2009-06-08T22:02:00Z">
        <w:r w:rsidR="00A86B68">
          <w:rPr>
            <w:rFonts w:ascii="Times New Roman" w:hAnsi="Times New Roman"/>
          </w:rPr>
          <w:t>s</w:t>
        </w:r>
      </w:ins>
      <w:ins w:id="5676" w:author="MARCELO PEREIRA" w:date="2009-05-20T18:05:00Z">
        <w:r>
          <w:rPr>
            <w:rFonts w:ascii="Times New Roman" w:hAnsi="Times New Roman"/>
          </w:rPr>
          <w:t xml:space="preserve"> de rotinas de um pacote</w:t>
        </w:r>
      </w:ins>
      <w:ins w:id="5677" w:author="MARCELO" w:date="2009-06-08T22:02:00Z">
        <w:r w:rsidR="00A86B68">
          <w:rPr>
            <w:rFonts w:ascii="Times New Roman" w:hAnsi="Times New Roman"/>
          </w:rPr>
          <w:t>,</w:t>
        </w:r>
      </w:ins>
      <w:ins w:id="5678" w:author="MARCELO PEREIRA" w:date="2009-05-20T18:05:00Z">
        <w:r>
          <w:rPr>
            <w:rFonts w:ascii="Times New Roman" w:hAnsi="Times New Roman"/>
          </w:rPr>
          <w:t xml:space="preserve"> e geração automática de um pacote fachada</w:t>
        </w:r>
      </w:ins>
      <w:ins w:id="5679" w:author="MARCELO" w:date="2009-06-08T22:01:00Z">
        <w:r w:rsidR="00A86B68">
          <w:rPr>
            <w:rFonts w:ascii="Times New Roman" w:hAnsi="Times New Roman"/>
          </w:rPr>
          <w:t xml:space="preserve">, </w:t>
        </w:r>
      </w:ins>
      <w:ins w:id="5680" w:author="MARCELO" w:date="2009-06-08T22:02:00Z">
        <w:r w:rsidR="00A86B68">
          <w:rPr>
            <w:rFonts w:ascii="Times New Roman" w:hAnsi="Times New Roman"/>
          </w:rPr>
          <w:t>que foram definidos</w:t>
        </w:r>
      </w:ins>
      <w:ins w:id="5681" w:author="MARCELO" w:date="2009-06-08T22:01:00Z">
        <w:r w:rsidR="00A86B68">
          <w:rPr>
            <w:rFonts w:ascii="Times New Roman" w:hAnsi="Times New Roman"/>
          </w:rPr>
          <w:t xml:space="preserve"> na seção 4.1</w:t>
        </w:r>
      </w:ins>
      <w:ins w:id="5682" w:author="MARCELO PEREIRA" w:date="2009-05-20T18:05:00Z">
        <w:r>
          <w:rPr>
            <w:rFonts w:ascii="Times New Roman" w:hAnsi="Times New Roman"/>
          </w:rPr>
          <w:t xml:space="preserve">. Todas </w:t>
        </w:r>
        <w:del w:id="5683" w:author="MARCELO" w:date="2009-06-08T22:01:00Z">
          <w:r w:rsidDel="00A86B68">
            <w:rPr>
              <w:rFonts w:ascii="Times New Roman" w:hAnsi="Times New Roman"/>
            </w:rPr>
            <w:delText>as</w:delText>
          </w:r>
        </w:del>
      </w:ins>
      <w:ins w:id="5684" w:author="MARCELO" w:date="2009-06-08T22:01:00Z">
        <w:r w:rsidR="00A86B68">
          <w:rPr>
            <w:rFonts w:ascii="Times New Roman" w:hAnsi="Times New Roman"/>
          </w:rPr>
          <w:t>estas</w:t>
        </w:r>
      </w:ins>
      <w:ins w:id="5685" w:author="MARCELO PEREIRA" w:date="2009-05-20T18:05:00Z">
        <w:r>
          <w:rPr>
            <w:rFonts w:ascii="Times New Roman" w:hAnsi="Times New Roman"/>
          </w:rPr>
          <w:t xml:space="preserve"> funcionalidades estão acessíveis através de menus, botões e janelas de forma visual e rápida.</w:t>
        </w:r>
      </w:ins>
    </w:p>
    <w:p w:rsidR="00FB039E" w:rsidRDefault="00FB039E" w:rsidP="00EB36D3">
      <w:pPr>
        <w:spacing w:line="360" w:lineRule="auto"/>
        <w:jc w:val="both"/>
        <w:rPr>
          <w:ins w:id="5686" w:author="MARCELO" w:date="2009-06-08T21:58:00Z"/>
          <w:rFonts w:ascii="Times New Roman" w:hAnsi="Times New Roman"/>
          <w:b/>
          <w:bCs/>
        </w:rPr>
        <w:pPrChange w:id="5687" w:author="MARCELO" w:date="2009-06-07T15:32:00Z">
          <w:pPr>
            <w:pBdr>
              <w:bottom w:val="single" w:sz="4" w:space="1" w:color="000000"/>
            </w:pBdr>
            <w:spacing w:line="360" w:lineRule="auto"/>
            <w:jc w:val="both"/>
          </w:pPr>
        </w:pPrChange>
      </w:pPr>
    </w:p>
    <w:p w:rsidR="002C31CD" w:rsidRDefault="002C31CD" w:rsidP="00EB36D3">
      <w:pPr>
        <w:spacing w:line="360" w:lineRule="auto"/>
        <w:jc w:val="both"/>
        <w:rPr>
          <w:ins w:id="5688" w:author="MARCELO" w:date="2009-06-08T21:58:00Z"/>
          <w:rFonts w:ascii="Times New Roman" w:hAnsi="Times New Roman"/>
          <w:b/>
          <w:bCs/>
        </w:rPr>
        <w:pPrChange w:id="5689" w:author="MARCELO" w:date="2009-06-07T15:32:00Z">
          <w:pPr>
            <w:pBdr>
              <w:bottom w:val="single" w:sz="4" w:space="1" w:color="000000"/>
            </w:pBdr>
            <w:spacing w:line="360" w:lineRule="auto"/>
            <w:jc w:val="both"/>
          </w:pPr>
        </w:pPrChange>
      </w:pPr>
    </w:p>
    <w:p w:rsidR="002C31CD" w:rsidDel="00D90144" w:rsidRDefault="002C31CD" w:rsidP="00EB36D3">
      <w:pPr>
        <w:spacing w:line="360" w:lineRule="auto"/>
        <w:jc w:val="both"/>
        <w:rPr>
          <w:del w:id="5690" w:author="MARCELO" w:date="2009-06-21T20:15:00Z"/>
          <w:rFonts w:ascii="Times New Roman" w:hAnsi="Times New Roman"/>
          <w:b/>
          <w:bCs/>
        </w:rPr>
        <w:pPrChange w:id="5691" w:author="MARCELO" w:date="2009-06-07T15:32:00Z">
          <w:pPr>
            <w:pBdr>
              <w:bottom w:val="single" w:sz="4" w:space="1" w:color="000000"/>
            </w:pBdr>
            <w:spacing w:line="360" w:lineRule="auto"/>
            <w:jc w:val="both"/>
          </w:pPr>
        </w:pPrChange>
      </w:pPr>
    </w:p>
    <w:p w:rsidR="00FB039E" w:rsidDel="00A86B68" w:rsidRDefault="00FB039E" w:rsidP="00EB36D3">
      <w:pPr>
        <w:spacing w:line="360" w:lineRule="auto"/>
        <w:jc w:val="both"/>
        <w:rPr>
          <w:del w:id="5692" w:author="MARCELO" w:date="2009-06-08T22:03:00Z"/>
          <w:rFonts w:ascii="Times New Roman" w:hAnsi="Times New Roman"/>
          <w:b/>
          <w:bCs/>
        </w:rPr>
        <w:pPrChange w:id="5693" w:author="MARCELO" w:date="2009-06-07T15:32:00Z">
          <w:pPr>
            <w:pBdr>
              <w:bottom w:val="single" w:sz="4" w:space="1" w:color="000000"/>
            </w:pBdr>
            <w:spacing w:line="360" w:lineRule="auto"/>
            <w:jc w:val="both"/>
          </w:pPr>
        </w:pPrChange>
      </w:pPr>
    </w:p>
    <w:p w:rsidR="00FB039E" w:rsidRDefault="00FB039E" w:rsidP="00EB36D3">
      <w:pPr>
        <w:spacing w:line="360" w:lineRule="auto"/>
        <w:jc w:val="both"/>
        <w:outlineLvl w:val="0"/>
        <w:rPr>
          <w:rFonts w:ascii="Times New Roman" w:hAnsi="Times New Roman"/>
          <w:b/>
          <w:bCs/>
        </w:rPr>
        <w:pPrChange w:id="5694" w:author="MARCELO" w:date="2009-06-07T15:32:00Z">
          <w:pPr>
            <w:pBdr>
              <w:bottom w:val="single" w:sz="4" w:space="1" w:color="000000"/>
            </w:pBdr>
            <w:spacing w:line="360" w:lineRule="auto"/>
            <w:jc w:val="both"/>
            <w:outlineLvl w:val="0"/>
          </w:pPr>
        </w:pPrChange>
      </w:pPr>
      <w:ins w:id="5695" w:author="MARCELO PEREIRA" w:date="2009-05-21T16:12:00Z">
        <w:r>
          <w:rPr>
            <w:rFonts w:ascii="Times New Roman" w:hAnsi="Times New Roman"/>
            <w:b/>
            <w:bCs/>
            <w:sz w:val="38"/>
            <w:szCs w:val="38"/>
          </w:rPr>
          <w:t>5 Estudo de caso</w:t>
        </w:r>
      </w:ins>
    </w:p>
    <w:p w:rsidR="00FB039E" w:rsidRDefault="00FB039E" w:rsidP="00EB36D3">
      <w:pPr>
        <w:spacing w:line="360" w:lineRule="auto"/>
        <w:jc w:val="both"/>
        <w:rPr>
          <w:rFonts w:ascii="Times New Roman" w:hAnsi="Times New Roman"/>
          <w:b/>
          <w:bCs/>
        </w:rPr>
        <w:pPrChange w:id="569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697" w:author="MARCELO" w:date="2009-05-31T17:17:00Z"/>
          <w:rFonts w:ascii="Times New Roman" w:hAnsi="Times New Roman"/>
        </w:rPr>
        <w:pPrChange w:id="5698" w:author="MARCELO" w:date="2009-06-07T15:32:00Z">
          <w:pPr>
            <w:pBdr>
              <w:bottom w:val="single" w:sz="4" w:space="1" w:color="000000"/>
            </w:pBdr>
            <w:spacing w:line="360" w:lineRule="auto"/>
            <w:jc w:val="both"/>
          </w:pPr>
        </w:pPrChange>
      </w:pPr>
      <w:ins w:id="5699" w:author="MARCELO PEREIRA" w:date="2009-05-21T16:12:00Z">
        <w:r>
          <w:rPr>
            <w:rFonts w:ascii="Times New Roman" w:hAnsi="Times New Roman"/>
          </w:rPr>
          <w:tab/>
        </w:r>
      </w:ins>
      <w:ins w:id="5700" w:author="MARCELO PEREIRA" w:date="2009-05-21T16:13:00Z">
        <w:r>
          <w:rPr>
            <w:rFonts w:ascii="Times New Roman" w:hAnsi="Times New Roman"/>
          </w:rPr>
          <w:t>Este capítulo abordará a validação da ferramenta proposta por este trabalho. A validação será feita com base nos resultados obtidos com a utilização do sistema em um ambiente real de bancos de dados. O estudo foi feito junto ao Projeto SIG</w:t>
        </w:r>
      </w:ins>
      <w:ins w:id="5701" w:author="MARCELO PEREIRA" w:date="2009-05-21T16:14:00Z">
        <w:r>
          <w:rPr>
            <w:rFonts w:ascii="Times New Roman" w:hAnsi="Times New Roman"/>
          </w:rPr>
          <w:t xml:space="preserve">@ </w:t>
        </w:r>
      </w:ins>
      <w:ins w:id="5702" w:author="MARCELO PEREIRA" w:date="2009-05-21T16:17:00Z">
        <w:r>
          <w:rPr>
            <w:rFonts w:ascii="Times New Roman" w:hAnsi="Times New Roman"/>
          </w:rPr>
          <w:t xml:space="preserve">com o objetivo de resolver problemas de adaptação de novos integrantes ao projeto e </w:t>
        </w:r>
      </w:ins>
      <w:ins w:id="5703" w:author="MARCELO" w:date="2009-06-21T20:15:00Z">
        <w:r w:rsidR="00D90144">
          <w:rPr>
            <w:rFonts w:ascii="Times New Roman" w:hAnsi="Times New Roman"/>
          </w:rPr>
          <w:t xml:space="preserve">de </w:t>
        </w:r>
      </w:ins>
      <w:ins w:id="5704" w:author="MARCELO PEREIRA" w:date="2009-05-21T16:17:00Z">
        <w:r>
          <w:rPr>
            <w:rFonts w:ascii="Times New Roman" w:hAnsi="Times New Roman"/>
          </w:rPr>
          <w:t>manutenção de código legado.</w:t>
        </w:r>
      </w:ins>
      <w:ins w:id="5705" w:author="MARCELO" w:date="2009-06-08T22:03:00Z">
        <w:r w:rsidR="00A86B68">
          <w:rPr>
            <w:rFonts w:ascii="Times New Roman" w:hAnsi="Times New Roman"/>
          </w:rPr>
          <w:t xml:space="preserve"> Este capítulo est</w:t>
        </w:r>
      </w:ins>
      <w:ins w:id="5706" w:author="MARCELO" w:date="2009-06-08T22:04:00Z">
        <w:r w:rsidR="00A86B68">
          <w:rPr>
            <w:rFonts w:ascii="Times New Roman" w:hAnsi="Times New Roman"/>
          </w:rPr>
          <w:t>á organizado como segue. N</w:t>
        </w:r>
      </w:ins>
      <w:ins w:id="5707" w:author="MARCELO" w:date="2009-06-21T20:15:00Z">
        <w:r w:rsidR="00D90144">
          <w:rPr>
            <w:rFonts w:ascii="Times New Roman" w:hAnsi="Times New Roman"/>
          </w:rPr>
          <w:t>a</w:t>
        </w:r>
      </w:ins>
      <w:ins w:id="5708" w:author="MARCELO" w:date="2009-06-08T22:04:00Z">
        <w:r w:rsidR="00A86B68">
          <w:rPr>
            <w:rFonts w:ascii="Times New Roman" w:hAnsi="Times New Roman"/>
          </w:rPr>
          <w:t xml:space="preserve"> seção 5.1</w:t>
        </w:r>
      </w:ins>
      <w:ins w:id="5709" w:author="MARCELO" w:date="2009-06-21T20:15:00Z">
        <w:r w:rsidR="00D90144">
          <w:rPr>
            <w:rFonts w:ascii="Times New Roman" w:hAnsi="Times New Roman"/>
          </w:rPr>
          <w:t>,</w:t>
        </w:r>
      </w:ins>
      <w:ins w:id="5710" w:author="MARCELO" w:date="2009-06-08T22:04:00Z">
        <w:r w:rsidR="00A86B68">
          <w:rPr>
            <w:rFonts w:ascii="Times New Roman" w:hAnsi="Times New Roman"/>
          </w:rPr>
          <w:t xml:space="preserve"> será apresentado o Projeto SIG@, alvo do estudo contido neste capítulo. </w:t>
        </w:r>
      </w:ins>
      <w:ins w:id="5711" w:author="MARCELO" w:date="2009-06-08T22:05:00Z">
        <w:r w:rsidR="00A86B68">
          <w:rPr>
            <w:rFonts w:ascii="Times New Roman" w:hAnsi="Times New Roman"/>
          </w:rPr>
          <w:t xml:space="preserve">Em seguida, na seção 5.2 será exibido um breve resumo a respeito do esforço </w:t>
        </w:r>
      </w:ins>
      <w:ins w:id="5712" w:author="MARCELO" w:date="2009-06-21T20:16:00Z">
        <w:r w:rsidR="00D90144">
          <w:rPr>
            <w:rFonts w:ascii="Times New Roman" w:hAnsi="Times New Roman"/>
          </w:rPr>
          <w:t>necessário para o uso da</w:t>
        </w:r>
      </w:ins>
      <w:ins w:id="5713" w:author="MARCELO" w:date="2009-06-08T22:05:00Z">
        <w:r w:rsidR="00A86B68">
          <w:rPr>
            <w:rFonts w:ascii="Times New Roman" w:hAnsi="Times New Roman"/>
          </w:rPr>
          <w:t xml:space="preserve"> ferramenta PL/SQL Helper </w:t>
        </w:r>
      </w:ins>
      <w:ins w:id="5714" w:author="MARCELO" w:date="2009-06-21T20:16:00Z">
        <w:r w:rsidR="00D90144">
          <w:rPr>
            <w:rFonts w:ascii="Times New Roman" w:hAnsi="Times New Roman"/>
          </w:rPr>
          <w:t>n</w:t>
        </w:r>
      </w:ins>
      <w:ins w:id="5715" w:author="MARCELO" w:date="2009-06-08T22:05:00Z">
        <w:r w:rsidR="00A86B68">
          <w:rPr>
            <w:rFonts w:ascii="Times New Roman" w:hAnsi="Times New Roman"/>
          </w:rPr>
          <w:t xml:space="preserve">o ambiente do </w:t>
        </w:r>
      </w:ins>
      <w:ins w:id="5716" w:author="MARCELO" w:date="2009-06-08T22:06:00Z">
        <w:r w:rsidR="00A86B68">
          <w:rPr>
            <w:rFonts w:ascii="Times New Roman" w:hAnsi="Times New Roman"/>
          </w:rPr>
          <w:t xml:space="preserve">nosso </w:t>
        </w:r>
      </w:ins>
      <w:ins w:id="5717" w:author="MARCELO" w:date="2009-06-08T22:05:00Z">
        <w:r w:rsidR="00A86B68">
          <w:rPr>
            <w:rFonts w:ascii="Times New Roman" w:hAnsi="Times New Roman"/>
          </w:rPr>
          <w:t xml:space="preserve">estudo de caso. </w:t>
        </w:r>
      </w:ins>
      <w:ins w:id="5718" w:author="MARCELO" w:date="2009-06-21T20:16:00Z">
        <w:r w:rsidR="00D90144">
          <w:rPr>
            <w:rFonts w:ascii="Times New Roman" w:hAnsi="Times New Roman"/>
          </w:rPr>
          <w:t>Então</w:t>
        </w:r>
      </w:ins>
      <w:ins w:id="5719" w:author="MARCELO" w:date="2009-06-08T22:05:00Z">
        <w:r w:rsidR="00A86B68">
          <w:rPr>
            <w:rFonts w:ascii="Times New Roman" w:hAnsi="Times New Roman"/>
          </w:rPr>
          <w:t xml:space="preserve">, serão mostrados os resultados obtidos com </w:t>
        </w:r>
      </w:ins>
      <w:ins w:id="5720" w:author="MARCELO" w:date="2009-06-21T20:16:00Z">
        <w:r w:rsidR="00D90144">
          <w:rPr>
            <w:rFonts w:ascii="Times New Roman" w:hAnsi="Times New Roman"/>
          </w:rPr>
          <w:t>o desenvolvimento desta</w:t>
        </w:r>
      </w:ins>
      <w:ins w:id="5721" w:author="MARCELO" w:date="2009-06-08T22:05:00Z">
        <w:r w:rsidR="00A86B68">
          <w:rPr>
            <w:rFonts w:ascii="Times New Roman" w:hAnsi="Times New Roman"/>
          </w:rPr>
          <w:t xml:space="preserve"> aplicação</w:t>
        </w:r>
      </w:ins>
      <w:ins w:id="5722" w:author="MARCELO" w:date="2009-06-08T22:06:00Z">
        <w:r w:rsidR="00A86B68">
          <w:rPr>
            <w:rFonts w:ascii="Times New Roman" w:hAnsi="Times New Roman"/>
          </w:rPr>
          <w:t>. E por fim, na seção 5.4, será dada uma conclus</w:t>
        </w:r>
      </w:ins>
      <w:ins w:id="5723" w:author="MARCELO" w:date="2009-06-08T22:07:00Z">
        <w:r w:rsidR="00A86B68">
          <w:rPr>
            <w:rFonts w:ascii="Times New Roman" w:hAnsi="Times New Roman"/>
          </w:rPr>
          <w:t xml:space="preserve">ão </w:t>
        </w:r>
      </w:ins>
      <w:ins w:id="5724" w:author="MARCELO" w:date="2009-06-21T20:17:00Z">
        <w:r w:rsidR="00D90144">
          <w:rPr>
            <w:rFonts w:ascii="Times New Roman" w:hAnsi="Times New Roman"/>
          </w:rPr>
          <w:t>sobre os resultados do uso do PL/SQL Helper.</w:t>
        </w:r>
      </w:ins>
    </w:p>
    <w:p w:rsidR="00145304" w:rsidRDefault="00145304" w:rsidP="00EB36D3">
      <w:pPr>
        <w:spacing w:line="360" w:lineRule="auto"/>
        <w:jc w:val="both"/>
        <w:pPrChange w:id="5725"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726"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727" w:author="MARCELO" w:date="2009-06-07T15:32:00Z">
          <w:pPr>
            <w:pBdr>
              <w:bottom w:val="single" w:sz="4" w:space="1" w:color="000000"/>
            </w:pBdr>
            <w:spacing w:line="360" w:lineRule="auto"/>
            <w:jc w:val="both"/>
          </w:pPr>
        </w:pPrChange>
      </w:pPr>
      <w:ins w:id="5728" w:author="MARCELO PEREIRA" w:date="2009-05-25T12:24:00Z">
        <w:r>
          <w:rPr>
            <w:rFonts w:ascii="Times New Roman" w:hAnsi="Times New Roman"/>
          </w:rPr>
          <w:tab/>
        </w:r>
        <w:r>
          <w:rPr>
            <w:rFonts w:ascii="Times New Roman" w:hAnsi="Times New Roman"/>
            <w:b/>
            <w:bCs/>
          </w:rPr>
          <w:t>5.1 Projeto SIG@</w:t>
        </w:r>
      </w:ins>
    </w:p>
    <w:p w:rsidR="00FB039E" w:rsidRDefault="00FB039E" w:rsidP="00EB36D3">
      <w:pPr>
        <w:spacing w:line="360" w:lineRule="auto"/>
        <w:jc w:val="both"/>
        <w:pPrChange w:id="5729" w:author="MARCELO" w:date="2009-06-07T15:32:00Z">
          <w:pPr>
            <w:pBdr>
              <w:bottom w:val="single" w:sz="4" w:space="1" w:color="000000"/>
            </w:pBdr>
            <w:spacing w:line="360" w:lineRule="auto"/>
            <w:jc w:val="both"/>
          </w:pPr>
        </w:pPrChange>
      </w:pPr>
    </w:p>
    <w:p w:rsidR="009D6162" w:rsidRDefault="00FB039E" w:rsidP="00EB36D3">
      <w:pPr>
        <w:spacing w:line="360" w:lineRule="auto"/>
        <w:jc w:val="both"/>
        <w:rPr>
          <w:ins w:id="5730" w:author="MARCELO" w:date="2009-06-08T22:10:00Z"/>
          <w:rFonts w:ascii="Times New Roman" w:hAnsi="Times New Roman"/>
        </w:rPr>
        <w:pPrChange w:id="5731" w:author="MARCELO" w:date="2009-06-07T15:32:00Z">
          <w:pPr>
            <w:pBdr>
              <w:bottom w:val="single" w:sz="4" w:space="1" w:color="000000"/>
            </w:pBdr>
            <w:spacing w:line="360" w:lineRule="auto"/>
            <w:jc w:val="both"/>
          </w:pPr>
        </w:pPrChange>
      </w:pPr>
      <w:ins w:id="5732" w:author="MARCELO PEREIRA" w:date="2009-05-25T12:24:00Z">
        <w:r>
          <w:rPr>
            <w:rFonts w:ascii="Times New Roman" w:hAnsi="Times New Roman"/>
            <w:b/>
            <w:bCs/>
          </w:rPr>
          <w:tab/>
        </w:r>
        <w:r>
          <w:rPr>
            <w:rFonts w:ascii="Times New Roman" w:hAnsi="Times New Roman"/>
          </w:rPr>
          <w:t xml:space="preserve">O Sistema de Informações e Gestão Acadêmica (SIG@) é um </w:t>
        </w:r>
        <w:del w:id="5733" w:author="MARCELO" w:date="2009-05-31T17:16:00Z">
          <w:r w:rsidRPr="00145304" w:rsidDel="00145304">
            <w:rPr>
              <w:rFonts w:ascii="Times New Roman" w:hAnsi="Times New Roman"/>
              <w:i/>
              <w:rPrChange w:id="5734" w:author="MARCELO" w:date="2009-05-31T17:16:00Z">
                <w:rPr>
                  <w:rFonts w:ascii="Times New Roman" w:hAnsi="Times New Roman"/>
                </w:rPr>
              </w:rPrChange>
            </w:rPr>
            <w:delText>projeto</w:delText>
          </w:r>
        </w:del>
      </w:ins>
      <w:ins w:id="5735" w:author="MARCELO" w:date="2009-05-31T17:16:00Z">
        <w:r w:rsidR="00145304" w:rsidRPr="00145304">
          <w:rPr>
            <w:rFonts w:ascii="Times New Roman" w:hAnsi="Times New Roman"/>
            <w:i/>
            <w:rPrChange w:id="5736" w:author="MARCELO" w:date="2009-05-31T17:16:00Z">
              <w:rPr>
                <w:rFonts w:ascii="Times New Roman" w:hAnsi="Times New Roman"/>
              </w:rPr>
            </w:rPrChange>
          </w:rPr>
          <w:t>software</w:t>
        </w:r>
      </w:ins>
      <w:ins w:id="5737" w:author="MARCELO PEREIRA" w:date="2009-05-25T12:24:00Z">
        <w:r>
          <w:rPr>
            <w:rFonts w:ascii="Times New Roman" w:hAnsi="Times New Roman"/>
          </w:rPr>
          <w:t xml:space="preserve"> desenvolvido</w:t>
        </w:r>
      </w:ins>
      <w:ins w:id="5738" w:author="MARCELO PEREIRA" w:date="2009-05-25T12:25:00Z">
        <w:r>
          <w:rPr>
            <w:rFonts w:ascii="Times New Roman" w:hAnsi="Times New Roman"/>
          </w:rPr>
          <w:t xml:space="preserve"> pelo Núcleo de Tecnologia da Informação (NTI) </w:t>
        </w:r>
        <w:del w:id="5739" w:author="MARCELO" w:date="2009-06-08T22:07:00Z">
          <w:r w:rsidDel="00A86B68">
            <w:rPr>
              <w:rFonts w:ascii="Times New Roman" w:hAnsi="Times New Roman"/>
            </w:rPr>
            <w:delText>que pertence</w:delText>
          </w:r>
        </w:del>
      </w:ins>
      <w:ins w:id="5740" w:author="MARCELO" w:date="2009-06-08T22:07:00Z">
        <w:r w:rsidR="00A86B68">
          <w:rPr>
            <w:rFonts w:ascii="Times New Roman" w:hAnsi="Times New Roman"/>
          </w:rPr>
          <w:t>d</w:t>
        </w:r>
      </w:ins>
      <w:ins w:id="5741" w:author="MARCELO PEREIRA" w:date="2009-05-25T12:25:00Z">
        <w:del w:id="5742" w:author="MARCELO" w:date="2009-06-08T22:07:00Z">
          <w:r w:rsidDel="00A86B68">
            <w:rPr>
              <w:rFonts w:ascii="Times New Roman" w:hAnsi="Times New Roman"/>
            </w:rPr>
            <w:delText xml:space="preserve"> </w:delText>
          </w:r>
        </w:del>
        <w:r>
          <w:rPr>
            <w:rFonts w:ascii="Times New Roman" w:hAnsi="Times New Roman"/>
          </w:rPr>
          <w:t xml:space="preserve">a Universidade Federal de Pernambuco (UFPE). </w:t>
        </w:r>
      </w:ins>
      <w:ins w:id="5743" w:author="MARCELO PEREIRA" w:date="2009-05-25T12:26:00Z">
        <w:r>
          <w:rPr>
            <w:rFonts w:ascii="Times New Roman" w:hAnsi="Times New Roman"/>
          </w:rPr>
          <w:t xml:space="preserve">Este </w:t>
        </w:r>
        <w:r w:rsidRPr="00145304">
          <w:rPr>
            <w:rFonts w:ascii="Times New Roman" w:hAnsi="Times New Roman"/>
            <w:i/>
            <w:rPrChange w:id="5744" w:author="MARCELO" w:date="2009-05-31T17:16:00Z">
              <w:rPr>
                <w:rFonts w:ascii="Times New Roman" w:hAnsi="Times New Roman"/>
              </w:rPr>
            </w:rPrChange>
          </w:rPr>
          <w:t>software</w:t>
        </w:r>
        <w:r>
          <w:rPr>
            <w:rFonts w:ascii="Times New Roman" w:hAnsi="Times New Roman"/>
          </w:rPr>
          <w:t xml:space="preserve"> é o responsável pelas matrículas semestrais dos alunos da universidade, bem como votações, censo escolar</w:t>
        </w:r>
      </w:ins>
      <w:ins w:id="5745" w:author="MARCELO PEREIRA" w:date="2009-05-25T12:27:00Z">
        <w:r>
          <w:rPr>
            <w:rFonts w:ascii="Times New Roman" w:hAnsi="Times New Roman"/>
          </w:rPr>
          <w:t xml:space="preserve"> e resolução de processos internos da instituição. </w:t>
        </w:r>
      </w:ins>
      <w:ins w:id="5746" w:author="MARCELO PEREIRA" w:date="2009-05-25T12:29:00Z">
        <w:r>
          <w:rPr>
            <w:rFonts w:ascii="Times New Roman" w:hAnsi="Times New Roman"/>
          </w:rPr>
          <w:t xml:space="preserve">A interface gráfica de utilização foi desenvolvida em JSP e acessa um banco de dados Oracle 10g. </w:t>
        </w:r>
      </w:ins>
      <w:ins w:id="5747" w:author="MARCELO PEREIRA" w:date="2009-05-25T15:08:00Z">
        <w:r>
          <w:rPr>
            <w:rFonts w:ascii="Times New Roman" w:hAnsi="Times New Roman"/>
          </w:rPr>
          <w:t xml:space="preserve"> O sistema possui mais de quinhentas e cinquenta tabelas</w:t>
        </w:r>
      </w:ins>
      <w:ins w:id="5748" w:author="MARCELO PEREIRA" w:date="2009-05-25T15:10:00Z">
        <w:r>
          <w:rPr>
            <w:rFonts w:ascii="Times New Roman" w:hAnsi="Times New Roman"/>
          </w:rPr>
          <w:t>,</w:t>
        </w:r>
      </w:ins>
      <w:ins w:id="5749" w:author="MARCELO PEREIRA" w:date="2009-05-25T15:09:00Z">
        <w:r>
          <w:rPr>
            <w:rFonts w:ascii="Times New Roman" w:hAnsi="Times New Roman"/>
          </w:rPr>
          <w:t xml:space="preserve"> cinquenta procedimentos </w:t>
        </w:r>
      </w:ins>
      <w:ins w:id="5750" w:author="MARCELO PEREIRA" w:date="2009-05-25T15:10:00Z">
        <w:r>
          <w:rPr>
            <w:rFonts w:ascii="Times New Roman" w:hAnsi="Times New Roman"/>
          </w:rPr>
          <w:t xml:space="preserve">isolados, vinte e quatro funções isoladas, dois pacotes lógicos contendo </w:t>
        </w:r>
      </w:ins>
      <w:ins w:id="5751" w:author="MARCELO PEREIRA" w:date="2009-05-25T15:11:00Z">
        <w:r>
          <w:rPr>
            <w:rFonts w:ascii="Times New Roman" w:hAnsi="Times New Roman"/>
          </w:rPr>
          <w:t xml:space="preserve">juntos mais de quinze rotinas dividas entre funções e procedimentos e cinquenta e oito usuários com os mais variados níveis de privilégio.  </w:t>
        </w:r>
      </w:ins>
    </w:p>
    <w:p w:rsidR="00145304" w:rsidRDefault="00FB039E" w:rsidP="009D6162">
      <w:pPr>
        <w:spacing w:line="360" w:lineRule="auto"/>
        <w:ind w:firstLine="709"/>
        <w:jc w:val="both"/>
        <w:rPr>
          <w:ins w:id="5752" w:author="MARCELO" w:date="2009-05-31T17:17:00Z"/>
          <w:rFonts w:ascii="Times New Roman" w:hAnsi="Times New Roman"/>
        </w:rPr>
        <w:pPrChange w:id="5753" w:author="MARCELO" w:date="2009-06-08T22:10:00Z">
          <w:pPr>
            <w:pBdr>
              <w:bottom w:val="single" w:sz="4" w:space="1" w:color="000000"/>
            </w:pBdr>
            <w:spacing w:line="360" w:lineRule="auto"/>
            <w:jc w:val="both"/>
          </w:pPr>
        </w:pPrChange>
      </w:pPr>
      <w:ins w:id="5754" w:author="MARCELO PEREIRA" w:date="2009-05-25T15:13:00Z">
        <w:del w:id="5755" w:author="MARCELO" w:date="2009-05-31T17:16:00Z">
          <w:r w:rsidDel="00145304">
            <w:rPr>
              <w:rFonts w:ascii="Times New Roman" w:hAnsi="Times New Roman"/>
            </w:rPr>
            <w:delText>Toda essa grandiosidade</w:delText>
          </w:r>
        </w:del>
      </w:ins>
      <w:ins w:id="5756" w:author="MARCELO" w:date="2009-05-31T17:16:00Z">
        <w:r w:rsidR="00145304">
          <w:rPr>
            <w:rFonts w:ascii="Times New Roman" w:hAnsi="Times New Roman"/>
          </w:rPr>
          <w:t>O grande número de componentes e dados</w:t>
        </w:r>
      </w:ins>
      <w:ins w:id="5757" w:author="MARCELO PEREIRA" w:date="2009-05-25T15:13:00Z">
        <w:r>
          <w:rPr>
            <w:rFonts w:ascii="Times New Roman" w:hAnsi="Times New Roman"/>
          </w:rPr>
          <w:t xml:space="preserve"> </w:t>
        </w:r>
        <w:del w:id="5758" w:author="MARCELO" w:date="2009-05-31T17:16:00Z">
          <w:r w:rsidDel="00145304">
            <w:rPr>
              <w:rFonts w:ascii="Times New Roman" w:hAnsi="Times New Roman"/>
            </w:rPr>
            <w:delText>torna difícil</w:delText>
          </w:r>
        </w:del>
      </w:ins>
      <w:ins w:id="5759" w:author="MARCELO" w:date="2009-05-31T17:16:00Z">
        <w:r w:rsidR="00145304">
          <w:rPr>
            <w:rFonts w:ascii="Times New Roman" w:hAnsi="Times New Roman"/>
          </w:rPr>
          <w:t>dificulta</w:t>
        </w:r>
      </w:ins>
      <w:ins w:id="5760" w:author="MARCELO PEREIRA" w:date="2009-05-25T15:13:00Z">
        <w:r>
          <w:rPr>
            <w:rFonts w:ascii="Times New Roman" w:hAnsi="Times New Roman"/>
          </w:rPr>
          <w:t xml:space="preserve"> a familiarização do desenvolvedor com a estrutura </w:t>
        </w:r>
      </w:ins>
      <w:ins w:id="5761" w:author="MARCELO" w:date="2009-05-31T17:17:00Z">
        <w:r w:rsidR="00145304">
          <w:rPr>
            <w:rFonts w:ascii="Times New Roman" w:hAnsi="Times New Roman"/>
          </w:rPr>
          <w:t xml:space="preserve">interna </w:t>
        </w:r>
      </w:ins>
      <w:ins w:id="5762" w:author="MARCELO PEREIRA" w:date="2009-05-25T15:13:00Z">
        <w:r>
          <w:rPr>
            <w:rFonts w:ascii="Times New Roman" w:hAnsi="Times New Roman"/>
          </w:rPr>
          <w:t>do sistema. Por este motivo</w:t>
        </w:r>
      </w:ins>
      <w:ins w:id="5763" w:author="MARCELO" w:date="2009-06-08T22:07:00Z">
        <w:r w:rsidR="00A86B68">
          <w:rPr>
            <w:rFonts w:ascii="Times New Roman" w:hAnsi="Times New Roman"/>
          </w:rPr>
          <w:t>,</w:t>
        </w:r>
      </w:ins>
      <w:ins w:id="5764" w:author="MARCELO PEREIRA" w:date="2009-05-25T15:13:00Z">
        <w:r>
          <w:rPr>
            <w:rFonts w:ascii="Times New Roman" w:hAnsi="Times New Roman"/>
          </w:rPr>
          <w:t xml:space="preserve"> foi decidido </w:t>
        </w:r>
      </w:ins>
      <w:ins w:id="5765" w:author="MARCELO PEREIRA" w:date="2009-05-25T15:14:00Z">
        <w:del w:id="5766" w:author="MARCELO" w:date="2009-06-08T22:08:00Z">
          <w:r w:rsidDel="00A86B68">
            <w:rPr>
              <w:rFonts w:ascii="Times New Roman" w:hAnsi="Times New Roman"/>
            </w:rPr>
            <w:delText>aplicar o sistema proposto por este trabalho, para</w:delText>
          </w:r>
        </w:del>
      </w:ins>
      <w:ins w:id="5767" w:author="MARCELO" w:date="2009-06-08T22:08:00Z">
        <w:r w:rsidR="00A86B68">
          <w:rPr>
            <w:rFonts w:ascii="Times New Roman" w:hAnsi="Times New Roman"/>
          </w:rPr>
          <w:t>fazer uso desta aplicação para validação do protótipo de sistema</w:t>
        </w:r>
      </w:ins>
      <w:ins w:id="5768" w:author="MARCELO" w:date="2009-06-08T22:09:00Z">
        <w:r w:rsidR="00AC3C76">
          <w:rPr>
            <w:rFonts w:ascii="Times New Roman" w:hAnsi="Times New Roman"/>
          </w:rPr>
          <w:t>,</w:t>
        </w:r>
      </w:ins>
      <w:ins w:id="5769" w:author="MARCELO" w:date="2009-06-08T22:08:00Z">
        <w:r w:rsidR="00A86B68">
          <w:rPr>
            <w:rFonts w:ascii="Times New Roman" w:hAnsi="Times New Roman"/>
          </w:rPr>
          <w:t xml:space="preserve"> detalhado no capítulo anterior</w:t>
        </w:r>
      </w:ins>
      <w:ins w:id="5770" w:author="MARCELO" w:date="2009-06-08T22:09:00Z">
        <w:r w:rsidR="00AC3C76">
          <w:rPr>
            <w:rFonts w:ascii="Times New Roman" w:hAnsi="Times New Roman"/>
          </w:rPr>
          <w:t>,</w:t>
        </w:r>
      </w:ins>
      <w:ins w:id="5771" w:author="MARCELO" w:date="2009-06-08T22:08:00Z">
        <w:r w:rsidR="00A86B68">
          <w:rPr>
            <w:rFonts w:ascii="Times New Roman" w:hAnsi="Times New Roman"/>
          </w:rPr>
          <w:t xml:space="preserve"> e verificar se a partir do PL/SQL Helper</w:t>
        </w:r>
      </w:ins>
      <w:ins w:id="5772" w:author="MARCELO" w:date="2009-06-21T20:18:00Z">
        <w:r w:rsidR="00182DC1">
          <w:rPr>
            <w:rFonts w:ascii="Times New Roman" w:hAnsi="Times New Roman"/>
          </w:rPr>
          <w:t>,</w:t>
        </w:r>
      </w:ins>
      <w:ins w:id="5773" w:author="MARCELO" w:date="2009-06-08T22:08:00Z">
        <w:r w:rsidR="00A86B68">
          <w:rPr>
            <w:rFonts w:ascii="Times New Roman" w:hAnsi="Times New Roman"/>
          </w:rPr>
          <w:t xml:space="preserve"> é possível</w:t>
        </w:r>
      </w:ins>
      <w:ins w:id="5774" w:author="MARCELO PEREIRA" w:date="2009-05-25T15:14:00Z">
        <w:r>
          <w:rPr>
            <w:rFonts w:ascii="Times New Roman" w:hAnsi="Times New Roman"/>
          </w:rPr>
          <w:t xml:space="preserve"> </w:t>
        </w:r>
        <w:del w:id="5775" w:author="MARCELO" w:date="2009-05-31T17:17:00Z">
          <w:r w:rsidDel="00145304">
            <w:rPr>
              <w:rFonts w:ascii="Times New Roman" w:hAnsi="Times New Roman"/>
            </w:rPr>
            <w:delText>que</w:delText>
          </w:r>
        </w:del>
      </w:ins>
      <w:ins w:id="5776" w:author="MARCELO" w:date="2009-05-31T17:17:00Z">
        <w:r w:rsidR="00145304">
          <w:rPr>
            <w:rFonts w:ascii="Times New Roman" w:hAnsi="Times New Roman"/>
          </w:rPr>
          <w:t>facilitar</w:t>
        </w:r>
      </w:ins>
      <w:ins w:id="5777" w:author="MARCELO PEREIRA" w:date="2009-05-25T15:14:00Z">
        <w:r>
          <w:rPr>
            <w:rFonts w:ascii="Times New Roman" w:hAnsi="Times New Roman"/>
          </w:rPr>
          <w:t xml:space="preserve"> a adaptação </w:t>
        </w:r>
      </w:ins>
      <w:ins w:id="5778" w:author="MARCELO" w:date="2009-06-08T22:09:00Z">
        <w:r w:rsidR="00AC3C76">
          <w:rPr>
            <w:rFonts w:ascii="Times New Roman" w:hAnsi="Times New Roman"/>
          </w:rPr>
          <w:t xml:space="preserve">de novos desenvolvedores </w:t>
        </w:r>
      </w:ins>
      <w:ins w:id="5779" w:author="MARCELO PEREIRA" w:date="2009-05-25T15:14:00Z">
        <w:r>
          <w:rPr>
            <w:rFonts w:ascii="Times New Roman" w:hAnsi="Times New Roman"/>
          </w:rPr>
          <w:t>e manutenção do projeto</w:t>
        </w:r>
      </w:ins>
      <w:ins w:id="5780" w:author="MARCELO" w:date="2009-06-08T22:09:00Z">
        <w:r w:rsidR="00AC3C76">
          <w:rPr>
            <w:rFonts w:ascii="Times New Roman" w:hAnsi="Times New Roman"/>
          </w:rPr>
          <w:t xml:space="preserve"> SIG@</w:t>
        </w:r>
      </w:ins>
      <w:ins w:id="5781" w:author="MARCELO PEREIRA" w:date="2009-05-25T15:14:00Z">
        <w:del w:id="5782" w:author="MARCELO" w:date="2009-05-31T17:17:00Z">
          <w:r w:rsidDel="00145304">
            <w:rPr>
              <w:rFonts w:ascii="Times New Roman" w:hAnsi="Times New Roman"/>
            </w:rPr>
            <w:delText xml:space="preserve"> se torne mais fácil</w:delText>
          </w:r>
        </w:del>
        <w:r>
          <w:rPr>
            <w:rFonts w:ascii="Times New Roman" w:hAnsi="Times New Roman"/>
          </w:rPr>
          <w:t>.</w:t>
        </w:r>
      </w:ins>
    </w:p>
    <w:p w:rsidR="00145304" w:rsidRDefault="00145304" w:rsidP="00EB36D3">
      <w:pPr>
        <w:spacing w:line="360" w:lineRule="auto"/>
        <w:jc w:val="both"/>
        <w:rPr>
          <w:ins w:id="5783" w:author="MARCELO" w:date="2009-06-08T22:10:00Z"/>
        </w:rPr>
        <w:pPrChange w:id="5784" w:author="MARCELO" w:date="2009-06-07T15:32:00Z">
          <w:pPr>
            <w:pBdr>
              <w:bottom w:val="single" w:sz="4" w:space="1" w:color="000000"/>
            </w:pBdr>
            <w:spacing w:line="360" w:lineRule="auto"/>
            <w:jc w:val="both"/>
          </w:pPr>
        </w:pPrChange>
      </w:pPr>
    </w:p>
    <w:p w:rsidR="009D6162" w:rsidRDefault="009D6162" w:rsidP="00EB36D3">
      <w:pPr>
        <w:spacing w:line="360" w:lineRule="auto"/>
        <w:jc w:val="both"/>
        <w:rPr>
          <w:ins w:id="5785" w:author="MARCELO" w:date="2009-06-08T22:10:00Z"/>
        </w:rPr>
        <w:pPrChange w:id="5786" w:author="MARCELO" w:date="2009-06-07T15:32:00Z">
          <w:pPr>
            <w:pBdr>
              <w:bottom w:val="single" w:sz="4" w:space="1" w:color="000000"/>
            </w:pBdr>
            <w:spacing w:line="360" w:lineRule="auto"/>
            <w:jc w:val="both"/>
          </w:pPr>
        </w:pPrChange>
      </w:pPr>
    </w:p>
    <w:p w:rsidR="009D6162" w:rsidRDefault="009D6162" w:rsidP="00EB36D3">
      <w:pPr>
        <w:spacing w:line="360" w:lineRule="auto"/>
        <w:jc w:val="both"/>
        <w:rPr>
          <w:ins w:id="5787" w:author="MARCELO" w:date="2009-06-08T22:10:00Z"/>
        </w:rPr>
        <w:pPrChange w:id="5788" w:author="MARCELO" w:date="2009-06-07T15:32:00Z">
          <w:pPr>
            <w:pBdr>
              <w:bottom w:val="single" w:sz="4" w:space="1" w:color="000000"/>
            </w:pBdr>
            <w:spacing w:line="360" w:lineRule="auto"/>
            <w:jc w:val="both"/>
          </w:pPr>
        </w:pPrChange>
      </w:pPr>
    </w:p>
    <w:p w:rsidR="009D6162" w:rsidRDefault="009D6162" w:rsidP="00EB36D3">
      <w:pPr>
        <w:spacing w:line="360" w:lineRule="auto"/>
        <w:jc w:val="both"/>
        <w:rPr>
          <w:ins w:id="5789" w:author="MARCELO" w:date="2009-06-08T22:10:00Z"/>
        </w:rPr>
        <w:pPrChange w:id="5790" w:author="MARCELO" w:date="2009-06-07T15:32:00Z">
          <w:pPr>
            <w:pBdr>
              <w:bottom w:val="single" w:sz="4" w:space="1" w:color="000000"/>
            </w:pBdr>
            <w:spacing w:line="360" w:lineRule="auto"/>
            <w:jc w:val="both"/>
          </w:pPr>
        </w:pPrChange>
      </w:pPr>
    </w:p>
    <w:p w:rsidR="009D6162" w:rsidRDefault="009D6162" w:rsidP="00EB36D3">
      <w:pPr>
        <w:spacing w:line="360" w:lineRule="auto"/>
        <w:jc w:val="both"/>
        <w:pPrChange w:id="5791"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792"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793" w:author="MARCELO" w:date="2009-06-07T15:32:00Z">
          <w:pPr>
            <w:pBdr>
              <w:bottom w:val="single" w:sz="4" w:space="1" w:color="000000"/>
            </w:pBdr>
            <w:spacing w:line="360" w:lineRule="auto"/>
            <w:jc w:val="both"/>
          </w:pPr>
        </w:pPrChange>
      </w:pPr>
      <w:ins w:id="5794" w:author="MARCELO PEREIRA" w:date="2009-05-25T12:42:00Z">
        <w:r>
          <w:rPr>
            <w:rFonts w:ascii="Times New Roman" w:hAnsi="Times New Roman"/>
          </w:rPr>
          <w:tab/>
        </w:r>
        <w:r>
          <w:rPr>
            <w:rFonts w:ascii="Times New Roman" w:hAnsi="Times New Roman"/>
            <w:b/>
            <w:bCs/>
          </w:rPr>
          <w:t>5.2 Implantação</w:t>
        </w:r>
      </w:ins>
    </w:p>
    <w:p w:rsidR="00FB039E" w:rsidRDefault="00FB039E" w:rsidP="00EB36D3">
      <w:pPr>
        <w:spacing w:line="360" w:lineRule="auto"/>
        <w:jc w:val="both"/>
        <w:pPrChange w:id="579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796" w:author="MARCELO" w:date="2009-05-31T17:18:00Z"/>
          <w:rFonts w:ascii="Times New Roman" w:hAnsi="Times New Roman"/>
        </w:rPr>
        <w:pPrChange w:id="5797" w:author="MARCELO" w:date="2009-06-07T15:32:00Z">
          <w:pPr>
            <w:pBdr>
              <w:bottom w:val="single" w:sz="4" w:space="1" w:color="000000"/>
            </w:pBdr>
            <w:spacing w:line="360" w:lineRule="auto"/>
            <w:jc w:val="both"/>
          </w:pPr>
        </w:pPrChange>
      </w:pPr>
      <w:ins w:id="5798" w:author="MARCELO PEREIRA" w:date="2009-05-25T12:42:00Z">
        <w:r>
          <w:rPr>
            <w:rFonts w:ascii="Times New Roman" w:hAnsi="Times New Roman"/>
          </w:rPr>
          <w:tab/>
          <w:t xml:space="preserve">A ferramenta foi implantada em um usuário especificamente criado para este trabalho, visando não exibir dados de segurança do projeto. O administrador </w:t>
        </w:r>
        <w:del w:id="5799" w:author="MARCELO" w:date="2009-05-31T17:17:00Z">
          <w:r w:rsidDel="00486329">
            <w:rPr>
              <w:rFonts w:ascii="Times New Roman" w:hAnsi="Times New Roman"/>
            </w:rPr>
            <w:delText>liberou</w:delText>
          </w:r>
        </w:del>
      </w:ins>
      <w:ins w:id="5800" w:author="MARCELO" w:date="2009-05-31T17:17:00Z">
        <w:r w:rsidR="00486329">
          <w:rPr>
            <w:rFonts w:ascii="Times New Roman" w:hAnsi="Times New Roman"/>
          </w:rPr>
          <w:t>criou</w:t>
        </w:r>
      </w:ins>
      <w:ins w:id="5801" w:author="MARCELO PEREIRA" w:date="2009-05-25T12:42:00Z">
        <w:r>
          <w:rPr>
            <w:rFonts w:ascii="Times New Roman" w:hAnsi="Times New Roman"/>
          </w:rPr>
          <w:t xml:space="preserve"> um usuário com o nome “SPRINT4_UFPE” para </w:t>
        </w:r>
        <w:del w:id="5802" w:author="MARCELO" w:date="2009-06-08T22:09:00Z">
          <w:r w:rsidDel="009D6162">
            <w:rPr>
              <w:rFonts w:ascii="Times New Roman" w:hAnsi="Times New Roman"/>
            </w:rPr>
            <w:delText>aplicação</w:delText>
          </w:r>
        </w:del>
      </w:ins>
      <w:ins w:id="5803" w:author="MARCELO" w:date="2009-06-08T22:09:00Z">
        <w:r w:rsidR="009D6162">
          <w:rPr>
            <w:rFonts w:ascii="Times New Roman" w:hAnsi="Times New Roman"/>
          </w:rPr>
          <w:t>uso simulado</w:t>
        </w:r>
      </w:ins>
      <w:ins w:id="5804" w:author="MARCELO PEREIRA" w:date="2009-05-25T12:42:00Z">
        <w:r>
          <w:rPr>
            <w:rFonts w:ascii="Times New Roman" w:hAnsi="Times New Roman"/>
          </w:rPr>
          <w:t xml:space="preserve"> da ferramenta. Como o sistema é portável e não precisa de instalação, a implantação é instantânea, </w:t>
        </w:r>
        <w:del w:id="5805" w:author="MARCELO" w:date="2009-06-08T22:09:00Z">
          <w:r w:rsidDel="009D6162">
            <w:rPr>
              <w:rFonts w:ascii="Times New Roman" w:hAnsi="Times New Roman"/>
            </w:rPr>
            <w:delText>uma vez</w:delText>
          </w:r>
        </w:del>
      </w:ins>
      <w:ins w:id="5806" w:author="MARCELO" w:date="2009-06-08T22:09:00Z">
        <w:r w:rsidR="009D6162">
          <w:rPr>
            <w:rFonts w:ascii="Times New Roman" w:hAnsi="Times New Roman"/>
          </w:rPr>
          <w:t>desde</w:t>
        </w:r>
      </w:ins>
      <w:ins w:id="5807" w:author="MARCELO PEREIRA" w:date="2009-05-25T12:42:00Z">
        <w:r>
          <w:rPr>
            <w:rFonts w:ascii="Times New Roman" w:hAnsi="Times New Roman"/>
          </w:rPr>
          <w:t xml:space="preserve"> que se tenha uma conta com senha para acessar o banco de dados. Utilizando um computador interno da rede usada pelos desenvolvedores do projeto, a ferramenta foi executada. Os computadores de desenvolvimento utilizam o sistema operacional OpenSuse versão 11.0 e acessam o banco de dados diretamente através da ferramenta Oracle SQL Developer [29].</w:t>
        </w:r>
      </w:ins>
    </w:p>
    <w:p w:rsidR="00486329" w:rsidRDefault="00486329" w:rsidP="00EB36D3">
      <w:pPr>
        <w:spacing w:line="360" w:lineRule="auto"/>
        <w:jc w:val="both"/>
        <w:pPrChange w:id="5808"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809" w:author="MARCELO" w:date="2009-06-08T22:10:00Z"/>
        </w:rPr>
        <w:pPrChange w:id="5810" w:author="MARCELO" w:date="2009-06-07T15:32:00Z">
          <w:pPr>
            <w:pBdr>
              <w:bottom w:val="single" w:sz="4" w:space="1" w:color="000000"/>
            </w:pBdr>
            <w:spacing w:line="360" w:lineRule="auto"/>
            <w:jc w:val="both"/>
          </w:pPr>
        </w:pPrChange>
      </w:pPr>
    </w:p>
    <w:p w:rsidR="009D6162" w:rsidRDefault="009D6162" w:rsidP="00EB36D3">
      <w:pPr>
        <w:spacing w:line="360" w:lineRule="auto"/>
        <w:jc w:val="both"/>
        <w:pPrChange w:id="5811"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812" w:author="MARCELO" w:date="2009-06-07T15:32:00Z">
          <w:pPr>
            <w:pBdr>
              <w:bottom w:val="single" w:sz="4" w:space="1" w:color="000000"/>
            </w:pBdr>
            <w:spacing w:line="360" w:lineRule="auto"/>
            <w:jc w:val="both"/>
          </w:pPr>
        </w:pPrChange>
      </w:pPr>
      <w:ins w:id="5813" w:author="MARCELO PEREIRA" w:date="2009-05-25T12:42:00Z">
        <w:r>
          <w:rPr>
            <w:rFonts w:ascii="Times New Roman" w:hAnsi="Times New Roman"/>
          </w:rPr>
          <w:tab/>
        </w:r>
        <w:r>
          <w:rPr>
            <w:rFonts w:ascii="Times New Roman" w:hAnsi="Times New Roman"/>
            <w:b/>
            <w:bCs/>
          </w:rPr>
          <w:t>5.3 Resultados</w:t>
        </w:r>
      </w:ins>
    </w:p>
    <w:p w:rsidR="00FB039E" w:rsidRDefault="00FB039E" w:rsidP="00EB36D3">
      <w:pPr>
        <w:spacing w:line="360" w:lineRule="auto"/>
        <w:jc w:val="both"/>
        <w:pPrChange w:id="581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815" w:author="MARCELO" w:date="2009-06-08T22:10:00Z"/>
          <w:rFonts w:ascii="Times New Roman" w:hAnsi="Times New Roman"/>
        </w:rPr>
        <w:pPrChange w:id="5816" w:author="MARCELO" w:date="2009-06-07T15:32:00Z">
          <w:pPr>
            <w:pBdr>
              <w:bottom w:val="single" w:sz="4" w:space="1" w:color="000000"/>
            </w:pBdr>
            <w:spacing w:line="360" w:lineRule="auto"/>
            <w:jc w:val="both"/>
          </w:pPr>
        </w:pPrChange>
      </w:pPr>
      <w:ins w:id="5817" w:author="MARCELO PEREIRA" w:date="2009-05-25T12:42:00Z">
        <w:r>
          <w:rPr>
            <w:rFonts w:ascii="Times New Roman" w:hAnsi="Times New Roman"/>
          </w:rPr>
          <w:tab/>
          <w:t xml:space="preserve">A documentação gerada produziu documentos para dois módulos do projeto SIG@: o SIG@ Censo e o SIG@ Matrícula. Os arquivos HTML produzidos automaticamente podem ser vistos </w:t>
        </w:r>
        <w:del w:id="5818" w:author="MARCELO" w:date="2009-06-08T22:11:00Z">
          <w:r w:rsidDel="009D6162">
            <w:rPr>
              <w:rFonts w:ascii="Times New Roman" w:hAnsi="Times New Roman"/>
            </w:rPr>
            <w:delText>abaixo</w:delText>
          </w:r>
        </w:del>
      </w:ins>
      <w:ins w:id="5819" w:author="MARCELO" w:date="2009-06-08T22:11:00Z">
        <w:r w:rsidR="009D6162">
          <w:rPr>
            <w:rFonts w:ascii="Times New Roman" w:hAnsi="Times New Roman"/>
          </w:rPr>
          <w:t>na</w:t>
        </w:r>
      </w:ins>
      <w:ins w:id="5820" w:author="MARCELO" w:date="2009-06-08T22:12:00Z">
        <w:r w:rsidR="009D6162">
          <w:rPr>
            <w:rFonts w:ascii="Times New Roman" w:hAnsi="Times New Roman"/>
          </w:rPr>
          <w:t>s</w:t>
        </w:r>
      </w:ins>
      <w:ins w:id="5821" w:author="MARCELO" w:date="2009-06-08T22:11:00Z">
        <w:r w:rsidR="009D6162">
          <w:rPr>
            <w:rFonts w:ascii="Times New Roman" w:hAnsi="Times New Roman"/>
          </w:rPr>
          <w:t xml:space="preserve"> </w:t>
        </w:r>
      </w:ins>
      <w:ins w:id="5822" w:author="MARCELO" w:date="2009-06-08T22:19:00Z">
        <w:r w:rsidR="009D6162">
          <w:rPr>
            <w:rFonts w:ascii="Times New Roman" w:hAnsi="Times New Roman"/>
          </w:rPr>
          <w:t>F</w:t>
        </w:r>
      </w:ins>
      <w:ins w:id="5823" w:author="MARCELO" w:date="2009-06-08T22:11:00Z">
        <w:r w:rsidR="009D6162">
          <w:rPr>
            <w:rFonts w:ascii="Times New Roman" w:hAnsi="Times New Roman"/>
          </w:rPr>
          <w:t>igura</w:t>
        </w:r>
      </w:ins>
      <w:ins w:id="5824" w:author="MARCELO" w:date="2009-06-08T22:12:00Z">
        <w:r w:rsidR="009D6162">
          <w:rPr>
            <w:rFonts w:ascii="Times New Roman" w:hAnsi="Times New Roman"/>
          </w:rPr>
          <w:t>s</w:t>
        </w:r>
      </w:ins>
      <w:ins w:id="5825" w:author="MARCELO" w:date="2009-06-08T22:11:00Z">
        <w:r w:rsidR="009D6162">
          <w:rPr>
            <w:rFonts w:ascii="Times New Roman" w:hAnsi="Times New Roman"/>
          </w:rPr>
          <w:t xml:space="preserve"> 5.1</w:t>
        </w:r>
      </w:ins>
      <w:ins w:id="5826" w:author="MARCELO" w:date="2009-06-08T22:12:00Z">
        <w:r w:rsidR="009D6162">
          <w:rPr>
            <w:rFonts w:ascii="Times New Roman" w:hAnsi="Times New Roman"/>
          </w:rPr>
          <w:t>,</w:t>
        </w:r>
      </w:ins>
      <w:ins w:id="5827" w:author="MARCELO" w:date="2009-06-08T22:11:00Z">
        <w:r w:rsidR="009D6162">
          <w:rPr>
            <w:rFonts w:ascii="Times New Roman" w:hAnsi="Times New Roman"/>
          </w:rPr>
          <w:t xml:space="preserve"> 5.2</w:t>
        </w:r>
      </w:ins>
      <w:ins w:id="5828" w:author="MARCELO" w:date="2009-06-08T22:12:00Z">
        <w:r w:rsidR="009D6162">
          <w:rPr>
            <w:rFonts w:ascii="Times New Roman" w:hAnsi="Times New Roman"/>
          </w:rPr>
          <w:t xml:space="preserve"> e 5.3</w:t>
        </w:r>
      </w:ins>
      <w:ins w:id="5829" w:author="MARCELO" w:date="2009-06-21T20:30:00Z">
        <w:r w:rsidR="002E0296">
          <w:rPr>
            <w:rFonts w:ascii="Times New Roman" w:hAnsi="Times New Roman"/>
          </w:rPr>
          <w:t>.</w:t>
        </w:r>
      </w:ins>
      <w:ins w:id="5830" w:author="MARCELO PEREIRA" w:date="2009-05-25T12:42:00Z">
        <w:del w:id="5831" w:author="MARCELO" w:date="2009-06-21T20:30:00Z">
          <w:r w:rsidDel="002E0296">
            <w:rPr>
              <w:rFonts w:ascii="Times New Roman" w:hAnsi="Times New Roman"/>
            </w:rPr>
            <w:delText>:</w:delText>
          </w:r>
        </w:del>
      </w:ins>
    </w:p>
    <w:p w:rsidR="009D6162" w:rsidRDefault="009D6162" w:rsidP="00EB36D3">
      <w:pPr>
        <w:spacing w:line="360" w:lineRule="auto"/>
        <w:jc w:val="both"/>
        <w:rPr>
          <w:ins w:id="5832" w:author="MARCELO" w:date="2009-06-08T22:10:00Z"/>
          <w:rFonts w:ascii="Times New Roman" w:hAnsi="Times New Roman"/>
        </w:rPr>
        <w:pPrChange w:id="5833" w:author="MARCELO" w:date="2009-06-07T15:32:00Z">
          <w:pPr>
            <w:pBdr>
              <w:bottom w:val="single" w:sz="4" w:space="1" w:color="000000"/>
            </w:pBdr>
            <w:spacing w:line="360" w:lineRule="auto"/>
            <w:jc w:val="both"/>
          </w:pPr>
        </w:pPrChange>
      </w:pPr>
    </w:p>
    <w:p w:rsidR="009D6162" w:rsidRDefault="009D6162" w:rsidP="00EB36D3">
      <w:pPr>
        <w:spacing w:line="360" w:lineRule="auto"/>
        <w:jc w:val="both"/>
        <w:pPrChange w:id="5834"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835"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836" w:author="MARCELO" w:date="2009-06-07T15:32:00Z">
          <w:pPr>
            <w:pBdr>
              <w:bottom w:val="single" w:sz="4" w:space="1" w:color="000000"/>
            </w:pBdr>
            <w:spacing w:line="360" w:lineRule="auto"/>
            <w:jc w:val="both"/>
          </w:pPr>
        </w:pPrChange>
      </w:pPr>
      <w:r>
        <w:pict>
          <v:shape id="_x0000_s1047" type="#_x0000_t202" style="position:absolute;left:0;text-align:left;margin-left:0;margin-top:7pt;width:498.5pt;height:162.3pt;z-index:251654656;mso-wrap-distance-left:0;mso-wrap-distance-right:0;mso-position-horizontal:center" stroked="f">
            <v:fill color2="black"/>
            <v:textbox inset="0,0,0,0">
              <w:txbxContent>
                <w:p w:rsidR="00A34298" w:rsidRDefault="006C3C68" w:rsidP="002664BC">
                  <w:pPr>
                    <w:pStyle w:val="Caption"/>
                    <w:keepNext/>
                    <w:rPr>
                      <w:ins w:id="5837" w:author="MARCELO" w:date="2009-06-21T20:18:00Z"/>
                    </w:rPr>
                    <w:pPrChange w:id="5838" w:author="MARCELO" w:date="2009-06-21T20:18:00Z">
                      <w:pPr>
                        <w:pStyle w:val="Caption"/>
                      </w:pPr>
                    </w:pPrChange>
                  </w:pPr>
                  <w:r>
                    <w:rPr>
                      <w:noProof/>
                      <w:lang w:eastAsia="pt-BR"/>
                    </w:rPr>
                    <w:drawing>
                      <wp:inline distT="0" distB="0" distL="0" distR="0">
                        <wp:extent cx="6326505" cy="180784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6326505" cy="1807845"/>
                                </a:xfrm>
                                <a:prstGeom prst="rect">
                                  <a:avLst/>
                                </a:prstGeom>
                                <a:solidFill>
                                  <a:srgbClr val="FFFFFF"/>
                                </a:solidFill>
                                <a:ln w="9525">
                                  <a:noFill/>
                                  <a:miter lim="800000"/>
                                  <a:headEnd/>
                                  <a:tailEnd/>
                                </a:ln>
                              </pic:spPr>
                            </pic:pic>
                          </a:graphicData>
                        </a:graphic>
                      </wp:inline>
                    </w:drawing>
                  </w:r>
                </w:p>
                <w:p w:rsidR="00A34298" w:rsidRDefault="00A34298" w:rsidP="002664BC">
                  <w:pPr>
                    <w:pStyle w:val="Legenda"/>
                    <w:rPr>
                      <w:ins w:id="5839" w:author="MARCELO" w:date="2009-06-21T20:18:00Z"/>
                    </w:rPr>
                  </w:pPr>
                  <w:ins w:id="5840" w:author="MARCELO" w:date="2009-06-21T20:18:00Z">
                    <w:r w:rsidRPr="00967BE6">
                      <w:t>Figura 5.1 - Pagina Inicial da documentação Web do SIG@</w:t>
                    </w:r>
                  </w:ins>
                </w:p>
                <w:p w:rsidR="00A34298" w:rsidRDefault="00A34298">
                  <w:pPr>
                    <w:pStyle w:val="Caption"/>
                  </w:pPr>
                  <w:del w:id="5841" w:author="MARCELO" w:date="2009-05-31T16:48:00Z">
                    <w:r w:rsidDel="00B71915">
                      <w:delText>Figura 10.0 - Pagina Inicial da documentação Web do SIG@</w:delText>
                    </w:r>
                  </w:del>
                </w:p>
              </w:txbxContent>
            </v:textbox>
            <w10:wrap type="square" side="largest"/>
          </v:shape>
        </w:pict>
      </w:r>
    </w:p>
    <w:p w:rsidR="00FB039E" w:rsidRDefault="00FB039E" w:rsidP="00EB36D3">
      <w:pPr>
        <w:spacing w:line="360" w:lineRule="auto"/>
        <w:jc w:val="both"/>
        <w:rPr>
          <w:ins w:id="5842" w:author="MARCELO" w:date="2009-06-21T20:27:00Z"/>
        </w:rPr>
        <w:pPrChange w:id="5843"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44" w:author="MARCELO" w:date="2009-06-21T20:27:00Z"/>
        </w:rPr>
        <w:pPrChange w:id="5845"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46" w:author="MARCELO" w:date="2009-06-21T20:27:00Z"/>
        </w:rPr>
        <w:pPrChange w:id="5847" w:author="MARCELO" w:date="2009-06-07T15:32:00Z">
          <w:pPr>
            <w:pBdr>
              <w:bottom w:val="single" w:sz="4" w:space="1" w:color="000000"/>
            </w:pBdr>
            <w:spacing w:line="360" w:lineRule="auto"/>
            <w:jc w:val="both"/>
          </w:pPr>
        </w:pPrChange>
      </w:pPr>
    </w:p>
    <w:p w:rsidR="00586952" w:rsidRDefault="00586952" w:rsidP="00EB36D3">
      <w:pPr>
        <w:spacing w:line="360" w:lineRule="auto"/>
        <w:jc w:val="both"/>
        <w:pPrChange w:id="5848" w:author="MARCELO" w:date="2009-06-07T15:32:00Z">
          <w:pPr>
            <w:pBdr>
              <w:bottom w:val="single" w:sz="4" w:space="1" w:color="000000"/>
            </w:pBdr>
            <w:spacing w:line="360" w:lineRule="auto"/>
            <w:jc w:val="both"/>
          </w:pPr>
        </w:pPrChange>
      </w:pPr>
    </w:p>
    <w:p w:rsidR="00586952" w:rsidRDefault="006C3C68" w:rsidP="00586952">
      <w:pPr>
        <w:keepNext/>
        <w:spacing w:line="360" w:lineRule="auto"/>
        <w:jc w:val="both"/>
        <w:rPr>
          <w:ins w:id="5849" w:author="MARCELO" w:date="2009-06-21T20:26:00Z"/>
        </w:rPr>
        <w:pPrChange w:id="5850" w:author="MARCELO" w:date="2009-06-21T20:26:00Z">
          <w:pPr>
            <w:spacing w:line="360" w:lineRule="auto"/>
            <w:jc w:val="both"/>
          </w:pPr>
        </w:pPrChange>
      </w:pPr>
      <w:ins w:id="5851" w:author="MARCELO" w:date="2009-06-21T20:26:00Z">
        <w:r>
          <w:rPr>
            <w:noProof/>
            <w:lang w:eastAsia="pt-BR"/>
          </w:rPr>
          <w:drawing>
            <wp:inline distT="0" distB="0" distL="0" distR="0">
              <wp:extent cx="6326505" cy="6304915"/>
              <wp:effectExtent l="19050" t="0" r="0" b="0"/>
              <wp:docPr id="28" name="Imagem 28" descr="c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enso"/>
                      <pic:cNvPicPr>
                        <a:picLocks noChangeAspect="1" noChangeArrowheads="1"/>
                      </pic:cNvPicPr>
                    </pic:nvPicPr>
                    <pic:blipFill>
                      <a:blip r:embed="rId28"/>
                      <a:srcRect/>
                      <a:stretch>
                        <a:fillRect/>
                      </a:stretch>
                    </pic:blipFill>
                    <pic:spPr bwMode="auto">
                      <a:xfrm>
                        <a:off x="0" y="0"/>
                        <a:ext cx="6326505" cy="6304915"/>
                      </a:xfrm>
                      <a:prstGeom prst="rect">
                        <a:avLst/>
                      </a:prstGeom>
                      <a:noFill/>
                      <a:ln w="9525">
                        <a:noFill/>
                        <a:miter lim="800000"/>
                        <a:headEnd/>
                        <a:tailEnd/>
                      </a:ln>
                    </pic:spPr>
                  </pic:pic>
                </a:graphicData>
              </a:graphic>
            </wp:inline>
          </w:drawing>
        </w:r>
      </w:ins>
    </w:p>
    <w:p w:rsidR="00586952" w:rsidRDefault="00586952" w:rsidP="00586952">
      <w:pPr>
        <w:pStyle w:val="Legenda"/>
        <w:jc w:val="both"/>
        <w:rPr>
          <w:ins w:id="5852" w:author="MARCELO" w:date="2009-06-21T20:26:00Z"/>
        </w:rPr>
        <w:pPrChange w:id="5853" w:author="MARCELO" w:date="2009-06-21T20:26:00Z">
          <w:pPr>
            <w:pBdr>
              <w:bottom w:val="single" w:sz="4" w:space="1" w:color="000000"/>
            </w:pBdr>
            <w:spacing w:line="360" w:lineRule="auto"/>
            <w:jc w:val="both"/>
          </w:pPr>
        </w:pPrChange>
      </w:pPr>
      <w:ins w:id="5854" w:author="MARCELO" w:date="2009-06-21T20:26:00Z">
        <w:r w:rsidRPr="00035E19">
          <w:t>Figura 5.2 - Página de documentação para o Pacote de CENSO do SIG@</w:t>
        </w:r>
      </w:ins>
    </w:p>
    <w:p w:rsidR="00586952" w:rsidRDefault="00586952" w:rsidP="00EB36D3">
      <w:pPr>
        <w:spacing w:line="360" w:lineRule="auto"/>
        <w:jc w:val="both"/>
        <w:rPr>
          <w:ins w:id="5855" w:author="MARCELO" w:date="2009-06-21T20:26:00Z"/>
        </w:rPr>
        <w:pPrChange w:id="5856"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57" w:author="MARCELO" w:date="2009-06-21T20:26:00Z"/>
        </w:rPr>
        <w:pPrChange w:id="5858"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59" w:author="MARCELO" w:date="2009-06-21T20:26:00Z"/>
        </w:rPr>
        <w:pPrChange w:id="5860"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61" w:author="MARCELO" w:date="2009-06-21T20:29:00Z"/>
        </w:rPr>
        <w:pPrChange w:id="5862"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63" w:author="MARCELO" w:date="2009-06-21T20:29:00Z"/>
        </w:rPr>
        <w:pPrChange w:id="5864"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65" w:author="MARCELO" w:date="2009-06-21T20:26:00Z"/>
        </w:rPr>
        <w:pPrChange w:id="5866" w:author="MARCELO" w:date="2009-06-07T15:32:00Z">
          <w:pPr>
            <w:pBdr>
              <w:bottom w:val="single" w:sz="4" w:space="1" w:color="000000"/>
            </w:pBdr>
            <w:spacing w:line="360" w:lineRule="auto"/>
            <w:jc w:val="both"/>
          </w:pPr>
        </w:pPrChange>
      </w:pPr>
    </w:p>
    <w:p w:rsidR="00FB039E" w:rsidDel="00586952" w:rsidRDefault="009D6162" w:rsidP="00EB36D3">
      <w:pPr>
        <w:spacing w:line="360" w:lineRule="auto"/>
        <w:jc w:val="both"/>
        <w:rPr>
          <w:del w:id="5867" w:author="MARCELO" w:date="2009-06-21T20:19:00Z"/>
        </w:rPr>
        <w:pPrChange w:id="5868" w:author="MARCELO" w:date="2009-06-07T15:32:00Z">
          <w:pPr>
            <w:pBdr>
              <w:bottom w:val="single" w:sz="4" w:space="1" w:color="000000"/>
            </w:pBdr>
            <w:spacing w:line="360" w:lineRule="auto"/>
            <w:jc w:val="both"/>
          </w:pPr>
        </w:pPrChange>
      </w:pPr>
      <w:del w:id="5869" w:author="MARCELO" w:date="2009-06-21T20:26:00Z">
        <w:r w:rsidDel="00586952">
          <w:pict>
            <v:shape id="_x0000_s1049" type="#_x0000_t202" style="position:absolute;left:0;text-align:left;margin-left:.05pt;margin-top:315pt;width:498.5pt;height:322pt;z-index:251656704;mso-wrap-distance-left:0;mso-wrap-distance-right:0" stroked="f">
              <v:fill color2="black"/>
              <v:textbox inset="0,0,0,0">
                <w:txbxContent>
                  <w:p w:rsidR="00A34298" w:rsidRDefault="006C3C68">
                    <w:pPr>
                      <w:pStyle w:val="Caption"/>
                    </w:pPr>
                    <w:del w:id="5870" w:author="MARCELO" w:date="2009-06-21T20:26:00Z">
                      <w:r>
                        <w:rPr>
                          <w:noProof/>
                          <w:lang w:eastAsia="pt-BR"/>
                        </w:rPr>
                        <w:drawing>
                          <wp:inline distT="0" distB="0" distL="0" distR="0">
                            <wp:extent cx="6326505" cy="3838575"/>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6326505" cy="3838575"/>
                                    </a:xfrm>
                                    <a:prstGeom prst="rect">
                                      <a:avLst/>
                                    </a:prstGeom>
                                    <a:solidFill>
                                      <a:srgbClr val="FFFFFF"/>
                                    </a:solidFill>
                                    <a:ln w="9525">
                                      <a:noFill/>
                                      <a:miter lim="800000"/>
                                      <a:headEnd/>
                                      <a:tailEnd/>
                                    </a:ln>
                                  </pic:spPr>
                                </pic:pic>
                              </a:graphicData>
                            </a:graphic>
                          </wp:inline>
                        </w:drawing>
                      </w:r>
                    </w:del>
                    <w:del w:id="5871" w:author="MARCELO" w:date="2009-05-31T16:49:00Z">
                      <w:r w:rsidR="00A34298" w:rsidDel="00B71915">
                        <w:delText>Figura 12.0 -Continuação da documentação para o Pacote de CENSO do SIG@</w:delText>
                      </w:r>
                    </w:del>
                  </w:p>
                </w:txbxContent>
              </v:textbox>
              <w10:wrap type="square" side="largest"/>
            </v:shape>
          </w:pict>
        </w:r>
        <w:r w:rsidR="00FB039E" w:rsidDel="00586952">
          <w:pict>
            <v:shape id="_x0000_s1048" type="#_x0000_t202" style="position:absolute;left:0;text-align:left;margin-left:0;margin-top:0;width:498.5pt;height:286.65pt;z-index:251655680;mso-wrap-distance-left:0;mso-wrap-distance-right:0;mso-position-horizontal:center" stroked="f">
              <v:fill color2="black"/>
              <v:textbox inset="0,0,0,0">
                <w:txbxContent>
                  <w:p w:rsidR="00A34298" w:rsidRDefault="006C3C68">
                    <w:pPr>
                      <w:pStyle w:val="Caption"/>
                    </w:pPr>
                    <w:del w:id="5872" w:author="MARCELO" w:date="2009-06-21T20:26:00Z">
                      <w:r>
                        <w:rPr>
                          <w:noProof/>
                          <w:lang w:eastAsia="pt-BR"/>
                        </w:rPr>
                        <w:drawing>
                          <wp:inline distT="0" distB="0" distL="0" distR="0">
                            <wp:extent cx="6337300" cy="3381375"/>
                            <wp:effectExtent l="1905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6337300" cy="3381375"/>
                                    </a:xfrm>
                                    <a:prstGeom prst="rect">
                                      <a:avLst/>
                                    </a:prstGeom>
                                    <a:solidFill>
                                      <a:srgbClr val="FFFFFF"/>
                                    </a:solidFill>
                                    <a:ln w="9525">
                                      <a:noFill/>
                                      <a:miter lim="800000"/>
                                      <a:headEnd/>
                                      <a:tailEnd/>
                                    </a:ln>
                                  </pic:spPr>
                                </pic:pic>
                              </a:graphicData>
                            </a:graphic>
                          </wp:inline>
                        </w:drawing>
                      </w:r>
                    </w:del>
                    <w:del w:id="5873" w:author="MARCELO" w:date="2009-05-31T16:48:00Z">
                      <w:r w:rsidR="00A34298" w:rsidDel="00B71915">
                        <w:delText>Figura 11.0 - Página de documentação para o Pacote de CENSO do SIG@</w:delText>
                      </w:r>
                    </w:del>
                  </w:p>
                </w:txbxContent>
              </v:textbox>
              <w10:wrap type="square" side="largest"/>
            </v:shape>
          </w:pict>
        </w:r>
      </w:del>
    </w:p>
    <w:p w:rsidR="00FB039E" w:rsidDel="00586952" w:rsidRDefault="00FB039E" w:rsidP="00EB36D3">
      <w:pPr>
        <w:spacing w:line="360" w:lineRule="auto"/>
        <w:jc w:val="both"/>
        <w:rPr>
          <w:del w:id="5874" w:author="MARCELO" w:date="2009-06-21T20:27:00Z"/>
        </w:rPr>
        <w:pPrChange w:id="5875" w:author="MARCELO" w:date="2009-06-07T15:32:00Z">
          <w:pPr>
            <w:pBdr>
              <w:bottom w:val="single" w:sz="4" w:space="1" w:color="000000"/>
            </w:pBdr>
            <w:spacing w:line="360" w:lineRule="auto"/>
            <w:jc w:val="both"/>
          </w:pPr>
        </w:pPrChange>
      </w:pPr>
    </w:p>
    <w:p w:rsidR="00FB039E" w:rsidDel="00586952" w:rsidRDefault="00FB039E" w:rsidP="00EB36D3">
      <w:pPr>
        <w:spacing w:line="360" w:lineRule="auto"/>
        <w:jc w:val="both"/>
        <w:rPr>
          <w:del w:id="5876" w:author="MARCELO" w:date="2009-06-21T20:27:00Z"/>
        </w:rPr>
        <w:pPrChange w:id="5877"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878" w:author="MARCELO" w:date="2009-06-07T15:32:00Z">
          <w:pPr>
            <w:pBdr>
              <w:bottom w:val="single" w:sz="4" w:space="1" w:color="000000"/>
            </w:pBdr>
            <w:spacing w:line="360" w:lineRule="auto"/>
            <w:jc w:val="both"/>
          </w:pPr>
        </w:pPrChange>
      </w:pPr>
      <w:del w:id="5879" w:author="MARCELO" w:date="2009-06-21T20:28:00Z">
        <w:r w:rsidDel="00586952">
          <w:pict>
            <v:shape id="_x0000_s1050" type="#_x0000_t202" style="position:absolute;left:0;text-align:left;margin-left:0;margin-top:0;width:498.5pt;height:262.15pt;z-index:251657728;mso-wrap-distance-left:0;mso-wrap-distance-right:0;mso-position-horizontal:center" stroked="f">
              <v:fill color2="black"/>
              <v:textbox inset="0,0,0,0">
                <w:txbxContent>
                  <w:p w:rsidR="00A34298" w:rsidRDefault="006C3C68">
                    <w:pPr>
                      <w:pStyle w:val="Caption"/>
                    </w:pPr>
                    <w:del w:id="5880" w:author="MARCELO" w:date="2009-06-21T20:28:00Z">
                      <w:r>
                        <w:rPr>
                          <w:noProof/>
                          <w:lang w:eastAsia="pt-BR"/>
                        </w:rPr>
                        <w:drawing>
                          <wp:inline distT="0" distB="0" distL="0" distR="0">
                            <wp:extent cx="6337300" cy="3072765"/>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6337300" cy="3072765"/>
                                    </a:xfrm>
                                    <a:prstGeom prst="rect">
                                      <a:avLst/>
                                    </a:prstGeom>
                                    <a:solidFill>
                                      <a:srgbClr val="FFFFFF"/>
                                    </a:solidFill>
                                    <a:ln w="9525">
                                      <a:noFill/>
                                      <a:miter lim="800000"/>
                                      <a:headEnd/>
                                      <a:tailEnd/>
                                    </a:ln>
                                  </pic:spPr>
                                </pic:pic>
                              </a:graphicData>
                            </a:graphic>
                          </wp:inline>
                        </w:drawing>
                      </w:r>
                    </w:del>
                    <w:del w:id="5881" w:author="MARCELO" w:date="2009-05-31T16:49:00Z">
                      <w:r w:rsidR="00A34298" w:rsidDel="00B71915">
                        <w:delText>Figura 13.0 - Página de documentação para o Pacote de Matrícula do SIG@</w:delText>
                      </w:r>
                    </w:del>
                  </w:p>
                </w:txbxContent>
              </v:textbox>
              <w10:wrap type="square" side="largest"/>
            </v:shape>
          </w:pict>
        </w:r>
      </w:del>
    </w:p>
    <w:p w:rsidR="00586952" w:rsidRDefault="00FB039E" w:rsidP="00586952">
      <w:pPr>
        <w:keepNext/>
        <w:spacing w:line="360" w:lineRule="auto"/>
        <w:jc w:val="both"/>
        <w:rPr>
          <w:ins w:id="5882" w:author="MARCELO" w:date="2009-06-21T20:29:00Z"/>
        </w:rPr>
        <w:pPrChange w:id="5883" w:author="MARCELO" w:date="2009-06-21T20:29:00Z">
          <w:pPr>
            <w:spacing w:line="360" w:lineRule="auto"/>
            <w:jc w:val="both"/>
          </w:pPr>
        </w:pPrChange>
      </w:pPr>
      <w:ins w:id="5884" w:author="MARCELO PEREIRA" w:date="2009-05-25T12:42:00Z">
        <w:r>
          <w:rPr>
            <w:rFonts w:ascii="Times New Roman" w:hAnsi="Times New Roman"/>
          </w:rPr>
          <w:tab/>
        </w:r>
      </w:ins>
      <w:ins w:id="5885" w:author="MARCELO" w:date="2009-06-21T20:29:00Z">
        <w:r w:rsidR="006C3C68">
          <w:rPr>
            <w:rFonts w:ascii="Times New Roman" w:hAnsi="Times New Roman"/>
            <w:noProof/>
            <w:lang w:eastAsia="pt-BR"/>
          </w:rPr>
          <w:drawing>
            <wp:inline distT="0" distB="0" distL="0" distR="0">
              <wp:extent cx="6326505" cy="6273165"/>
              <wp:effectExtent l="19050" t="0" r="0" b="0"/>
              <wp:docPr id="29" name="Imagem 29" descr="matri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tricula"/>
                      <pic:cNvPicPr>
                        <a:picLocks noChangeAspect="1" noChangeArrowheads="1"/>
                      </pic:cNvPicPr>
                    </pic:nvPicPr>
                    <pic:blipFill>
                      <a:blip r:embed="rId32"/>
                      <a:srcRect/>
                      <a:stretch>
                        <a:fillRect/>
                      </a:stretch>
                    </pic:blipFill>
                    <pic:spPr bwMode="auto">
                      <a:xfrm>
                        <a:off x="0" y="0"/>
                        <a:ext cx="6326505" cy="6273165"/>
                      </a:xfrm>
                      <a:prstGeom prst="rect">
                        <a:avLst/>
                      </a:prstGeom>
                      <a:noFill/>
                      <a:ln w="9525">
                        <a:noFill/>
                        <a:miter lim="800000"/>
                        <a:headEnd/>
                        <a:tailEnd/>
                      </a:ln>
                    </pic:spPr>
                  </pic:pic>
                </a:graphicData>
              </a:graphic>
            </wp:inline>
          </w:drawing>
        </w:r>
      </w:ins>
    </w:p>
    <w:p w:rsidR="00FB039E" w:rsidRDefault="00586952" w:rsidP="00586952">
      <w:pPr>
        <w:pStyle w:val="Legenda"/>
        <w:jc w:val="both"/>
        <w:pPrChange w:id="5886" w:author="MARCELO" w:date="2009-06-21T20:29:00Z">
          <w:pPr>
            <w:pBdr>
              <w:bottom w:val="single" w:sz="4" w:space="1" w:color="000000"/>
            </w:pBdr>
            <w:spacing w:line="360" w:lineRule="auto"/>
            <w:jc w:val="both"/>
          </w:pPr>
        </w:pPrChange>
      </w:pPr>
      <w:ins w:id="5887" w:author="MARCELO" w:date="2009-06-21T20:29:00Z">
        <w:r w:rsidRPr="00476BAD">
          <w:t>Figura 5.3 - Página de documentação para o Pacote de Matrícula do SIG@</w:t>
        </w:r>
      </w:ins>
    </w:p>
    <w:p w:rsidR="00586952" w:rsidRDefault="00586952" w:rsidP="00EB36D3">
      <w:pPr>
        <w:spacing w:line="360" w:lineRule="auto"/>
        <w:jc w:val="both"/>
        <w:rPr>
          <w:ins w:id="5888" w:author="MARCELO" w:date="2009-06-21T20:28:00Z"/>
        </w:rPr>
        <w:pPrChange w:id="5889"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90" w:author="MARCELO" w:date="2009-06-21T20:28:00Z"/>
        </w:rPr>
        <w:pPrChange w:id="5891"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92" w:author="MARCELO" w:date="2009-06-21T20:28:00Z"/>
        </w:rPr>
        <w:pPrChange w:id="5893" w:author="MARCELO" w:date="2009-06-07T15:32:00Z">
          <w:pPr>
            <w:pBdr>
              <w:bottom w:val="single" w:sz="4" w:space="1" w:color="000000"/>
            </w:pBdr>
            <w:spacing w:line="360" w:lineRule="auto"/>
            <w:jc w:val="both"/>
          </w:pPr>
        </w:pPrChange>
      </w:pPr>
    </w:p>
    <w:p w:rsidR="00586952" w:rsidRDefault="00586952" w:rsidP="00EB36D3">
      <w:pPr>
        <w:spacing w:line="360" w:lineRule="auto"/>
        <w:jc w:val="both"/>
        <w:rPr>
          <w:ins w:id="5894" w:author="MARCELO" w:date="2009-06-21T20:28:00Z"/>
        </w:rPr>
        <w:pPrChange w:id="5895" w:author="MARCELO" w:date="2009-06-07T15:32:00Z">
          <w:pPr>
            <w:pBdr>
              <w:bottom w:val="single" w:sz="4" w:space="1" w:color="000000"/>
            </w:pBdr>
            <w:spacing w:line="360" w:lineRule="auto"/>
            <w:jc w:val="both"/>
          </w:pPr>
        </w:pPrChange>
      </w:pPr>
    </w:p>
    <w:p w:rsidR="00FB039E" w:rsidDel="002E0296" w:rsidRDefault="00FB039E" w:rsidP="00EB36D3">
      <w:pPr>
        <w:spacing w:line="360" w:lineRule="auto"/>
        <w:jc w:val="both"/>
        <w:rPr>
          <w:del w:id="5896" w:author="MARCELO" w:date="2009-06-21T20:30:00Z"/>
        </w:rPr>
        <w:pPrChange w:id="5897" w:author="MARCELO" w:date="2009-06-07T15:32:00Z">
          <w:pPr>
            <w:pBdr>
              <w:bottom w:val="single" w:sz="4" w:space="1" w:color="000000"/>
            </w:pBdr>
            <w:spacing w:line="360" w:lineRule="auto"/>
            <w:jc w:val="both"/>
          </w:pPr>
        </w:pPrChange>
      </w:pPr>
      <w:del w:id="5898" w:author="MARCELO" w:date="2009-06-21T20:28:00Z">
        <w:r w:rsidDel="00586952">
          <w:pict>
            <v:shape id="_x0000_s1051" type="#_x0000_t202" style="position:absolute;left:0;text-align:left;margin-left:0;margin-top:7pt;width:498.5pt;height:325.05pt;z-index:251658752;mso-wrap-distance-left:0;mso-wrap-distance-right:0;mso-position-horizontal:center" stroked="f">
              <v:fill color2="black"/>
              <v:textbox inset="0,0,0,0">
                <w:txbxContent>
                  <w:p w:rsidR="00A34298" w:rsidRDefault="00A34298" w:rsidP="00B71915">
                    <w:pPr>
                      <w:pStyle w:val="Legenda"/>
                      <w:keepNext/>
                      <w:rPr>
                        <w:ins w:id="5899" w:author="MARCELO" w:date="2009-05-31T16:49:00Z"/>
                      </w:rPr>
                      <w:pPrChange w:id="5900" w:author="MARCELO" w:date="2009-05-31T16:49:00Z">
                        <w:pPr>
                          <w:pStyle w:val="Legenda"/>
                        </w:pPr>
                      </w:pPrChange>
                    </w:pPr>
                    <w:ins w:id="5901" w:author="MARCELO" w:date="2009-05-31T16:49:00Z">
                      <w:r w:rsidRPr="005F3C14">
                        <w:t xml:space="preserve">Figura </w:t>
                      </w:r>
                    </w:ins>
                    <w:ins w:id="5902" w:author="MARCELO" w:date="2009-06-08T22:12:00Z">
                      <w:r>
                        <w:t>5.3b</w:t>
                      </w:r>
                    </w:ins>
                    <w:ins w:id="5903" w:author="MARCELO" w:date="2009-05-31T16:49:00Z">
                      <w:r w:rsidRPr="005F3C14">
                        <w:t xml:space="preserve"> - Continuação para o Pacote de Matrícula do SIG@</w:t>
                      </w:r>
                    </w:ins>
                  </w:p>
                  <w:p w:rsidR="00A34298" w:rsidRDefault="006C3C68">
                    <w:pPr>
                      <w:pStyle w:val="Caption"/>
                    </w:pPr>
                    <w:del w:id="5904" w:author="MARCELO" w:date="2009-06-21T20:28:00Z">
                      <w:r>
                        <w:rPr>
                          <w:noProof/>
                          <w:lang w:eastAsia="pt-BR"/>
                        </w:rPr>
                        <w:drawing>
                          <wp:inline distT="0" distB="0" distL="0" distR="0">
                            <wp:extent cx="6326505" cy="3870325"/>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6326505" cy="3870325"/>
                                    </a:xfrm>
                                    <a:prstGeom prst="rect">
                                      <a:avLst/>
                                    </a:prstGeom>
                                    <a:solidFill>
                                      <a:srgbClr val="FFFFFF"/>
                                    </a:solidFill>
                                    <a:ln w="9525">
                                      <a:noFill/>
                                      <a:miter lim="800000"/>
                                      <a:headEnd/>
                                      <a:tailEnd/>
                                    </a:ln>
                                  </pic:spPr>
                                </pic:pic>
                              </a:graphicData>
                            </a:graphic>
                          </wp:inline>
                        </w:drawing>
                      </w:r>
                    </w:del>
                    <w:del w:id="5905" w:author="MARCELO" w:date="2009-05-31T16:49:00Z">
                      <w:r w:rsidR="00A34298" w:rsidDel="00B71915">
                        <w:delText>Figura 14.0 - Continuação para o Pacote de Matrícula do SIG@</w:delText>
                      </w:r>
                    </w:del>
                  </w:p>
                </w:txbxContent>
              </v:textbox>
              <w10:wrap type="square" side="largest"/>
            </v:shape>
          </w:pict>
        </w:r>
      </w:del>
    </w:p>
    <w:p w:rsidR="00FB039E" w:rsidDel="002E0296" w:rsidRDefault="00FB039E" w:rsidP="00EB36D3">
      <w:pPr>
        <w:spacing w:line="360" w:lineRule="auto"/>
        <w:jc w:val="both"/>
        <w:rPr>
          <w:del w:id="5906" w:author="MARCELO" w:date="2009-06-21T20:30:00Z"/>
        </w:rPr>
        <w:pPrChange w:id="5907" w:author="MARCELO" w:date="2009-06-07T15:32:00Z">
          <w:pPr>
            <w:pBdr>
              <w:bottom w:val="single" w:sz="4" w:space="1" w:color="000000"/>
            </w:pBdr>
            <w:spacing w:line="360" w:lineRule="auto"/>
            <w:jc w:val="both"/>
          </w:pPr>
        </w:pPrChange>
      </w:pPr>
    </w:p>
    <w:p w:rsidR="00CF1266" w:rsidRDefault="00CF1266" w:rsidP="00EB36D3">
      <w:pPr>
        <w:spacing w:line="360" w:lineRule="auto"/>
        <w:jc w:val="both"/>
        <w:rPr>
          <w:ins w:id="5908" w:author="MARCELO" w:date="2009-05-31T17:19:00Z"/>
          <w:rFonts w:ascii="Times New Roman" w:hAnsi="Times New Roman"/>
        </w:rPr>
        <w:pPrChange w:id="5909" w:author="MARCELO" w:date="2009-06-07T15:32:00Z">
          <w:pPr>
            <w:pBdr>
              <w:bottom w:val="single" w:sz="4" w:space="1" w:color="000000"/>
            </w:pBdr>
            <w:spacing w:line="360" w:lineRule="auto"/>
            <w:jc w:val="both"/>
          </w:pPr>
        </w:pPrChange>
      </w:pPr>
      <w:ins w:id="5910" w:author="MARCELO" w:date="2009-05-31T17:19:00Z">
        <w:r>
          <w:rPr>
            <w:rFonts w:ascii="Times New Roman" w:hAnsi="Times New Roman"/>
          </w:rPr>
          <w:t xml:space="preserve">É possível notar nas </w:t>
        </w:r>
      </w:ins>
      <w:ins w:id="5911" w:author="MARCELO" w:date="2009-06-08T22:18:00Z">
        <w:r w:rsidR="009D6162">
          <w:rPr>
            <w:rFonts w:ascii="Times New Roman" w:hAnsi="Times New Roman"/>
          </w:rPr>
          <w:t>F</w:t>
        </w:r>
      </w:ins>
      <w:ins w:id="5912" w:author="MARCELO" w:date="2009-05-31T17:19:00Z">
        <w:r>
          <w:rPr>
            <w:rFonts w:ascii="Times New Roman" w:hAnsi="Times New Roman"/>
          </w:rPr>
          <w:t xml:space="preserve">iguras </w:t>
        </w:r>
      </w:ins>
      <w:ins w:id="5913" w:author="MARCELO" w:date="2009-06-08T22:13:00Z">
        <w:r w:rsidR="009D6162">
          <w:rPr>
            <w:rFonts w:ascii="Times New Roman" w:hAnsi="Times New Roman"/>
          </w:rPr>
          <w:t>5.1</w:t>
        </w:r>
      </w:ins>
      <w:ins w:id="5914" w:author="MARCELO" w:date="2009-05-31T17:19:00Z">
        <w:r>
          <w:rPr>
            <w:rFonts w:ascii="Times New Roman" w:hAnsi="Times New Roman"/>
          </w:rPr>
          <w:t xml:space="preserve">, </w:t>
        </w:r>
      </w:ins>
      <w:ins w:id="5915" w:author="MARCELO" w:date="2009-06-08T22:14:00Z">
        <w:r w:rsidR="009D6162">
          <w:rPr>
            <w:rFonts w:ascii="Times New Roman" w:hAnsi="Times New Roman"/>
          </w:rPr>
          <w:t>5.2</w:t>
        </w:r>
      </w:ins>
      <w:ins w:id="5916" w:author="MARCELO" w:date="2009-05-31T17:19:00Z">
        <w:r>
          <w:rPr>
            <w:rFonts w:ascii="Times New Roman" w:hAnsi="Times New Roman"/>
          </w:rPr>
          <w:t xml:space="preserve"> e </w:t>
        </w:r>
      </w:ins>
      <w:ins w:id="5917" w:author="MARCELO" w:date="2009-06-08T22:14:00Z">
        <w:r w:rsidR="009D6162">
          <w:rPr>
            <w:rFonts w:ascii="Times New Roman" w:hAnsi="Times New Roman"/>
          </w:rPr>
          <w:t>5.3</w:t>
        </w:r>
      </w:ins>
      <w:ins w:id="5918" w:author="MARCELO" w:date="2009-06-21T20:32:00Z">
        <w:r w:rsidR="002E0296">
          <w:rPr>
            <w:rFonts w:ascii="Times New Roman" w:hAnsi="Times New Roman"/>
          </w:rPr>
          <w:t>, a existência</w:t>
        </w:r>
      </w:ins>
      <w:ins w:id="5919" w:author="MARCELO" w:date="2009-05-31T17:19:00Z">
        <w:r>
          <w:rPr>
            <w:rFonts w:ascii="Times New Roman" w:hAnsi="Times New Roman"/>
          </w:rPr>
          <w:t xml:space="preserve"> </w:t>
        </w:r>
      </w:ins>
      <w:ins w:id="5920" w:author="MARCELO" w:date="2009-06-21T20:32:00Z">
        <w:r w:rsidR="002E0296">
          <w:rPr>
            <w:rFonts w:ascii="Times New Roman" w:hAnsi="Times New Roman"/>
          </w:rPr>
          <w:t>d</w:t>
        </w:r>
      </w:ins>
      <w:ins w:id="5921" w:author="MARCELO" w:date="2009-05-31T17:19:00Z">
        <w:r>
          <w:rPr>
            <w:rFonts w:ascii="Times New Roman" w:hAnsi="Times New Roman"/>
          </w:rPr>
          <w:t xml:space="preserve">os </w:t>
        </w:r>
        <w:r w:rsidRPr="00CF1266">
          <w:rPr>
            <w:rFonts w:ascii="Times New Roman" w:hAnsi="Times New Roman"/>
            <w:i/>
            <w:rPrChange w:id="5922" w:author="MARCELO" w:date="2009-05-31T17:19:00Z">
              <w:rPr>
                <w:rFonts w:ascii="Times New Roman" w:hAnsi="Times New Roman"/>
              </w:rPr>
            </w:rPrChange>
          </w:rPr>
          <w:t>links</w:t>
        </w:r>
        <w:r>
          <w:rPr>
            <w:rFonts w:ascii="Times New Roman" w:hAnsi="Times New Roman"/>
            <w:i/>
          </w:rPr>
          <w:t xml:space="preserve"> </w:t>
        </w:r>
        <w:r>
          <w:rPr>
            <w:rFonts w:ascii="Times New Roman" w:hAnsi="Times New Roman"/>
          </w:rPr>
          <w:t xml:space="preserve">de navegação </w:t>
        </w:r>
        <w:r>
          <w:rPr>
            <w:rFonts w:ascii="Times New Roman" w:hAnsi="Times New Roman"/>
            <w:i/>
          </w:rPr>
          <w:t>web</w:t>
        </w:r>
        <w:r>
          <w:rPr>
            <w:rFonts w:ascii="Times New Roman" w:hAnsi="Times New Roman"/>
          </w:rPr>
          <w:t xml:space="preserve"> para os diversos componentes presentes na documentaç</w:t>
        </w:r>
      </w:ins>
      <w:ins w:id="5923" w:author="MARCELO" w:date="2009-05-31T17:20:00Z">
        <w:r>
          <w:rPr>
            <w:rFonts w:ascii="Times New Roman" w:hAnsi="Times New Roman"/>
          </w:rPr>
          <w:t>ão. Também é possível encontrar facilmente as definições das rotinas e atributos que compõem os pacotes do banco de dados, não necessitando</w:t>
        </w:r>
      </w:ins>
      <w:ins w:id="5924" w:author="MARCELO" w:date="2009-06-08T22:14:00Z">
        <w:r w:rsidR="009D6162">
          <w:rPr>
            <w:rFonts w:ascii="Times New Roman" w:hAnsi="Times New Roman"/>
          </w:rPr>
          <w:t xml:space="preserve"> para isto,</w:t>
        </w:r>
      </w:ins>
      <w:ins w:id="5925" w:author="MARCELO" w:date="2009-05-31T17:20:00Z">
        <w:r>
          <w:rPr>
            <w:rFonts w:ascii="Times New Roman" w:hAnsi="Times New Roman"/>
          </w:rPr>
          <w:t xml:space="preserve"> a conexão direta de desenvolvedores com o BD.</w:t>
        </w:r>
      </w:ins>
      <w:ins w:id="5926" w:author="MARCELO PEREIRA" w:date="2009-05-25T12:42:00Z">
        <w:r w:rsidR="00FB039E">
          <w:rPr>
            <w:rFonts w:ascii="Times New Roman" w:hAnsi="Times New Roman"/>
          </w:rPr>
          <w:tab/>
        </w:r>
      </w:ins>
    </w:p>
    <w:p w:rsidR="00FB039E" w:rsidRDefault="00FB039E" w:rsidP="00EB36D3">
      <w:pPr>
        <w:spacing w:line="360" w:lineRule="auto"/>
        <w:ind w:firstLine="709"/>
        <w:jc w:val="both"/>
        <w:pPrChange w:id="5927" w:author="MARCELO" w:date="2009-06-07T15:32:00Z">
          <w:pPr>
            <w:pBdr>
              <w:bottom w:val="single" w:sz="4" w:space="1" w:color="000000"/>
            </w:pBdr>
            <w:spacing w:line="360" w:lineRule="auto"/>
            <w:jc w:val="both"/>
          </w:pPr>
        </w:pPrChange>
      </w:pPr>
      <w:ins w:id="5928" w:author="MARCELO PEREIRA" w:date="2009-05-25T12:42:00Z">
        <w:r>
          <w:rPr>
            <w:rFonts w:ascii="Times New Roman" w:hAnsi="Times New Roman"/>
          </w:rPr>
          <w:t>Para a aplicação do módulo de análise</w:t>
        </w:r>
      </w:ins>
      <w:ins w:id="5929" w:author="MARCELO" w:date="2009-06-21T20:32:00Z">
        <w:r w:rsidR="002E0296">
          <w:rPr>
            <w:rFonts w:ascii="Times New Roman" w:hAnsi="Times New Roman"/>
          </w:rPr>
          <w:t>,</w:t>
        </w:r>
      </w:ins>
      <w:ins w:id="5930" w:author="MARCELO PEREIRA" w:date="2009-05-25T12:42:00Z">
        <w:r>
          <w:rPr>
            <w:rFonts w:ascii="Times New Roman" w:hAnsi="Times New Roman"/>
          </w:rPr>
          <w:t xml:space="preserve"> foram gerados gráficos de dependências para os dois pacotes lógicos do projeto: PKG_CENSO e PKG_MATRICULA. Os resultados podem ser visualizados </w:t>
        </w:r>
        <w:del w:id="5931" w:author="MARCELO" w:date="2009-06-08T22:15:00Z">
          <w:r w:rsidDel="009D6162">
            <w:rPr>
              <w:rFonts w:ascii="Times New Roman" w:hAnsi="Times New Roman"/>
            </w:rPr>
            <w:delText>abaixo</w:delText>
          </w:r>
        </w:del>
      </w:ins>
      <w:ins w:id="5932" w:author="MARCELO" w:date="2009-06-08T22:15:00Z">
        <w:r w:rsidR="009D6162">
          <w:rPr>
            <w:rFonts w:ascii="Times New Roman" w:hAnsi="Times New Roman"/>
          </w:rPr>
          <w:t xml:space="preserve">nas </w:t>
        </w:r>
      </w:ins>
      <w:ins w:id="5933" w:author="MARCELO" w:date="2009-06-08T22:18:00Z">
        <w:r w:rsidR="009D6162">
          <w:rPr>
            <w:rFonts w:ascii="Times New Roman" w:hAnsi="Times New Roman"/>
          </w:rPr>
          <w:t>F</w:t>
        </w:r>
      </w:ins>
      <w:ins w:id="5934" w:author="MARCELO" w:date="2009-06-08T22:15:00Z">
        <w:r w:rsidR="009D6162">
          <w:rPr>
            <w:rFonts w:ascii="Times New Roman" w:hAnsi="Times New Roman"/>
          </w:rPr>
          <w:t>iguras 5.4 e 5.5</w:t>
        </w:r>
      </w:ins>
      <w:ins w:id="5935" w:author="MARCELO PEREIRA" w:date="2009-05-25T12:42:00Z">
        <w:del w:id="5936" w:author="MARCELO" w:date="2009-06-08T22:16:00Z">
          <w:r w:rsidDel="009D6162">
            <w:rPr>
              <w:rFonts w:ascii="Times New Roman" w:hAnsi="Times New Roman"/>
            </w:rPr>
            <w:delText>:</w:delText>
          </w:r>
        </w:del>
      </w:ins>
      <w:ins w:id="5937" w:author="MARCELO" w:date="2009-06-08T22:16:00Z">
        <w:r w:rsidR="009D6162">
          <w:rPr>
            <w:rFonts w:ascii="Times New Roman" w:hAnsi="Times New Roman"/>
          </w:rPr>
          <w:t xml:space="preserve">. A </w:t>
        </w:r>
      </w:ins>
      <w:ins w:id="5938" w:author="MARCELO" w:date="2009-06-08T22:18:00Z">
        <w:r w:rsidR="009D6162">
          <w:rPr>
            <w:rFonts w:ascii="Times New Roman" w:hAnsi="Times New Roman"/>
          </w:rPr>
          <w:t>F</w:t>
        </w:r>
      </w:ins>
      <w:ins w:id="5939" w:author="MARCELO" w:date="2009-06-08T22:16:00Z">
        <w:r w:rsidR="009D6162">
          <w:rPr>
            <w:rFonts w:ascii="Times New Roman" w:hAnsi="Times New Roman"/>
          </w:rPr>
          <w:t>igura 5.4 exibe o grande número de rotinas do pacote PKG_CENSO que dependem da função “get_desc_bl_perf”.</w:t>
        </w:r>
      </w:ins>
    </w:p>
    <w:p w:rsidR="00FB039E" w:rsidRDefault="002E0296" w:rsidP="00EB36D3">
      <w:pPr>
        <w:spacing w:line="360" w:lineRule="auto"/>
        <w:jc w:val="both"/>
        <w:pPrChange w:id="5940" w:author="MARCELO" w:date="2009-06-07T15:32:00Z">
          <w:pPr>
            <w:pBdr>
              <w:bottom w:val="single" w:sz="4" w:space="1" w:color="000000"/>
            </w:pBdr>
            <w:spacing w:line="360" w:lineRule="auto"/>
            <w:jc w:val="both"/>
          </w:pPr>
        </w:pPrChange>
      </w:pPr>
      <w:r>
        <w:pict>
          <v:shape id="_x0000_s1052" type="#_x0000_t202" style="position:absolute;left:0;text-align:left;margin-left:0;margin-top:27.7pt;width:498.5pt;height:458.7pt;z-index:251659776;mso-wrap-distance-left:0;mso-wrap-distance-right:0;mso-position-horizontal:center" stroked="f">
            <v:fill color2="black"/>
            <v:textbox inset="0,0,0,0">
              <w:txbxContent>
                <w:p w:rsidR="00A34298" w:rsidRDefault="006C3C68" w:rsidP="002E0296">
                  <w:pPr>
                    <w:pStyle w:val="Caption"/>
                    <w:keepNext/>
                    <w:rPr>
                      <w:ins w:id="5941" w:author="MARCELO" w:date="2009-06-21T20:32:00Z"/>
                    </w:rPr>
                    <w:pPrChange w:id="5942" w:author="MARCELO" w:date="2009-06-21T20:32:00Z">
                      <w:pPr>
                        <w:pStyle w:val="Caption"/>
                      </w:pPr>
                    </w:pPrChange>
                  </w:pPr>
                  <w:r>
                    <w:rPr>
                      <w:noProof/>
                      <w:lang w:eastAsia="pt-BR"/>
                    </w:rPr>
                    <w:drawing>
                      <wp:inline distT="0" distB="0" distL="0" distR="0">
                        <wp:extent cx="6337300" cy="548640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337300" cy="5486400"/>
                                </a:xfrm>
                                <a:prstGeom prst="rect">
                                  <a:avLst/>
                                </a:prstGeom>
                                <a:solidFill>
                                  <a:srgbClr val="FFFFFF"/>
                                </a:solidFill>
                                <a:ln w="9525">
                                  <a:noFill/>
                                  <a:miter lim="800000"/>
                                  <a:headEnd/>
                                  <a:tailEnd/>
                                </a:ln>
                              </pic:spPr>
                            </pic:pic>
                          </a:graphicData>
                        </a:graphic>
                      </wp:inline>
                    </w:drawing>
                  </w:r>
                </w:p>
                <w:p w:rsidR="00A34298" w:rsidRDefault="00A34298" w:rsidP="002E0296">
                  <w:pPr>
                    <w:pStyle w:val="Legenda"/>
                    <w:rPr>
                      <w:ins w:id="5943" w:author="MARCELO" w:date="2009-06-21T20:32:00Z"/>
                    </w:rPr>
                  </w:pPr>
                  <w:ins w:id="5944" w:author="MARCELO" w:date="2009-06-21T20:32:00Z">
                    <w:r w:rsidRPr="00473BAA">
                      <w:t>Figura 5.4 - Diagrama de dependências para o pacote CENSO do SIG@</w:t>
                    </w:r>
                  </w:ins>
                </w:p>
                <w:p w:rsidR="00A34298" w:rsidRDefault="00A34298">
                  <w:pPr>
                    <w:pStyle w:val="Caption"/>
                  </w:pPr>
                  <w:del w:id="5945" w:author="MARCELO" w:date="2009-05-31T16:49:00Z">
                    <w:r w:rsidDel="00B71915">
                      <w:delText>Figura 15.0 - Diagrama de dependências para o pacote CENSO do SIG@</w:delText>
                    </w:r>
                  </w:del>
                </w:p>
              </w:txbxContent>
            </v:textbox>
            <w10:wrap type="square" side="largest"/>
          </v:shape>
        </w:pict>
      </w:r>
    </w:p>
    <w:p w:rsidR="00FB039E" w:rsidRDefault="00FB039E" w:rsidP="00EB36D3">
      <w:pPr>
        <w:spacing w:line="360" w:lineRule="auto"/>
        <w:jc w:val="both"/>
        <w:pPrChange w:id="594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5947" w:author="MARCELO" w:date="2009-06-08T22:17:00Z"/>
        </w:rPr>
        <w:pPrChange w:id="5948" w:author="MARCELO" w:date="2009-06-07T15:32:00Z">
          <w:pPr>
            <w:pBdr>
              <w:bottom w:val="single" w:sz="4" w:space="1" w:color="000000"/>
            </w:pBdr>
            <w:spacing w:line="360" w:lineRule="auto"/>
            <w:jc w:val="both"/>
          </w:pPr>
        </w:pPrChange>
      </w:pPr>
    </w:p>
    <w:p w:rsidR="009D6162" w:rsidRDefault="002E0296" w:rsidP="00EB36D3">
      <w:pPr>
        <w:spacing w:line="360" w:lineRule="auto"/>
        <w:jc w:val="both"/>
        <w:pPrChange w:id="5949" w:author="MARCELO" w:date="2009-06-07T15:32:00Z">
          <w:pPr>
            <w:pBdr>
              <w:bottom w:val="single" w:sz="4" w:space="1" w:color="000000"/>
            </w:pBdr>
            <w:spacing w:line="360" w:lineRule="auto"/>
            <w:jc w:val="both"/>
          </w:pPr>
        </w:pPrChange>
      </w:pPr>
      <w:r>
        <w:pict>
          <v:shape id="_x0000_s1053" type="#_x0000_t202" style="position:absolute;left:0;text-align:left;margin-left:0;margin-top:20.7pt;width:498.5pt;height:401.95pt;z-index:251660800;mso-wrap-distance-left:0;mso-wrap-distance-right:0;mso-position-horizontal:center" stroked="f">
            <v:fill color2="black"/>
            <v:textbox inset="0,0,0,0">
              <w:txbxContent>
                <w:p w:rsidR="00A34298" w:rsidRDefault="006C3C68" w:rsidP="002E0296">
                  <w:pPr>
                    <w:pStyle w:val="Caption"/>
                    <w:keepNext/>
                    <w:rPr>
                      <w:ins w:id="5950" w:author="MARCELO" w:date="2009-06-21T20:33:00Z"/>
                    </w:rPr>
                    <w:pPrChange w:id="5951" w:author="MARCELO" w:date="2009-06-21T20:33:00Z">
                      <w:pPr>
                        <w:pStyle w:val="Caption"/>
                      </w:pPr>
                    </w:pPrChange>
                  </w:pPr>
                  <w:r>
                    <w:rPr>
                      <w:noProof/>
                      <w:lang w:eastAsia="pt-BR"/>
                    </w:rPr>
                    <w:drawing>
                      <wp:inline distT="0" distB="0" distL="0" distR="0">
                        <wp:extent cx="6337300" cy="4752975"/>
                        <wp:effectExtent l="1905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6337300" cy="4752975"/>
                                </a:xfrm>
                                <a:prstGeom prst="rect">
                                  <a:avLst/>
                                </a:prstGeom>
                                <a:solidFill>
                                  <a:srgbClr val="FFFFFF"/>
                                </a:solidFill>
                                <a:ln w="9525">
                                  <a:noFill/>
                                  <a:miter lim="800000"/>
                                  <a:headEnd/>
                                  <a:tailEnd/>
                                </a:ln>
                              </pic:spPr>
                            </pic:pic>
                          </a:graphicData>
                        </a:graphic>
                      </wp:inline>
                    </w:drawing>
                  </w:r>
                </w:p>
                <w:p w:rsidR="00A34298" w:rsidRDefault="00A34298" w:rsidP="002E0296">
                  <w:pPr>
                    <w:pStyle w:val="Legenda"/>
                    <w:rPr>
                      <w:ins w:id="5952" w:author="MARCELO" w:date="2009-06-21T20:33:00Z"/>
                    </w:rPr>
                  </w:pPr>
                  <w:ins w:id="5953" w:author="MARCELO" w:date="2009-06-21T20:33:00Z">
                    <w:r w:rsidRPr="006D643E">
                      <w:t>Figura 5.5 - Diagrama de dependências para o pacote Matrícula do SIG@</w:t>
                    </w:r>
                  </w:ins>
                </w:p>
                <w:p w:rsidR="00A34298" w:rsidRDefault="00A34298">
                  <w:pPr>
                    <w:pStyle w:val="Caption"/>
                  </w:pPr>
                  <w:del w:id="5954" w:author="MARCELO" w:date="2009-05-31T16:49:00Z">
                    <w:r w:rsidDel="00B71915">
                      <w:delText>Figura 16.0 - Diagrama de dependências para o pacote Matrícula do SIG@</w:delText>
                    </w:r>
                  </w:del>
                </w:p>
              </w:txbxContent>
            </v:textbox>
            <w10:wrap type="square" side="largest"/>
          </v:shape>
        </w:pict>
      </w:r>
    </w:p>
    <w:p w:rsidR="00FB039E" w:rsidRDefault="00FB039E" w:rsidP="00EB36D3">
      <w:pPr>
        <w:spacing w:line="360" w:lineRule="auto"/>
        <w:jc w:val="both"/>
        <w:pPrChange w:id="5955"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5956" w:author="MARCELO" w:date="2009-06-07T15:32:00Z">
          <w:pPr>
            <w:pBdr>
              <w:bottom w:val="single" w:sz="4" w:space="1" w:color="000000"/>
            </w:pBdr>
            <w:spacing w:line="360" w:lineRule="auto"/>
            <w:jc w:val="both"/>
          </w:pPr>
        </w:pPrChange>
      </w:pPr>
    </w:p>
    <w:p w:rsidR="009D6162" w:rsidRDefault="000F2C4D" w:rsidP="009D6162">
      <w:pPr>
        <w:spacing w:line="360" w:lineRule="auto"/>
        <w:jc w:val="both"/>
        <w:rPr>
          <w:ins w:id="5957" w:author="MARCELO" w:date="2009-06-08T22:16:00Z"/>
          <w:rFonts w:ascii="Times New Roman" w:hAnsi="Times New Roman"/>
        </w:rPr>
        <w:pPrChange w:id="5958" w:author="MARCELO" w:date="2009-06-08T22:15:00Z">
          <w:pPr>
            <w:pBdr>
              <w:bottom w:val="single" w:sz="4" w:space="1" w:color="000000"/>
            </w:pBdr>
            <w:spacing w:line="360" w:lineRule="auto"/>
            <w:jc w:val="both"/>
          </w:pPr>
        </w:pPrChange>
      </w:pPr>
      <w:ins w:id="5959" w:author="MARCELO" w:date="2009-05-31T17:21:00Z">
        <w:r>
          <w:rPr>
            <w:rFonts w:ascii="Times New Roman" w:hAnsi="Times New Roman"/>
          </w:rPr>
          <w:tab/>
        </w:r>
      </w:ins>
      <w:ins w:id="5960" w:author="MARCELO PEREIRA" w:date="2009-05-25T12:42:00Z">
        <w:del w:id="5961" w:author="MARCELO" w:date="2009-06-08T22:15:00Z">
          <w:r w:rsidR="00FB039E" w:rsidDel="009D6162">
            <w:rPr>
              <w:rFonts w:ascii="Times New Roman" w:hAnsi="Times New Roman"/>
            </w:rPr>
            <w:tab/>
          </w:r>
        </w:del>
      </w:ins>
    </w:p>
    <w:p w:rsidR="00FB039E" w:rsidRDefault="00FB039E" w:rsidP="009D6162">
      <w:pPr>
        <w:spacing w:line="360" w:lineRule="auto"/>
        <w:ind w:firstLine="709"/>
        <w:jc w:val="both"/>
        <w:pPrChange w:id="5962" w:author="MARCELO" w:date="2009-06-08T22:16:00Z">
          <w:pPr>
            <w:pBdr>
              <w:bottom w:val="single" w:sz="4" w:space="1" w:color="000000"/>
            </w:pBdr>
            <w:spacing w:line="360" w:lineRule="auto"/>
            <w:jc w:val="both"/>
          </w:pPr>
        </w:pPrChange>
      </w:pPr>
      <w:ins w:id="5963" w:author="MARCELO PEREIRA" w:date="2009-05-25T12:42:00Z">
        <w:r>
          <w:rPr>
            <w:rFonts w:ascii="Times New Roman" w:hAnsi="Times New Roman"/>
          </w:rPr>
          <w:t>Para o módulo de refatoramento, a fachada gerada engloba</w:t>
        </w:r>
        <w:del w:id="5964" w:author="MARCELO" w:date="2009-05-31T17:23:00Z">
          <w:r w:rsidDel="006538E1">
            <w:rPr>
              <w:rFonts w:ascii="Times New Roman" w:hAnsi="Times New Roman"/>
            </w:rPr>
            <w:delText>va</w:delText>
          </w:r>
        </w:del>
        <w:r>
          <w:rPr>
            <w:rFonts w:ascii="Times New Roman" w:hAnsi="Times New Roman"/>
          </w:rPr>
          <w:t xml:space="preserve"> as funcionalidades de ambos os módulos Censo e Matrícula. A fachada reuniu as </w:t>
        </w:r>
        <w:del w:id="5965" w:author="MARCELO" w:date="2009-05-31T17:39:00Z">
          <w:r w:rsidDel="002A1AF8">
            <w:rPr>
              <w:rFonts w:ascii="Times New Roman" w:hAnsi="Times New Roman"/>
            </w:rPr>
            <w:delText>funcões</w:delText>
          </w:r>
        </w:del>
      </w:ins>
      <w:ins w:id="5966" w:author="MARCELO" w:date="2009-05-31T17:39:00Z">
        <w:r w:rsidR="002A1AF8">
          <w:rPr>
            <w:rFonts w:ascii="Times New Roman" w:hAnsi="Times New Roman"/>
          </w:rPr>
          <w:t>funções</w:t>
        </w:r>
      </w:ins>
      <w:ins w:id="5967" w:author="MARCELO PEREIRA" w:date="2009-05-25T12:42:00Z">
        <w:r>
          <w:rPr>
            <w:rFonts w:ascii="Times New Roman" w:hAnsi="Times New Roman"/>
          </w:rPr>
          <w:t xml:space="preserve"> e procedimentos destes pacotes num pacote chamado PKG_FACHADA como pode ser visto na </w:t>
        </w:r>
        <w:del w:id="5968" w:author="MARCELO" w:date="2009-06-08T22:17:00Z">
          <w:r w:rsidDel="009D6162">
            <w:rPr>
              <w:rFonts w:ascii="Times New Roman" w:hAnsi="Times New Roman"/>
            </w:rPr>
            <w:delText>imagem abaixo</w:delText>
          </w:r>
        </w:del>
      </w:ins>
      <w:ins w:id="5969" w:author="MARCELO" w:date="2009-06-08T22:18:00Z">
        <w:r w:rsidR="009D6162">
          <w:rPr>
            <w:rFonts w:ascii="Times New Roman" w:hAnsi="Times New Roman"/>
          </w:rPr>
          <w:t>F</w:t>
        </w:r>
      </w:ins>
      <w:ins w:id="5970" w:author="MARCELO" w:date="2009-06-08T22:17:00Z">
        <w:r w:rsidR="009D6162">
          <w:rPr>
            <w:rFonts w:ascii="Times New Roman" w:hAnsi="Times New Roman"/>
          </w:rPr>
          <w:t>igura 5.6</w:t>
        </w:r>
      </w:ins>
      <w:ins w:id="5971" w:author="MARCELO PEREIRA" w:date="2009-05-25T12:42:00Z">
        <w:del w:id="5972" w:author="MARCELO" w:date="2009-06-08T22:17:00Z">
          <w:r w:rsidDel="009D6162">
            <w:rPr>
              <w:rFonts w:ascii="Times New Roman" w:hAnsi="Times New Roman"/>
            </w:rPr>
            <w:delText>:</w:delText>
          </w:r>
        </w:del>
      </w:ins>
      <w:ins w:id="5973" w:author="MARCELO" w:date="2009-06-08T22:17:00Z">
        <w:r w:rsidR="009D6162">
          <w:rPr>
            <w:rFonts w:ascii="Times New Roman" w:hAnsi="Times New Roman"/>
          </w:rPr>
          <w:t>.</w:t>
        </w:r>
      </w:ins>
    </w:p>
    <w:p w:rsidR="00FB039E" w:rsidRDefault="00FB039E" w:rsidP="00EB36D3">
      <w:pPr>
        <w:spacing w:line="360" w:lineRule="auto"/>
        <w:jc w:val="both"/>
        <w:pPrChange w:id="5974" w:author="MARCELO" w:date="2009-06-07T15:32:00Z">
          <w:pPr>
            <w:pBdr>
              <w:bottom w:val="single" w:sz="4" w:space="1" w:color="000000"/>
            </w:pBdr>
            <w:spacing w:line="360" w:lineRule="auto"/>
            <w:jc w:val="both"/>
          </w:pPr>
        </w:pPrChange>
      </w:pPr>
    </w:p>
    <w:p w:rsidR="00FB039E" w:rsidRDefault="002E0296" w:rsidP="00EB36D3">
      <w:pPr>
        <w:spacing w:line="360" w:lineRule="auto"/>
        <w:jc w:val="both"/>
        <w:pPrChange w:id="5975" w:author="MARCELO" w:date="2009-06-07T15:32:00Z">
          <w:pPr>
            <w:pBdr>
              <w:bottom w:val="single" w:sz="4" w:space="1" w:color="000000"/>
            </w:pBdr>
            <w:spacing w:line="360" w:lineRule="auto"/>
            <w:jc w:val="both"/>
          </w:pPr>
        </w:pPrChange>
      </w:pPr>
      <w:r>
        <w:pict>
          <v:shape id="_x0000_s1059" type="#_x0000_t202" style="width:498.5pt;height:399.6pt;mso-wrap-distance-left:0;mso-wrap-distance-right:0;mso-position-horizontal-relative:char;mso-position-vertical-relative:line" stroked="f">
            <v:fill color2="black"/>
            <v:textbox inset="0,0,0,0">
              <w:txbxContent>
                <w:p w:rsidR="00A34298" w:rsidRDefault="006C3C68" w:rsidP="002E0296">
                  <w:pPr>
                    <w:pStyle w:val="Caption"/>
                    <w:keepNext/>
                    <w:rPr>
                      <w:ins w:id="5976" w:author="MARCELO" w:date="2009-06-21T20:33:00Z"/>
                    </w:rPr>
                    <w:pPrChange w:id="5977" w:author="MARCELO" w:date="2009-06-21T20:33:00Z">
                      <w:pPr>
                        <w:pStyle w:val="Caption"/>
                      </w:pPr>
                    </w:pPrChange>
                  </w:pPr>
                  <w:r>
                    <w:rPr>
                      <w:noProof/>
                      <w:lang w:eastAsia="pt-BR"/>
                    </w:rPr>
                    <w:drawing>
                      <wp:inline distT="0" distB="0" distL="0" distR="0">
                        <wp:extent cx="6337300" cy="4752975"/>
                        <wp:effectExtent l="1905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6337300" cy="4752975"/>
                                </a:xfrm>
                                <a:prstGeom prst="rect">
                                  <a:avLst/>
                                </a:prstGeom>
                                <a:solidFill>
                                  <a:srgbClr val="FFFFFF"/>
                                </a:solidFill>
                                <a:ln w="9525">
                                  <a:noFill/>
                                  <a:miter lim="800000"/>
                                  <a:headEnd/>
                                  <a:tailEnd/>
                                </a:ln>
                              </pic:spPr>
                            </pic:pic>
                          </a:graphicData>
                        </a:graphic>
                      </wp:inline>
                    </w:drawing>
                  </w:r>
                </w:p>
                <w:p w:rsidR="00A34298" w:rsidRDefault="00A34298" w:rsidP="002E0296">
                  <w:pPr>
                    <w:pStyle w:val="Legenda"/>
                    <w:rPr>
                      <w:ins w:id="5978" w:author="MARCELO" w:date="2009-06-21T20:33:00Z"/>
                    </w:rPr>
                  </w:pPr>
                  <w:ins w:id="5979" w:author="MARCELO" w:date="2009-06-21T20:33:00Z">
                    <w:r w:rsidRPr="00F33E89">
                      <w:t>Figura 5.6 - Pacote Fachada gerado automaticamente pela ferramenta PL/SQL Helper</w:t>
                    </w:r>
                  </w:ins>
                </w:p>
                <w:p w:rsidR="00A34298" w:rsidRDefault="00A34298">
                  <w:pPr>
                    <w:pStyle w:val="Caption"/>
                  </w:pPr>
                  <w:del w:id="5980" w:author="MARCELO" w:date="2009-05-31T16:49:00Z">
                    <w:r w:rsidDel="00B71915">
                      <w:delText>Figura 17.0 - Pacote Fachada gerado automaticamente pela ferramenta</w:delText>
                    </w:r>
                  </w:del>
                </w:p>
              </w:txbxContent>
            </v:textbox>
            <w10:anchorlock/>
          </v:shape>
        </w:pict>
      </w:r>
    </w:p>
    <w:p w:rsidR="00FB039E" w:rsidRDefault="00FB039E" w:rsidP="00EB36D3">
      <w:pPr>
        <w:spacing w:line="360" w:lineRule="auto"/>
        <w:jc w:val="both"/>
        <w:pPrChange w:id="5981" w:author="MARCELO" w:date="2009-06-07T15:32:00Z">
          <w:pPr>
            <w:pBdr>
              <w:bottom w:val="single" w:sz="4" w:space="1" w:color="000000"/>
            </w:pBdr>
            <w:spacing w:line="360" w:lineRule="auto"/>
            <w:jc w:val="both"/>
          </w:pPr>
        </w:pPrChange>
      </w:pPr>
    </w:p>
    <w:p w:rsidR="00B71915" w:rsidRDefault="00B71915" w:rsidP="00EB36D3">
      <w:pPr>
        <w:spacing w:line="360" w:lineRule="auto"/>
        <w:jc w:val="both"/>
        <w:rPr>
          <w:ins w:id="5982" w:author="MARCELO" w:date="2009-05-31T16:49:00Z"/>
          <w:rFonts w:ascii="Times New Roman" w:hAnsi="Times New Roman"/>
        </w:rPr>
        <w:pPrChange w:id="5983" w:author="MARCELO" w:date="2009-06-07T15:32:00Z">
          <w:pPr>
            <w:pBdr>
              <w:bottom w:val="single" w:sz="4" w:space="1" w:color="000000"/>
            </w:pBdr>
            <w:spacing w:line="360" w:lineRule="auto"/>
            <w:jc w:val="both"/>
          </w:pPr>
        </w:pPrChange>
      </w:pPr>
    </w:p>
    <w:p w:rsidR="00FB039E" w:rsidRDefault="00FB039E" w:rsidP="00EB36D3">
      <w:pPr>
        <w:spacing w:line="360" w:lineRule="auto"/>
        <w:ind w:firstLine="709"/>
        <w:jc w:val="both"/>
        <w:pPrChange w:id="5984" w:author="MARCELO" w:date="2009-06-07T15:32:00Z">
          <w:pPr>
            <w:pBdr>
              <w:bottom w:val="single" w:sz="4" w:space="1" w:color="000000"/>
            </w:pBdr>
            <w:spacing w:line="360" w:lineRule="auto"/>
            <w:jc w:val="both"/>
          </w:pPr>
        </w:pPrChange>
      </w:pPr>
      <w:ins w:id="5985" w:author="MARCELO PEREIRA" w:date="2009-05-25T12:42:00Z">
        <w:r>
          <w:rPr>
            <w:rFonts w:ascii="Times New Roman" w:hAnsi="Times New Roman"/>
          </w:rPr>
          <w:t xml:space="preserve">É possível notar na </w:t>
        </w:r>
        <w:del w:id="5986" w:author="MARCELO" w:date="2009-06-08T22:18:00Z">
          <w:r w:rsidDel="009D6162">
            <w:rPr>
              <w:rFonts w:ascii="Times New Roman" w:hAnsi="Times New Roman"/>
            </w:rPr>
            <w:delText>imagem</w:delText>
          </w:r>
        </w:del>
      </w:ins>
      <w:ins w:id="5987" w:author="MARCELO" w:date="2009-06-08T22:18:00Z">
        <w:r w:rsidR="009D6162">
          <w:rPr>
            <w:rFonts w:ascii="Times New Roman" w:hAnsi="Times New Roman"/>
          </w:rPr>
          <w:t>Figura</w:t>
        </w:r>
      </w:ins>
      <w:ins w:id="5988" w:author="MARCELO PEREIRA" w:date="2009-05-25T12:42:00Z">
        <w:r>
          <w:rPr>
            <w:rFonts w:ascii="Times New Roman" w:hAnsi="Times New Roman"/>
          </w:rPr>
          <w:t xml:space="preserve"> </w:t>
        </w:r>
        <w:del w:id="5989" w:author="MARCELO" w:date="2009-06-08T22:18:00Z">
          <w:r w:rsidDel="009D6162">
            <w:rPr>
              <w:rFonts w:ascii="Times New Roman" w:hAnsi="Times New Roman"/>
            </w:rPr>
            <w:delText>17.0</w:delText>
          </w:r>
        </w:del>
      </w:ins>
      <w:ins w:id="5990" w:author="MARCELO" w:date="2009-06-08T22:18:00Z">
        <w:r w:rsidR="009D6162">
          <w:rPr>
            <w:rFonts w:ascii="Times New Roman" w:hAnsi="Times New Roman"/>
          </w:rPr>
          <w:t>5.6</w:t>
        </w:r>
      </w:ins>
      <w:ins w:id="5991" w:author="MARCELO" w:date="2009-06-21T20:35:00Z">
        <w:r w:rsidR="002E0296">
          <w:rPr>
            <w:rFonts w:ascii="Times New Roman" w:hAnsi="Times New Roman"/>
          </w:rPr>
          <w:t>, a exibição</w:t>
        </w:r>
      </w:ins>
      <w:ins w:id="5992" w:author="MARCELO PEREIRA" w:date="2009-05-25T12:42:00Z">
        <w:r>
          <w:rPr>
            <w:rFonts w:ascii="Times New Roman" w:hAnsi="Times New Roman"/>
          </w:rPr>
          <w:t xml:space="preserve"> </w:t>
        </w:r>
      </w:ins>
      <w:ins w:id="5993" w:author="MARCELO" w:date="2009-06-21T20:35:00Z">
        <w:r w:rsidR="002E0296">
          <w:rPr>
            <w:rFonts w:ascii="Times New Roman" w:hAnsi="Times New Roman"/>
          </w:rPr>
          <w:t>d</w:t>
        </w:r>
      </w:ins>
      <w:ins w:id="5994" w:author="MARCELO PEREIRA" w:date="2009-05-25T12:42:00Z">
        <w:r>
          <w:rPr>
            <w:rFonts w:ascii="Times New Roman" w:hAnsi="Times New Roman"/>
          </w:rPr>
          <w:t xml:space="preserve">o corpo das funções do pacote fachada. Estes </w:t>
        </w:r>
        <w:del w:id="5995" w:author="MARCELO" w:date="2009-05-31T17:23:00Z">
          <w:r w:rsidDel="006538E1">
            <w:rPr>
              <w:rFonts w:ascii="Times New Roman" w:hAnsi="Times New Roman"/>
            </w:rPr>
            <w:delText xml:space="preserve"> </w:delText>
          </w:r>
        </w:del>
        <w:r>
          <w:rPr>
            <w:rFonts w:ascii="Times New Roman" w:hAnsi="Times New Roman"/>
          </w:rPr>
          <w:t xml:space="preserve">chamam a funcionalidade do pacote original, </w:t>
        </w:r>
        <w:del w:id="5996" w:author="MARCELO" w:date="2009-06-08T22:20:00Z">
          <w:r w:rsidDel="00F568C0">
            <w:rPr>
              <w:rFonts w:ascii="Times New Roman" w:hAnsi="Times New Roman"/>
            </w:rPr>
            <w:delText>resolvendo</w:delText>
          </w:r>
        </w:del>
      </w:ins>
      <w:ins w:id="5997" w:author="MARCELO" w:date="2009-06-08T22:20:00Z">
        <w:r w:rsidR="00F568C0">
          <w:rPr>
            <w:rFonts w:ascii="Times New Roman" w:hAnsi="Times New Roman"/>
          </w:rPr>
          <w:t>encontrando</w:t>
        </w:r>
      </w:ins>
      <w:ins w:id="5998" w:author="MARCELO PEREIRA" w:date="2009-05-25T12:42:00Z">
        <w:r>
          <w:rPr>
            <w:rFonts w:ascii="Times New Roman" w:hAnsi="Times New Roman"/>
          </w:rPr>
          <w:t xml:space="preserve"> a localização da funcionalidade para as camadas superiores. A fachada foi criada diretamente no banco de dados como pode ser confirmado na </w:t>
        </w:r>
        <w:del w:id="5999" w:author="MARCELO" w:date="2009-06-08T22:21:00Z">
          <w:r w:rsidDel="00F568C0">
            <w:rPr>
              <w:rFonts w:ascii="Times New Roman" w:hAnsi="Times New Roman"/>
            </w:rPr>
            <w:delText xml:space="preserve">imagem abaixo </w:delText>
          </w:r>
        </w:del>
      </w:ins>
      <w:ins w:id="6000" w:author="MARCELO" w:date="2009-06-08T22:21:00Z">
        <w:r w:rsidR="00F568C0">
          <w:rPr>
            <w:rFonts w:ascii="Times New Roman" w:hAnsi="Times New Roman"/>
          </w:rPr>
          <w:t xml:space="preserve">Figura 5.7, a qual exibe </w:t>
        </w:r>
      </w:ins>
      <w:ins w:id="6001" w:author="MARCELO PEREIRA" w:date="2009-05-25T12:42:00Z">
        <w:del w:id="6002" w:author="MARCELO" w:date="2009-06-08T22:21:00Z">
          <w:r w:rsidDel="00F568C0">
            <w:rPr>
              <w:rFonts w:ascii="Times New Roman" w:hAnsi="Times New Roman"/>
            </w:rPr>
            <w:delText xml:space="preserve">onde aparece </w:delText>
          </w:r>
        </w:del>
        <w:r>
          <w:rPr>
            <w:rFonts w:ascii="Times New Roman" w:hAnsi="Times New Roman"/>
          </w:rPr>
          <w:t xml:space="preserve">a tela do Oracle SQL Developer utilizado pelos desenvolvedores (por motivos de segurança foram colocadas faixas vermelhas sobre os nomes dos outros usuários do projeto SIG@ que </w:t>
        </w:r>
      </w:ins>
      <w:ins w:id="6003" w:author="MARCELO" w:date="2009-06-08T22:21:00Z">
        <w:r w:rsidR="00F568C0">
          <w:rPr>
            <w:rFonts w:ascii="Times New Roman" w:hAnsi="Times New Roman"/>
          </w:rPr>
          <w:t>estão contidos nesta figura</w:t>
        </w:r>
      </w:ins>
      <w:ins w:id="6004" w:author="MARCELO PEREIRA" w:date="2009-05-25T12:42:00Z">
        <w:del w:id="6005" w:author="MARCELO" w:date="2009-06-08T22:21:00Z">
          <w:r w:rsidDel="00F568C0">
            <w:rPr>
              <w:rFonts w:ascii="Times New Roman" w:hAnsi="Times New Roman"/>
            </w:rPr>
            <w:delText>apareciam na imagem</w:delText>
          </w:r>
        </w:del>
        <w:r>
          <w:rPr>
            <w:rFonts w:ascii="Times New Roman" w:hAnsi="Times New Roman"/>
          </w:rPr>
          <w:t>)</w:t>
        </w:r>
      </w:ins>
      <w:ins w:id="6006" w:author="MARCELO" w:date="2009-06-21T20:35:00Z">
        <w:r w:rsidR="002E0296">
          <w:rPr>
            <w:rFonts w:ascii="Times New Roman" w:hAnsi="Times New Roman"/>
          </w:rPr>
          <w:t>.</w:t>
        </w:r>
      </w:ins>
      <w:ins w:id="6007" w:author="MARCELO PEREIRA" w:date="2009-05-25T12:42:00Z">
        <w:del w:id="6008" w:author="MARCELO" w:date="2009-06-21T20:35:00Z">
          <w:r w:rsidDel="002E0296">
            <w:rPr>
              <w:rFonts w:ascii="Times New Roman" w:hAnsi="Times New Roman"/>
            </w:rPr>
            <w:delText>:</w:delText>
          </w:r>
        </w:del>
      </w:ins>
    </w:p>
    <w:p w:rsidR="00FB039E" w:rsidRDefault="00FB039E" w:rsidP="00EB36D3">
      <w:pPr>
        <w:spacing w:line="360" w:lineRule="auto"/>
        <w:jc w:val="both"/>
        <w:pPrChange w:id="6009" w:author="MARCELO" w:date="2009-06-07T15:32:00Z">
          <w:pPr>
            <w:pBdr>
              <w:bottom w:val="single" w:sz="4" w:space="1" w:color="000000"/>
            </w:pBdr>
            <w:spacing w:line="360" w:lineRule="auto"/>
            <w:jc w:val="both"/>
          </w:pPr>
        </w:pPrChange>
      </w:pPr>
      <w:r>
        <w:pict>
          <v:shape id="_x0000_s1054" type="#_x0000_t202" style="position:absolute;left:0;text-align:left;margin-left:0;margin-top:0;width:504.6pt;height:371.2pt;z-index:251661824;mso-wrap-distance-left:0;mso-wrap-distance-right:0;mso-position-horizontal:center" stroked="f">
            <v:fill color2="black"/>
            <v:textbox inset="0,0,0,0">
              <w:txbxContent>
                <w:p w:rsidR="00A34298" w:rsidRDefault="006C3C68" w:rsidP="00280FDD">
                  <w:pPr>
                    <w:pStyle w:val="Caption"/>
                    <w:keepNext/>
                    <w:rPr>
                      <w:ins w:id="6010" w:author="MARCELO" w:date="2009-06-21T20:45:00Z"/>
                    </w:rPr>
                    <w:pPrChange w:id="6011" w:author="MARCELO" w:date="2009-06-21T20:45:00Z">
                      <w:pPr>
                        <w:pStyle w:val="Caption"/>
                      </w:pPr>
                    </w:pPrChange>
                  </w:pPr>
                  <w:r>
                    <w:rPr>
                      <w:noProof/>
                      <w:lang w:eastAsia="pt-BR"/>
                    </w:rPr>
                    <w:drawing>
                      <wp:inline distT="0" distB="0" distL="0" distR="0">
                        <wp:extent cx="6326505" cy="4284980"/>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6326505" cy="4284980"/>
                                </a:xfrm>
                                <a:prstGeom prst="rect">
                                  <a:avLst/>
                                </a:prstGeom>
                                <a:solidFill>
                                  <a:srgbClr val="FFFFFF"/>
                                </a:solidFill>
                                <a:ln w="9525">
                                  <a:noFill/>
                                  <a:miter lim="800000"/>
                                  <a:headEnd/>
                                  <a:tailEnd/>
                                </a:ln>
                              </pic:spPr>
                            </pic:pic>
                          </a:graphicData>
                        </a:graphic>
                      </wp:inline>
                    </w:drawing>
                  </w:r>
                </w:p>
                <w:p w:rsidR="00A34298" w:rsidRDefault="00A34298" w:rsidP="00280FDD">
                  <w:pPr>
                    <w:pStyle w:val="Legenda"/>
                    <w:rPr>
                      <w:ins w:id="6012" w:author="MARCELO" w:date="2009-06-21T20:45:00Z"/>
                    </w:rPr>
                  </w:pPr>
                  <w:ins w:id="6013" w:author="MARCELO" w:date="2009-06-21T20:45:00Z">
                    <w:r w:rsidRPr="00D20F46">
                      <w:t>Figura 5.7 - SQL Developer exibindo o novo pacote lógico do usuário SPRINT4_UFPE</w:t>
                    </w:r>
                  </w:ins>
                </w:p>
                <w:p w:rsidR="00A34298" w:rsidRDefault="00A34298">
                  <w:pPr>
                    <w:pStyle w:val="Caption"/>
                  </w:pPr>
                  <w:del w:id="6014" w:author="MARCELO" w:date="2009-05-31T16:50:00Z">
                    <w:r w:rsidDel="00B71915">
                      <w:delText>Figura 18.0 - SQL Developer exibindo o novo pacote lógico do usuário SPRINT4_UFPE</w:delText>
                    </w:r>
                  </w:del>
                </w:p>
              </w:txbxContent>
            </v:textbox>
            <w10:wrap type="square" side="largest"/>
          </v:shape>
        </w:pict>
      </w:r>
    </w:p>
    <w:p w:rsidR="00FB039E" w:rsidRDefault="00FB039E" w:rsidP="00EB36D3">
      <w:pPr>
        <w:spacing w:line="360" w:lineRule="auto"/>
        <w:jc w:val="both"/>
        <w:pPrChange w:id="601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ins w:id="6016" w:author="MARCELO PEREIRA" w:date="2009-05-25T15:53:00Z"/>
        </w:rPr>
        <w:pPrChange w:id="6017" w:author="MARCELO" w:date="2009-06-07T15:32:00Z">
          <w:pPr>
            <w:pBdr>
              <w:bottom w:val="single" w:sz="4" w:space="1" w:color="000000"/>
            </w:pBdr>
            <w:spacing w:line="360" w:lineRule="auto"/>
            <w:jc w:val="both"/>
          </w:pPr>
        </w:pPrChange>
      </w:pPr>
      <w:ins w:id="6018" w:author="MARCELO PEREIRA" w:date="2009-05-25T12:42:00Z">
        <w:r>
          <w:rPr>
            <w:rFonts w:ascii="Times New Roman" w:hAnsi="Times New Roman"/>
            <w:b/>
            <w:bCs/>
          </w:rPr>
          <w:t>5.4 Conclusão</w:t>
        </w:r>
      </w:ins>
    </w:p>
    <w:p w:rsidR="00FB039E" w:rsidRDefault="00FB039E" w:rsidP="00EB36D3">
      <w:pPr>
        <w:spacing w:line="360" w:lineRule="auto"/>
        <w:jc w:val="both"/>
        <w:rPr>
          <w:ins w:id="6019" w:author="MARCELO PEREIRA" w:date="2009-05-25T15:53:00Z"/>
          <w:rFonts w:ascii="Times New Roman" w:hAnsi="Times New Roman"/>
        </w:rPr>
        <w:pPrChange w:id="6020" w:author="MARCELO" w:date="2009-06-07T15:32:00Z">
          <w:pPr>
            <w:pBdr>
              <w:bottom w:val="single" w:sz="4" w:space="1" w:color="000000"/>
            </w:pBdr>
            <w:spacing w:line="360" w:lineRule="auto"/>
            <w:jc w:val="both"/>
          </w:pPr>
        </w:pPrChange>
      </w:pPr>
      <w:ins w:id="6021" w:author="MARCELO PEREIRA" w:date="2009-05-25T15:53:00Z">
        <w:r>
          <w:rPr>
            <w:rFonts w:ascii="Times New Roman" w:hAnsi="Times New Roman"/>
          </w:rPr>
          <w:tab/>
        </w:r>
      </w:ins>
    </w:p>
    <w:p w:rsidR="00FB039E" w:rsidRDefault="00FB039E" w:rsidP="00EB36D3">
      <w:pPr>
        <w:spacing w:line="360" w:lineRule="auto"/>
        <w:jc w:val="both"/>
        <w:rPr>
          <w:rFonts w:ascii="Times New Roman" w:hAnsi="Times New Roman"/>
        </w:rPr>
        <w:pPrChange w:id="6022" w:author="MARCELO" w:date="2009-06-07T15:32:00Z">
          <w:pPr>
            <w:pBdr>
              <w:bottom w:val="single" w:sz="4" w:space="1" w:color="000000"/>
            </w:pBdr>
            <w:spacing w:line="360" w:lineRule="auto"/>
            <w:jc w:val="both"/>
          </w:pPr>
        </w:pPrChange>
      </w:pPr>
      <w:ins w:id="6023" w:author="MARCELO PEREIRA" w:date="2009-05-25T15:53:00Z">
        <w:r>
          <w:rPr>
            <w:rFonts w:ascii="Times New Roman" w:hAnsi="Times New Roman"/>
          </w:rPr>
          <w:tab/>
          <w:t xml:space="preserve">Foi possível visualizar os comentários e </w:t>
        </w:r>
      </w:ins>
      <w:ins w:id="6024" w:author="MARCELO" w:date="2009-06-08T22:22:00Z">
        <w:r w:rsidR="00F568C0">
          <w:rPr>
            <w:rFonts w:ascii="Times New Roman" w:hAnsi="Times New Roman"/>
          </w:rPr>
          <w:t xml:space="preserve">a </w:t>
        </w:r>
      </w:ins>
      <w:ins w:id="6025" w:author="MARCELO PEREIRA" w:date="2009-05-25T15:53:00Z">
        <w:r>
          <w:rPr>
            <w:rFonts w:ascii="Times New Roman" w:hAnsi="Times New Roman"/>
          </w:rPr>
          <w:t xml:space="preserve">documentação das funções </w:t>
        </w:r>
      </w:ins>
      <w:ins w:id="6026" w:author="MARCELO" w:date="2009-05-31T17:23:00Z">
        <w:r w:rsidR="006538E1">
          <w:rPr>
            <w:rFonts w:ascii="Times New Roman" w:hAnsi="Times New Roman"/>
          </w:rPr>
          <w:t xml:space="preserve">do banco de dados </w:t>
        </w:r>
      </w:ins>
      <w:ins w:id="6027" w:author="MARCELO PEREIRA" w:date="2009-05-25T15:54:00Z">
        <w:del w:id="6028" w:author="MARCELO" w:date="2009-05-31T17:23:00Z">
          <w:r w:rsidDel="006538E1">
            <w:rPr>
              <w:rFonts w:ascii="Times New Roman" w:hAnsi="Times New Roman"/>
            </w:rPr>
            <w:delText>via</w:delText>
          </w:r>
        </w:del>
      </w:ins>
      <w:ins w:id="6029" w:author="MARCELO" w:date="2009-05-31T17:23:00Z">
        <w:r w:rsidR="006538E1">
          <w:rPr>
            <w:rFonts w:ascii="Times New Roman" w:hAnsi="Times New Roman"/>
          </w:rPr>
          <w:t>através de um navegador</w:t>
        </w:r>
      </w:ins>
      <w:ins w:id="6030" w:author="MARCELO PEREIRA" w:date="2009-05-25T15:54:00Z">
        <w:r>
          <w:rPr>
            <w:rFonts w:ascii="Times New Roman" w:hAnsi="Times New Roman"/>
          </w:rPr>
          <w:t xml:space="preserve"> </w:t>
        </w:r>
        <w:r w:rsidRPr="006538E1">
          <w:rPr>
            <w:rFonts w:ascii="Times New Roman" w:hAnsi="Times New Roman"/>
            <w:i/>
            <w:rPrChange w:id="6031" w:author="MARCELO" w:date="2009-05-31T17:23:00Z">
              <w:rPr>
                <w:rFonts w:ascii="Times New Roman" w:hAnsi="Times New Roman"/>
              </w:rPr>
            </w:rPrChange>
          </w:rPr>
          <w:t>web</w:t>
        </w:r>
        <w:r>
          <w:rPr>
            <w:rFonts w:ascii="Times New Roman" w:hAnsi="Times New Roman"/>
          </w:rPr>
          <w:t xml:space="preserve">, facilitando a aprendizagem dos desenvolvedores </w:t>
        </w:r>
      </w:ins>
      <w:ins w:id="6032" w:author="MARCELO" w:date="2009-05-31T17:25:00Z">
        <w:r w:rsidR="006538E1">
          <w:rPr>
            <w:rFonts w:ascii="Times New Roman" w:hAnsi="Times New Roman"/>
          </w:rPr>
          <w:t xml:space="preserve">de código JSP </w:t>
        </w:r>
      </w:ins>
      <w:ins w:id="6033" w:author="MARCELO PEREIRA" w:date="2009-05-25T15:55:00Z">
        <w:r>
          <w:rPr>
            <w:rFonts w:ascii="Times New Roman" w:hAnsi="Times New Roman"/>
          </w:rPr>
          <w:t xml:space="preserve">novatos, </w:t>
        </w:r>
      </w:ins>
      <w:ins w:id="6034" w:author="MARCELO" w:date="2009-05-31T17:24:00Z">
        <w:r w:rsidR="006538E1">
          <w:rPr>
            <w:rFonts w:ascii="Times New Roman" w:hAnsi="Times New Roman"/>
          </w:rPr>
          <w:t xml:space="preserve">uma vez que eles não precisam </w:t>
        </w:r>
      </w:ins>
      <w:ins w:id="6035" w:author="MARCELO" w:date="2009-06-08T22:23:00Z">
        <w:r w:rsidR="00280FDD">
          <w:rPr>
            <w:rFonts w:ascii="Times New Roman" w:hAnsi="Times New Roman"/>
          </w:rPr>
          <w:t>reali</w:t>
        </w:r>
      </w:ins>
      <w:ins w:id="6036" w:author="MARCELO" w:date="2009-06-21T20:45:00Z">
        <w:r w:rsidR="00280FDD">
          <w:rPr>
            <w:rFonts w:ascii="Times New Roman" w:hAnsi="Times New Roman"/>
          </w:rPr>
          <w:t>z</w:t>
        </w:r>
      </w:ins>
      <w:ins w:id="6037" w:author="MARCELO" w:date="2009-06-08T22:23:00Z">
        <w:r w:rsidR="00247D1F">
          <w:rPr>
            <w:rFonts w:ascii="Times New Roman" w:hAnsi="Times New Roman"/>
          </w:rPr>
          <w:t>ar várias buscas nos dados por meio de</w:t>
        </w:r>
      </w:ins>
      <w:ins w:id="6038" w:author="MARCELO" w:date="2009-05-31T17:24:00Z">
        <w:r w:rsidR="006538E1">
          <w:rPr>
            <w:rFonts w:ascii="Times New Roman" w:hAnsi="Times New Roman"/>
          </w:rPr>
          <w:t xml:space="preserve"> ferramentas de </w:t>
        </w:r>
      </w:ins>
      <w:ins w:id="6039" w:author="MARCELO" w:date="2009-05-31T17:25:00Z">
        <w:r w:rsidR="006538E1">
          <w:rPr>
            <w:rFonts w:ascii="Times New Roman" w:hAnsi="Times New Roman"/>
          </w:rPr>
          <w:t>BD</w:t>
        </w:r>
      </w:ins>
      <w:ins w:id="6040" w:author="MARCELO" w:date="2009-05-31T17:24:00Z">
        <w:r w:rsidR="006538E1">
          <w:rPr>
            <w:rFonts w:ascii="Times New Roman" w:hAnsi="Times New Roman"/>
          </w:rPr>
          <w:t xml:space="preserve">. </w:t>
        </w:r>
      </w:ins>
      <w:ins w:id="6041" w:author="MARCELO PEREIRA" w:date="2009-05-25T15:55:00Z">
        <w:del w:id="6042" w:author="MARCELO" w:date="2009-05-31T17:24:00Z">
          <w:r w:rsidDel="006538E1">
            <w:rPr>
              <w:rFonts w:ascii="Times New Roman" w:hAnsi="Times New Roman"/>
            </w:rPr>
            <w:delText>que a</w:delText>
          </w:r>
        </w:del>
      </w:ins>
      <w:ins w:id="6043" w:author="MARCELO" w:date="2009-05-31T17:24:00Z">
        <w:r w:rsidR="006538E1">
          <w:rPr>
            <w:rFonts w:ascii="Times New Roman" w:hAnsi="Times New Roman"/>
          </w:rPr>
          <w:t>A</w:t>
        </w:r>
      </w:ins>
      <w:ins w:id="6044" w:author="MARCELO PEREIRA" w:date="2009-05-25T15:55:00Z">
        <w:r>
          <w:rPr>
            <w:rFonts w:ascii="Times New Roman" w:hAnsi="Times New Roman"/>
          </w:rPr>
          <w:t xml:space="preserve">ntes </w:t>
        </w:r>
        <w:del w:id="6045" w:author="MARCELO" w:date="2009-05-31T17:25:00Z">
          <w:r w:rsidDel="006538E1">
            <w:rPr>
              <w:rFonts w:ascii="Times New Roman" w:hAnsi="Times New Roman"/>
            </w:rPr>
            <w:delText>necessitavam</w:delText>
          </w:r>
        </w:del>
      </w:ins>
      <w:ins w:id="6046" w:author="MARCELO" w:date="2009-05-31T17:25:00Z">
        <w:r w:rsidR="006538E1">
          <w:rPr>
            <w:rFonts w:ascii="Times New Roman" w:hAnsi="Times New Roman"/>
          </w:rPr>
          <w:t>esses desenvolvedores necessitavam</w:t>
        </w:r>
      </w:ins>
      <w:ins w:id="6047" w:author="MARCELO PEREIRA" w:date="2009-05-25T15:55:00Z">
        <w:r>
          <w:rPr>
            <w:rFonts w:ascii="Times New Roman" w:hAnsi="Times New Roman"/>
          </w:rPr>
          <w:t xml:space="preserve"> se conectar diretamente ao banco Oracle para compreender a tarefa realizada pela rotina</w:t>
        </w:r>
      </w:ins>
      <w:ins w:id="6048" w:author="MARCELO" w:date="2009-05-31T17:25:00Z">
        <w:r w:rsidR="006538E1">
          <w:rPr>
            <w:rFonts w:ascii="Times New Roman" w:hAnsi="Times New Roman"/>
          </w:rPr>
          <w:t xml:space="preserve"> ou o significado de um atributo</w:t>
        </w:r>
      </w:ins>
      <w:ins w:id="6049" w:author="MARCELO PEREIRA" w:date="2009-05-25T15:55:00Z">
        <w:r>
          <w:rPr>
            <w:rFonts w:ascii="Times New Roman" w:hAnsi="Times New Roman"/>
          </w:rPr>
          <w:t>.</w:t>
        </w:r>
        <w:del w:id="6050" w:author="MARCELO" w:date="2009-05-31T17:26:00Z">
          <w:r w:rsidDel="006538E1">
            <w:rPr>
              <w:rFonts w:ascii="Times New Roman" w:hAnsi="Times New Roman"/>
            </w:rPr>
            <w:delText xml:space="preserve"> Esses desenvolvedores do se</w:delText>
          </w:r>
        </w:del>
      </w:ins>
      <w:ins w:id="6051" w:author="MARCELO PEREIRA" w:date="2009-05-25T15:56:00Z">
        <w:del w:id="6052" w:author="MARCELO" w:date="2009-05-31T17:26:00Z">
          <w:r w:rsidDel="006538E1">
            <w:rPr>
              <w:rFonts w:ascii="Times New Roman" w:hAnsi="Times New Roman"/>
            </w:rPr>
            <w:delText>tor de desenvolvimento Web em JSP não mais precisam saber ou aprender a utilizar a ferramenta Oracle para utilizar uma função do banco corretamente.</w:delText>
          </w:r>
        </w:del>
        <w:r>
          <w:rPr>
            <w:rFonts w:ascii="Times New Roman" w:hAnsi="Times New Roman"/>
          </w:rPr>
          <w:t xml:space="preserve">  </w:t>
        </w:r>
      </w:ins>
      <w:ins w:id="6053" w:author="MARCELO PEREIRA" w:date="2009-05-25T15:59:00Z">
        <w:r>
          <w:rPr>
            <w:rFonts w:ascii="Times New Roman" w:hAnsi="Times New Roman"/>
          </w:rPr>
          <w:t>Também</w:t>
        </w:r>
      </w:ins>
      <w:ins w:id="6054" w:author="MARCELO PEREIRA" w:date="2009-05-25T15:57:00Z">
        <w:r>
          <w:rPr>
            <w:rFonts w:ascii="Times New Roman" w:hAnsi="Times New Roman"/>
          </w:rPr>
          <w:t xml:space="preserve"> foi possível analisar a dependência</w:t>
        </w:r>
      </w:ins>
      <w:ins w:id="6055" w:author="MARCELO PEREIRA" w:date="2009-05-25T15:58:00Z">
        <w:r>
          <w:rPr>
            <w:rFonts w:ascii="Times New Roman" w:hAnsi="Times New Roman"/>
          </w:rPr>
          <w:t xml:space="preserve"> das funções nos pacotes PKG_CENSO e PKG_MATRICULA</w:t>
        </w:r>
      </w:ins>
      <w:ins w:id="6056" w:author="MARCELO PEREIRA" w:date="2009-05-25T15:59:00Z">
        <w:r>
          <w:rPr>
            <w:rFonts w:ascii="Times New Roman" w:hAnsi="Times New Roman"/>
          </w:rPr>
          <w:t xml:space="preserve">, verificando a forte dependência das funções do pacote censo </w:t>
        </w:r>
      </w:ins>
      <w:ins w:id="6057" w:author="MARCELO PEREIRA" w:date="2009-05-25T16:00:00Z">
        <w:r>
          <w:rPr>
            <w:rFonts w:ascii="Times New Roman" w:hAnsi="Times New Roman"/>
          </w:rPr>
          <w:t xml:space="preserve">na função “get_desc_bl_perf”. Por fim, foi possível garantir a transparência de </w:t>
        </w:r>
      </w:ins>
      <w:ins w:id="6058" w:author="MARCELO PEREIRA" w:date="2009-05-25T16:01:00Z">
        <w:r>
          <w:rPr>
            <w:rFonts w:ascii="Times New Roman" w:hAnsi="Times New Roman"/>
          </w:rPr>
          <w:t>localização das funções</w:t>
        </w:r>
      </w:ins>
      <w:ins w:id="6059" w:author="MARCELO" w:date="2009-06-21T20:46:00Z">
        <w:r w:rsidR="00280FDD">
          <w:rPr>
            <w:rFonts w:ascii="Times New Roman" w:hAnsi="Times New Roman"/>
          </w:rPr>
          <w:t xml:space="preserve"> e procedimentos PL/SQL </w:t>
        </w:r>
      </w:ins>
      <w:ins w:id="6060" w:author="MARCELO PEREIRA" w:date="2009-05-25T16:01:00Z">
        <w:del w:id="6061" w:author="MARCELO" w:date="2009-06-21T20:46:00Z">
          <w:r w:rsidDel="00280FDD">
            <w:rPr>
              <w:rFonts w:ascii="Times New Roman" w:hAnsi="Times New Roman"/>
            </w:rPr>
            <w:delText xml:space="preserve"> </w:delText>
          </w:r>
        </w:del>
        <w:r>
          <w:rPr>
            <w:rFonts w:ascii="Times New Roman" w:hAnsi="Times New Roman"/>
          </w:rPr>
          <w:t>d</w:t>
        </w:r>
        <w:del w:id="6062" w:author="MARCELO" w:date="2009-06-21T20:46:00Z">
          <w:r w:rsidDel="00280FDD">
            <w:rPr>
              <w:rFonts w:ascii="Times New Roman" w:hAnsi="Times New Roman"/>
            </w:rPr>
            <w:delText>e</w:delText>
          </w:r>
        </w:del>
      </w:ins>
      <w:ins w:id="6063" w:author="MARCELO" w:date="2009-06-21T20:46:00Z">
        <w:r w:rsidR="00280FDD">
          <w:rPr>
            <w:rFonts w:ascii="Times New Roman" w:hAnsi="Times New Roman"/>
          </w:rPr>
          <w:t>o</w:t>
        </w:r>
      </w:ins>
      <w:ins w:id="6064" w:author="MARCELO PEREIRA" w:date="2009-05-25T16:01:00Z">
        <w:r>
          <w:rPr>
            <w:rFonts w:ascii="Times New Roman" w:hAnsi="Times New Roman"/>
          </w:rPr>
          <w:t xml:space="preserve"> banco </w:t>
        </w:r>
      </w:ins>
      <w:ins w:id="6065" w:author="MARCELO" w:date="2009-06-21T20:46:00Z">
        <w:r w:rsidR="00280FDD">
          <w:rPr>
            <w:rFonts w:ascii="Times New Roman" w:hAnsi="Times New Roman"/>
          </w:rPr>
          <w:t xml:space="preserve">Oracle </w:t>
        </w:r>
      </w:ins>
      <w:ins w:id="6066" w:author="MARCELO PEREIRA" w:date="2009-05-25T16:01:00Z">
        <w:r>
          <w:rPr>
            <w:rFonts w:ascii="Times New Roman" w:hAnsi="Times New Roman"/>
          </w:rPr>
          <w:t>para os desenvolvedores JSP. As funcionalidades agora podem ser chamadas de um pacote fachada que encapsula os diversos módulos do banco de dados, facilitando inclusive a incorporação de novos módulos.</w:t>
        </w:r>
      </w:ins>
    </w:p>
    <w:p w:rsidR="00FB039E" w:rsidDel="004B131E" w:rsidRDefault="00FB039E" w:rsidP="00EB36D3">
      <w:pPr>
        <w:spacing w:line="360" w:lineRule="auto"/>
        <w:jc w:val="both"/>
        <w:outlineLvl w:val="0"/>
        <w:rPr>
          <w:del w:id="6067" w:author="MARCELO" w:date="2009-05-31T17:37:00Z"/>
          <w:rFonts w:ascii="Times New Roman" w:hAnsi="Times New Roman"/>
        </w:rPr>
        <w:pPrChange w:id="6068" w:author="MARCELO" w:date="2009-06-07T15:32:00Z">
          <w:pPr>
            <w:pBdr>
              <w:bottom w:val="single" w:sz="4" w:space="1" w:color="000000"/>
            </w:pBdr>
            <w:spacing w:line="360" w:lineRule="auto"/>
            <w:jc w:val="both"/>
            <w:outlineLvl w:val="0"/>
          </w:pPr>
        </w:pPrChange>
      </w:pPr>
    </w:p>
    <w:p w:rsidR="00FB039E" w:rsidDel="004B131E" w:rsidRDefault="00FB039E" w:rsidP="00EB36D3">
      <w:pPr>
        <w:spacing w:line="360" w:lineRule="auto"/>
        <w:jc w:val="both"/>
        <w:outlineLvl w:val="0"/>
        <w:rPr>
          <w:del w:id="6069" w:author="MARCELO" w:date="2009-05-31T17:37:00Z"/>
          <w:rFonts w:ascii="Times New Roman" w:hAnsi="Times New Roman"/>
        </w:rPr>
        <w:pPrChange w:id="6070" w:author="MARCELO" w:date="2009-06-07T15:32:00Z">
          <w:pPr>
            <w:pBdr>
              <w:bottom w:val="single" w:sz="4" w:space="1" w:color="000000"/>
            </w:pBdr>
            <w:spacing w:line="360" w:lineRule="auto"/>
            <w:jc w:val="both"/>
            <w:outlineLvl w:val="0"/>
          </w:pPr>
        </w:pPrChange>
      </w:pPr>
    </w:p>
    <w:p w:rsidR="00FB039E" w:rsidDel="004B131E" w:rsidRDefault="00FB039E" w:rsidP="00EB36D3">
      <w:pPr>
        <w:spacing w:line="360" w:lineRule="auto"/>
        <w:jc w:val="both"/>
        <w:outlineLvl w:val="0"/>
        <w:rPr>
          <w:del w:id="6071" w:author="MARCELO" w:date="2009-05-31T17:37:00Z"/>
          <w:rFonts w:ascii="Times New Roman" w:hAnsi="Times New Roman"/>
        </w:rPr>
        <w:pPrChange w:id="6072" w:author="MARCELO" w:date="2009-06-07T15:32:00Z">
          <w:pPr>
            <w:pBdr>
              <w:bottom w:val="single" w:sz="4" w:space="1" w:color="000000"/>
            </w:pBdr>
            <w:spacing w:line="360" w:lineRule="auto"/>
            <w:jc w:val="both"/>
            <w:outlineLvl w:val="0"/>
          </w:pPr>
        </w:pPrChange>
      </w:pPr>
      <w:ins w:id="6073" w:author="MARCELO PEREIRA" w:date="2009-05-25T16:02:00Z">
        <w:r>
          <w:rPr>
            <w:rFonts w:ascii="Times New Roman" w:hAnsi="Times New Roman"/>
            <w:b/>
            <w:bCs/>
            <w:sz w:val="38"/>
            <w:szCs w:val="38"/>
          </w:rPr>
          <w:t>6 Conclusões</w:t>
        </w:r>
      </w:ins>
    </w:p>
    <w:p w:rsidR="00FB039E" w:rsidRDefault="00FB039E" w:rsidP="00EB36D3">
      <w:pPr>
        <w:spacing w:line="360" w:lineRule="auto"/>
        <w:jc w:val="both"/>
        <w:outlineLvl w:val="0"/>
        <w:rPr>
          <w:rFonts w:ascii="Times New Roman" w:hAnsi="Times New Roman"/>
        </w:rPr>
        <w:pPrChange w:id="6074" w:author="MARCELO" w:date="2009-06-07T15:32:00Z">
          <w:pPr>
            <w:pBdr>
              <w:bottom w:val="single" w:sz="4" w:space="1" w:color="000000"/>
            </w:pBdr>
            <w:spacing w:line="360" w:lineRule="auto"/>
            <w:jc w:val="both"/>
            <w:outlineLvl w:val="0"/>
          </w:pPr>
        </w:pPrChange>
      </w:pPr>
    </w:p>
    <w:p w:rsidR="00FB039E" w:rsidRDefault="00FB039E" w:rsidP="00EB36D3">
      <w:pPr>
        <w:spacing w:line="360" w:lineRule="auto"/>
        <w:jc w:val="both"/>
        <w:rPr>
          <w:ins w:id="6075" w:author="MARCELO PEREIRA" w:date="2009-05-25T17:10:00Z"/>
          <w:rFonts w:ascii="Times New Roman" w:hAnsi="Times New Roman"/>
        </w:rPr>
        <w:pPrChange w:id="6076" w:author="MARCELO" w:date="2009-06-07T15:32:00Z">
          <w:pPr>
            <w:pBdr>
              <w:bottom w:val="single" w:sz="4" w:space="1" w:color="000000"/>
            </w:pBdr>
            <w:spacing w:line="360" w:lineRule="auto"/>
            <w:jc w:val="both"/>
          </w:pPr>
        </w:pPrChange>
      </w:pPr>
      <w:del w:id="6077" w:author="MARCELO PEREIRA" w:date="2009-05-25T17:03:00Z">
        <w:r>
          <w:rPr>
            <w:rFonts w:ascii="Times New Roman" w:hAnsi="Times New Roman"/>
            <w:b/>
          </w:rPr>
          <w:delText>3. Cronograma de atividades</w:delText>
        </w:r>
      </w:del>
    </w:p>
    <w:p w:rsidR="00FB039E" w:rsidRDefault="00FB039E" w:rsidP="00EB36D3">
      <w:pPr>
        <w:spacing w:line="360" w:lineRule="auto"/>
        <w:jc w:val="both"/>
        <w:pPrChange w:id="6078" w:author="MARCELO" w:date="2009-06-07T15:32:00Z">
          <w:pPr>
            <w:pBdr>
              <w:bottom w:val="single" w:sz="4" w:space="1" w:color="000000"/>
            </w:pBdr>
            <w:spacing w:line="360" w:lineRule="auto"/>
            <w:jc w:val="both"/>
          </w:pPr>
        </w:pPrChange>
      </w:pPr>
      <w:ins w:id="6079" w:author="MARCELO PEREIRA" w:date="2009-05-25T17:10:00Z">
        <w:r>
          <w:rPr>
            <w:rFonts w:ascii="Times New Roman" w:hAnsi="Times New Roman"/>
          </w:rPr>
          <w:tab/>
        </w:r>
      </w:ins>
      <w:ins w:id="6080" w:author="MARCELO PEREIRA" w:date="2009-05-25T17:16:00Z">
        <w:r>
          <w:rPr>
            <w:rFonts w:ascii="Times New Roman" w:hAnsi="Times New Roman"/>
          </w:rPr>
          <w:t>Os objetivos d</w:t>
        </w:r>
        <w:del w:id="6081" w:author="MARCELO" w:date="2009-06-08T22:24:00Z">
          <w:r w:rsidDel="00D530C0">
            <w:rPr>
              <w:rFonts w:ascii="Times New Roman" w:hAnsi="Times New Roman"/>
            </w:rPr>
            <w:delText>este</w:delText>
          </w:r>
        </w:del>
      </w:ins>
      <w:ins w:id="6082" w:author="MARCELO" w:date="2009-06-08T22:24:00Z">
        <w:r w:rsidR="00D530C0">
          <w:rPr>
            <w:rFonts w:ascii="Times New Roman" w:hAnsi="Times New Roman"/>
          </w:rPr>
          <w:t>o</w:t>
        </w:r>
      </w:ins>
      <w:ins w:id="6083" w:author="MARCELO PEREIRA" w:date="2009-05-25T17:16:00Z">
        <w:r>
          <w:rPr>
            <w:rFonts w:ascii="Times New Roman" w:hAnsi="Times New Roman"/>
          </w:rPr>
          <w:t xml:space="preserve"> trabalho </w:t>
        </w:r>
        <w:del w:id="6084" w:author="MARCELO" w:date="2009-06-08T22:24:00Z">
          <w:r w:rsidDel="00D530C0">
            <w:rPr>
              <w:rFonts w:ascii="Times New Roman" w:hAnsi="Times New Roman"/>
            </w:rPr>
            <w:delText>foram alcançados de acordo com a proposta defini</w:delText>
          </w:r>
        </w:del>
      </w:ins>
      <w:ins w:id="6085" w:author="MARCELO PEREIRA" w:date="2009-05-25T17:17:00Z">
        <w:del w:id="6086" w:author="MARCELO" w:date="2009-06-08T22:24:00Z">
          <w:r w:rsidDel="00D530C0">
            <w:rPr>
              <w:rFonts w:ascii="Times New Roman" w:hAnsi="Times New Roman"/>
            </w:rPr>
            <w:delText>da</w:delText>
          </w:r>
        </w:del>
      </w:ins>
      <w:ins w:id="6087" w:author="MARCELO" w:date="2009-06-08T22:24:00Z">
        <w:r w:rsidR="00D530C0">
          <w:rPr>
            <w:rFonts w:ascii="Times New Roman" w:hAnsi="Times New Roman"/>
          </w:rPr>
          <w:t>proposto neste documento consistem em</w:t>
        </w:r>
      </w:ins>
      <w:ins w:id="6088" w:author="MARCELO PEREIRA" w:date="2009-05-25T17:17:00Z">
        <w:r>
          <w:rPr>
            <w:rFonts w:ascii="Times New Roman" w:hAnsi="Times New Roman"/>
          </w:rPr>
          <w:t xml:space="preserve">: especificar e </w:t>
        </w:r>
        <w:del w:id="6089" w:author="MARCELO" w:date="2009-06-21T20:47:00Z">
          <w:r w:rsidDel="00280FDD">
            <w:rPr>
              <w:rFonts w:ascii="Times New Roman" w:hAnsi="Times New Roman"/>
            </w:rPr>
            <w:delText>desenvolver</w:delText>
          </w:r>
        </w:del>
      </w:ins>
      <w:ins w:id="6090" w:author="MARCELO" w:date="2009-06-21T20:47:00Z">
        <w:r w:rsidR="00280FDD">
          <w:rPr>
            <w:rFonts w:ascii="Times New Roman" w:hAnsi="Times New Roman"/>
          </w:rPr>
          <w:t>implementar</w:t>
        </w:r>
      </w:ins>
      <w:ins w:id="6091" w:author="MARCELO PEREIRA" w:date="2009-05-25T17:17:00Z">
        <w:r>
          <w:rPr>
            <w:rFonts w:ascii="Times New Roman" w:hAnsi="Times New Roman"/>
          </w:rPr>
          <w:t xml:space="preserve"> uma </w:t>
        </w:r>
      </w:ins>
      <w:ins w:id="6092" w:author="MARCELO" w:date="2009-06-08T22:24:00Z">
        <w:r w:rsidR="00D530C0">
          <w:rPr>
            <w:rFonts w:ascii="Times New Roman" w:hAnsi="Times New Roman"/>
          </w:rPr>
          <w:t xml:space="preserve">arquitetura de </w:t>
        </w:r>
      </w:ins>
      <w:ins w:id="6093" w:author="MARCELO PEREIRA" w:date="2009-05-25T17:17:00Z">
        <w:r>
          <w:rPr>
            <w:rFonts w:ascii="Times New Roman" w:hAnsi="Times New Roman"/>
          </w:rPr>
          <w:t>ferramenta para a etapa de pós-codificação</w:t>
        </w:r>
      </w:ins>
      <w:ins w:id="6094" w:author="MARCELO PEREIRA" w:date="2009-05-25T17:18:00Z">
        <w:r>
          <w:rPr>
            <w:rFonts w:ascii="Times New Roman" w:hAnsi="Times New Roman"/>
          </w:rPr>
          <w:t xml:space="preserve"> que ofereça funcionalida</w:t>
        </w:r>
      </w:ins>
      <w:ins w:id="6095" w:author="MARCELO PEREIRA" w:date="2009-05-25T17:19:00Z">
        <w:r>
          <w:rPr>
            <w:rFonts w:ascii="Times New Roman" w:hAnsi="Times New Roman"/>
          </w:rPr>
          <w:t>des de documentação, análise, refatoramento e testes ao desenvolvedor PL/SQL</w:t>
        </w:r>
      </w:ins>
      <w:ins w:id="6096" w:author="MARCELO" w:date="2009-06-08T22:24:00Z">
        <w:r w:rsidR="00D530C0">
          <w:rPr>
            <w:rFonts w:ascii="Times New Roman" w:hAnsi="Times New Roman"/>
          </w:rPr>
          <w:t xml:space="preserve"> e implementar um prot</w:t>
        </w:r>
      </w:ins>
      <w:ins w:id="6097" w:author="MARCELO" w:date="2009-06-08T22:25:00Z">
        <w:r w:rsidR="00D530C0">
          <w:rPr>
            <w:rFonts w:ascii="Times New Roman" w:hAnsi="Times New Roman"/>
          </w:rPr>
          <w:t>ótipo para validação de um subconjunto destas funcionalidades</w:t>
        </w:r>
      </w:ins>
      <w:ins w:id="6098" w:author="MARCELO PEREIRA" w:date="2009-05-25T17:19:00Z">
        <w:r>
          <w:rPr>
            <w:rFonts w:ascii="Times New Roman" w:hAnsi="Times New Roman"/>
          </w:rPr>
          <w:t xml:space="preserve">. Com o estudo de caso e o protótipo desenvolvido, foi possível validar as funcionalidades </w:t>
        </w:r>
        <w:del w:id="6099" w:author="MARCELO" w:date="2009-06-08T22:25:00Z">
          <w:r w:rsidDel="00D530C0">
            <w:rPr>
              <w:rFonts w:ascii="Times New Roman" w:hAnsi="Times New Roman"/>
            </w:rPr>
            <w:delText>da ferramenta</w:delText>
          </w:r>
        </w:del>
      </w:ins>
      <w:ins w:id="6100" w:author="MARCELO" w:date="2009-06-08T22:25:00Z">
        <w:r w:rsidR="00D530C0">
          <w:rPr>
            <w:rFonts w:ascii="Times New Roman" w:hAnsi="Times New Roman"/>
          </w:rPr>
          <w:t>do PL/SQL Helper</w:t>
        </w:r>
      </w:ins>
      <w:ins w:id="6101" w:author="MARCELO PEREIRA" w:date="2009-05-25T17:19:00Z">
        <w:r>
          <w:rPr>
            <w:rFonts w:ascii="Times New Roman" w:hAnsi="Times New Roman"/>
          </w:rPr>
          <w:t xml:space="preserve"> junto a um</w:t>
        </w:r>
        <w:del w:id="6102" w:author="MARCELO" w:date="2009-05-31T17:37:00Z">
          <w:r w:rsidDel="00AA69F7">
            <w:rPr>
              <w:rFonts w:ascii="Times New Roman" w:hAnsi="Times New Roman"/>
            </w:rPr>
            <w:delText xml:space="preserve"> problema</w:delText>
          </w:r>
        </w:del>
      </w:ins>
      <w:ins w:id="6103" w:author="MARCELO" w:date="2009-05-31T17:37:00Z">
        <w:r w:rsidR="00AA69F7">
          <w:rPr>
            <w:rFonts w:ascii="Times New Roman" w:hAnsi="Times New Roman"/>
          </w:rPr>
          <w:t>a aplicação</w:t>
        </w:r>
      </w:ins>
      <w:ins w:id="6104" w:author="MARCELO PEREIRA" w:date="2009-05-25T17:19:00Z">
        <w:r>
          <w:rPr>
            <w:rFonts w:ascii="Times New Roman" w:hAnsi="Times New Roman"/>
          </w:rPr>
          <w:t xml:space="preserve"> real: o Projeto SIG@</w:t>
        </w:r>
      </w:ins>
      <w:ins w:id="6105" w:author="MARCELO PEREIRA" w:date="2009-05-25T17:20:00Z">
        <w:r>
          <w:rPr>
            <w:rFonts w:ascii="Times New Roman" w:hAnsi="Times New Roman"/>
          </w:rPr>
          <w:t xml:space="preserve">. </w:t>
        </w:r>
      </w:ins>
      <w:ins w:id="6106" w:author="MARCELO PEREIRA" w:date="2009-05-25T17:21:00Z">
        <w:r>
          <w:rPr>
            <w:rFonts w:ascii="Times New Roman" w:hAnsi="Times New Roman"/>
          </w:rPr>
          <w:t xml:space="preserve">A documentação foi gerada corretamente, assim como os gráficos de dependências </w:t>
        </w:r>
      </w:ins>
      <w:ins w:id="6107" w:author="MARCELO" w:date="2009-06-08T22:25:00Z">
        <w:r w:rsidR="00D530C0">
          <w:rPr>
            <w:rFonts w:ascii="Times New Roman" w:hAnsi="Times New Roman"/>
          </w:rPr>
          <w:t xml:space="preserve">foram criados </w:t>
        </w:r>
      </w:ins>
      <w:ins w:id="6108" w:author="MARCELO PEREIRA" w:date="2009-05-25T17:21:00Z">
        <w:r>
          <w:rPr>
            <w:rFonts w:ascii="Times New Roman" w:hAnsi="Times New Roman"/>
          </w:rPr>
          <w:t xml:space="preserve">e a fachada </w:t>
        </w:r>
      </w:ins>
      <w:ins w:id="6109" w:author="MARCELO" w:date="2009-06-08T22:25:00Z">
        <w:r w:rsidR="00D530C0">
          <w:rPr>
            <w:rFonts w:ascii="Times New Roman" w:hAnsi="Times New Roman"/>
          </w:rPr>
          <w:t xml:space="preserve">foi </w:t>
        </w:r>
      </w:ins>
      <w:ins w:id="6110" w:author="MARCELO PEREIRA" w:date="2009-05-25T17:21:00Z">
        <w:r>
          <w:rPr>
            <w:rFonts w:ascii="Times New Roman" w:hAnsi="Times New Roman"/>
          </w:rPr>
          <w:t xml:space="preserve">compilada. </w:t>
        </w:r>
      </w:ins>
      <w:ins w:id="6111" w:author="MARCELO PEREIRA" w:date="2009-05-25T17:23:00Z">
        <w:r>
          <w:rPr>
            <w:rFonts w:ascii="Times New Roman" w:hAnsi="Times New Roman"/>
          </w:rPr>
          <w:t xml:space="preserve">Para o protótipo, não foi possível implementar todas as funcionalidades definidas no projeto da ferramenta, </w:t>
        </w:r>
        <w:del w:id="6112" w:author="MARCELO" w:date="2009-06-08T22:26:00Z">
          <w:r w:rsidDel="00D530C0">
            <w:rPr>
              <w:rFonts w:ascii="Times New Roman" w:hAnsi="Times New Roman"/>
            </w:rPr>
            <w:delText>por motivos de cronograma</w:delText>
          </w:r>
        </w:del>
      </w:ins>
      <w:ins w:id="6113" w:author="MARCELO" w:date="2009-06-08T22:26:00Z">
        <w:r w:rsidR="00D530C0">
          <w:rPr>
            <w:rFonts w:ascii="Times New Roman" w:hAnsi="Times New Roman"/>
          </w:rPr>
          <w:t xml:space="preserve">devido a </w:t>
        </w:r>
      </w:ins>
      <w:ins w:id="6114" w:author="MARCELO" w:date="2009-06-21T20:47:00Z">
        <w:r w:rsidR="00280FDD">
          <w:rPr>
            <w:rFonts w:ascii="Times New Roman" w:hAnsi="Times New Roman"/>
          </w:rPr>
          <w:t xml:space="preserve">uma necessidade de </w:t>
        </w:r>
      </w:ins>
      <w:ins w:id="6115" w:author="MARCELO" w:date="2009-06-08T22:26:00Z">
        <w:r w:rsidR="00D530C0">
          <w:rPr>
            <w:rFonts w:ascii="Times New Roman" w:hAnsi="Times New Roman"/>
          </w:rPr>
          <w:t xml:space="preserve">redução </w:t>
        </w:r>
      </w:ins>
      <w:ins w:id="6116" w:author="MARCELO" w:date="2009-06-21T20:47:00Z">
        <w:r w:rsidR="00280FDD">
          <w:rPr>
            <w:rFonts w:ascii="Times New Roman" w:hAnsi="Times New Roman"/>
          </w:rPr>
          <w:t>d</w:t>
        </w:r>
      </w:ins>
      <w:ins w:id="6117" w:author="MARCELO" w:date="2009-06-08T22:26:00Z">
        <w:r w:rsidR="00D530C0">
          <w:rPr>
            <w:rFonts w:ascii="Times New Roman" w:hAnsi="Times New Roman"/>
          </w:rPr>
          <w:t xml:space="preserve">o escopo do trabalho, como visto na seção </w:t>
        </w:r>
      </w:ins>
      <w:ins w:id="6118" w:author="MARCELO" w:date="2009-06-08T22:27:00Z">
        <w:r w:rsidR="00D530C0">
          <w:rPr>
            <w:rFonts w:ascii="Times New Roman" w:hAnsi="Times New Roman"/>
          </w:rPr>
          <w:t>4.1</w:t>
        </w:r>
      </w:ins>
      <w:ins w:id="6119" w:author="MARCELO PEREIRA" w:date="2009-05-25T17:23:00Z">
        <w:r>
          <w:rPr>
            <w:rFonts w:ascii="Times New Roman" w:hAnsi="Times New Roman"/>
          </w:rPr>
          <w:t xml:space="preserve">. Outro fator que impossibilitou a implementação de outras funcionalidades foi o fato de que funções e procedimentos, definidos </w:t>
        </w:r>
      </w:ins>
      <w:ins w:id="6120" w:author="MARCELO PEREIRA" w:date="2009-05-25T17:24:00Z">
        <w:r>
          <w:rPr>
            <w:rFonts w:ascii="Times New Roman" w:hAnsi="Times New Roman"/>
          </w:rPr>
          <w:t xml:space="preserve">dentro de pacotes, não estão presentes no dicionário de dados do Oracle. Isso significa que o SGBD Oracle trata as rotinas de um pacote como parte do pacote, ou seja, como texto. Não se tem conhecimento de ferramentas </w:t>
        </w:r>
      </w:ins>
      <w:ins w:id="6121" w:author="MARCELO" w:date="2009-06-08T22:27:00Z">
        <w:r w:rsidR="00D530C0">
          <w:rPr>
            <w:rFonts w:ascii="Times New Roman" w:hAnsi="Times New Roman"/>
          </w:rPr>
          <w:t xml:space="preserve">existentes </w:t>
        </w:r>
      </w:ins>
      <w:ins w:id="6122" w:author="MARCELO PEREIRA" w:date="2009-05-25T17:24:00Z">
        <w:r>
          <w:rPr>
            <w:rFonts w:ascii="Times New Roman" w:hAnsi="Times New Roman"/>
          </w:rPr>
          <w:t xml:space="preserve">no mercado </w:t>
        </w:r>
      </w:ins>
      <w:ins w:id="6123" w:author="MARCELO" w:date="2009-06-08T22:27:00Z">
        <w:r w:rsidR="00D530C0">
          <w:rPr>
            <w:rFonts w:ascii="Times New Roman" w:hAnsi="Times New Roman"/>
          </w:rPr>
          <w:t xml:space="preserve">e na academia </w:t>
        </w:r>
      </w:ins>
      <w:ins w:id="6124" w:author="MARCELO PEREIRA" w:date="2009-05-25T17:24:00Z">
        <w:r>
          <w:rPr>
            <w:rFonts w:ascii="Times New Roman" w:hAnsi="Times New Roman"/>
          </w:rPr>
          <w:t>que trabalhem com rotinas de</w:t>
        </w:r>
      </w:ins>
      <w:ins w:id="6125" w:author="MARCELO" w:date="2009-06-21T20:48:00Z">
        <w:r w:rsidR="00280FDD">
          <w:rPr>
            <w:rFonts w:ascii="Times New Roman" w:hAnsi="Times New Roman"/>
          </w:rPr>
          <w:t xml:space="preserve">finidas dentro de </w:t>
        </w:r>
      </w:ins>
      <w:ins w:id="6126" w:author="MARCELO PEREIRA" w:date="2009-05-25T17:24:00Z">
        <w:del w:id="6127" w:author="MARCELO" w:date="2009-06-21T20:48:00Z">
          <w:r w:rsidDel="00280FDD">
            <w:rPr>
              <w:rFonts w:ascii="Times New Roman" w:hAnsi="Times New Roman"/>
            </w:rPr>
            <w:delText xml:space="preserve"> </w:delText>
          </w:r>
        </w:del>
        <w:r>
          <w:rPr>
            <w:rFonts w:ascii="Times New Roman" w:hAnsi="Times New Roman"/>
          </w:rPr>
          <w:t>pacote</w:t>
        </w:r>
      </w:ins>
      <w:ins w:id="6128" w:author="MARCELO" w:date="2009-06-21T20:48:00Z">
        <w:r w:rsidR="00280FDD">
          <w:rPr>
            <w:rFonts w:ascii="Times New Roman" w:hAnsi="Times New Roman"/>
          </w:rPr>
          <w:t>s do Oracle</w:t>
        </w:r>
      </w:ins>
      <w:ins w:id="6129" w:author="MARCELO PEREIRA" w:date="2009-05-25T17:24:00Z">
        <w:r>
          <w:rPr>
            <w:rFonts w:ascii="Times New Roman" w:hAnsi="Times New Roman"/>
          </w:rPr>
          <w:t xml:space="preserve"> como </w:t>
        </w:r>
        <w:del w:id="6130" w:author="MARCELO" w:date="2009-06-08T22:27:00Z">
          <w:r w:rsidDel="00D530C0">
            <w:rPr>
              <w:rFonts w:ascii="Times New Roman" w:hAnsi="Times New Roman"/>
            </w:rPr>
            <w:delText>esta</w:delText>
          </w:r>
        </w:del>
      </w:ins>
      <w:ins w:id="6131" w:author="MARCELO" w:date="2009-06-21T20:48:00Z">
        <w:r w:rsidR="00280FDD">
          <w:rPr>
            <w:rFonts w:ascii="Times New Roman" w:hAnsi="Times New Roman"/>
          </w:rPr>
          <w:t>o</w:t>
        </w:r>
      </w:ins>
      <w:ins w:id="6132" w:author="MARCELO" w:date="2009-06-08T22:27:00Z">
        <w:r w:rsidR="00D530C0">
          <w:rPr>
            <w:rFonts w:ascii="Times New Roman" w:hAnsi="Times New Roman"/>
          </w:rPr>
          <w:t xml:space="preserve"> PL/SQL Helper</w:t>
        </w:r>
      </w:ins>
      <w:ins w:id="6133" w:author="MARCELO PEREIRA" w:date="2009-05-25T17:24:00Z">
        <w:r>
          <w:rPr>
            <w:rFonts w:ascii="Times New Roman" w:hAnsi="Times New Roman"/>
          </w:rPr>
          <w:t>. Foi necessário fazer extrações no código do pacote para recuperar i</w:t>
        </w:r>
      </w:ins>
      <w:ins w:id="6134" w:author="MARCELO PEREIRA" w:date="2009-05-25T17:25:00Z">
        <w:r>
          <w:rPr>
            <w:rFonts w:ascii="Times New Roman" w:hAnsi="Times New Roman"/>
          </w:rPr>
          <w:t xml:space="preserve">soladamente as funções e procedimentos por ele definidos, para que fosse possível verificar chamadas internas e gerar o diagrama de dependência e o pacote fachada.  </w:t>
        </w:r>
      </w:ins>
    </w:p>
    <w:p w:rsidR="00FB039E" w:rsidRDefault="00FB039E" w:rsidP="00EB36D3">
      <w:pPr>
        <w:spacing w:line="360" w:lineRule="auto"/>
        <w:jc w:val="both"/>
        <w:pPrChange w:id="6135"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6136" w:author="MARCELO" w:date="2009-06-07T15:32:00Z">
          <w:pPr>
            <w:pBdr>
              <w:bottom w:val="single" w:sz="4" w:space="1" w:color="000000"/>
            </w:pBdr>
            <w:spacing w:line="360" w:lineRule="auto"/>
            <w:jc w:val="both"/>
          </w:pPr>
        </w:pPrChange>
      </w:pPr>
    </w:p>
    <w:p w:rsidR="00FB039E" w:rsidRDefault="00FB039E" w:rsidP="00EB36D3">
      <w:pPr>
        <w:spacing w:line="360" w:lineRule="auto"/>
        <w:jc w:val="both"/>
        <w:pPrChange w:id="6137" w:author="MARCELO" w:date="2009-06-07T15:32:00Z">
          <w:pPr>
            <w:pBdr>
              <w:bottom w:val="single" w:sz="4" w:space="1" w:color="000000"/>
            </w:pBdr>
            <w:spacing w:line="360" w:lineRule="auto"/>
            <w:jc w:val="both"/>
          </w:pPr>
        </w:pPrChange>
      </w:pPr>
      <w:r>
        <w:rPr>
          <w:rFonts w:ascii="Times New Roman" w:hAnsi="Times New Roman"/>
          <w:b/>
          <w:bCs/>
        </w:rPr>
        <w:t xml:space="preserve">6.1 </w:t>
      </w:r>
      <w:ins w:id="6138" w:author="MARCELO PEREIRA" w:date="2009-05-25T17:31:00Z">
        <w:r>
          <w:rPr>
            <w:rFonts w:ascii="Times New Roman" w:hAnsi="Times New Roman"/>
            <w:b/>
            <w:bCs/>
          </w:rPr>
          <w:t>Contribuições</w:t>
        </w:r>
      </w:ins>
    </w:p>
    <w:p w:rsidR="00FB039E" w:rsidRDefault="00FB039E" w:rsidP="00EB36D3">
      <w:pPr>
        <w:spacing w:line="360" w:lineRule="auto"/>
        <w:jc w:val="both"/>
        <w:pPrChange w:id="6139"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6140" w:author="MARCELO" w:date="2009-06-07T15:32:00Z">
          <w:pPr>
            <w:pBdr>
              <w:bottom w:val="single" w:sz="4" w:space="1" w:color="000000"/>
            </w:pBdr>
            <w:spacing w:line="360" w:lineRule="auto"/>
            <w:jc w:val="both"/>
          </w:pPr>
        </w:pPrChange>
      </w:pPr>
      <w:ins w:id="6141" w:author="MARCELO PEREIRA" w:date="2009-05-25T17:31:00Z">
        <w:r>
          <w:rPr>
            <w:rFonts w:ascii="Times New Roman" w:hAnsi="Times New Roman"/>
          </w:rPr>
          <w:tab/>
          <w:t>Como principais contribuições para área</w:t>
        </w:r>
      </w:ins>
      <w:ins w:id="6142" w:author="MARCELO" w:date="2009-06-08T22:28:00Z">
        <w:r w:rsidR="007141DE">
          <w:rPr>
            <w:rFonts w:ascii="Times New Roman" w:hAnsi="Times New Roman"/>
          </w:rPr>
          <w:t xml:space="preserve"> de bancos de dados</w:t>
        </w:r>
      </w:ins>
      <w:ins w:id="6143" w:author="MARCELO" w:date="2009-05-31T17:38:00Z">
        <w:r w:rsidR="00AA69F7">
          <w:rPr>
            <w:rFonts w:ascii="Times New Roman" w:hAnsi="Times New Roman"/>
          </w:rPr>
          <w:t>,</w:t>
        </w:r>
      </w:ins>
      <w:ins w:id="6144" w:author="MARCELO PEREIRA" w:date="2009-05-25T17:31:00Z">
        <w:r>
          <w:rPr>
            <w:rFonts w:ascii="Times New Roman" w:hAnsi="Times New Roman"/>
          </w:rPr>
          <w:t xml:space="preserve"> </w:t>
        </w:r>
        <w:del w:id="6145" w:author="MARCELO" w:date="2009-05-31T17:38:00Z">
          <w:r w:rsidDel="00AA69F7">
            <w:rPr>
              <w:rFonts w:ascii="Times New Roman" w:hAnsi="Times New Roman"/>
            </w:rPr>
            <w:delText xml:space="preserve">podemos </w:delText>
          </w:r>
        </w:del>
      </w:ins>
      <w:ins w:id="6146" w:author="MARCELO" w:date="2009-05-31T17:38:00Z">
        <w:r w:rsidR="00AA69F7">
          <w:rPr>
            <w:rFonts w:ascii="Times New Roman" w:hAnsi="Times New Roman"/>
          </w:rPr>
          <w:t>é possível citar</w:t>
        </w:r>
      </w:ins>
      <w:ins w:id="6147" w:author="MARCELO PEREIRA" w:date="2009-05-25T17:31:00Z">
        <w:del w:id="6148" w:author="MARCELO" w:date="2009-06-08T22:28:00Z">
          <w:r w:rsidDel="007141DE">
            <w:rPr>
              <w:rFonts w:ascii="Times New Roman" w:hAnsi="Times New Roman"/>
            </w:rPr>
            <w:delText>citar</w:delText>
          </w:r>
        </w:del>
        <w:r>
          <w:rPr>
            <w:rFonts w:ascii="Times New Roman" w:hAnsi="Times New Roman"/>
          </w:rPr>
          <w:t>, primeiramente, a criação de uma interface gráfica para o programa PLDOC, que até então era invocado através de linha</w:t>
        </w:r>
      </w:ins>
      <w:ins w:id="6149" w:author="MARCELO" w:date="2009-06-08T22:29:00Z">
        <w:r w:rsidR="007141DE">
          <w:rPr>
            <w:rFonts w:ascii="Times New Roman" w:hAnsi="Times New Roman"/>
          </w:rPr>
          <w:t>s</w:t>
        </w:r>
      </w:ins>
      <w:ins w:id="6150" w:author="MARCELO PEREIRA" w:date="2009-05-25T17:31:00Z">
        <w:r>
          <w:rPr>
            <w:rFonts w:ascii="Times New Roman" w:hAnsi="Times New Roman"/>
          </w:rPr>
          <w:t xml:space="preserve"> de comando. </w:t>
        </w:r>
      </w:ins>
      <w:ins w:id="6151" w:author="MARCELO" w:date="2009-05-31T17:38:00Z">
        <w:r w:rsidR="00AA69F7">
          <w:rPr>
            <w:rFonts w:ascii="Times New Roman" w:hAnsi="Times New Roman"/>
          </w:rPr>
          <w:t xml:space="preserve">O trabalho </w:t>
        </w:r>
      </w:ins>
      <w:ins w:id="6152" w:author="MARCELO PEREIRA" w:date="2009-05-25T17:31:00Z">
        <w:del w:id="6153" w:author="MARCELO" w:date="2009-05-31T17:38:00Z">
          <w:r w:rsidDel="00AA69F7">
            <w:rPr>
              <w:rFonts w:ascii="Times New Roman" w:hAnsi="Times New Roman"/>
            </w:rPr>
            <w:delText>T</w:delText>
          </w:r>
        </w:del>
      </w:ins>
      <w:ins w:id="6154" w:author="MARCELO" w:date="2009-05-31T17:38:00Z">
        <w:r w:rsidR="00AA69F7">
          <w:rPr>
            <w:rFonts w:ascii="Times New Roman" w:hAnsi="Times New Roman"/>
          </w:rPr>
          <w:t>t</w:t>
        </w:r>
      </w:ins>
      <w:ins w:id="6155" w:author="MARCELO PEREIRA" w:date="2009-05-25T17:31:00Z">
        <w:r>
          <w:rPr>
            <w:rFonts w:ascii="Times New Roman" w:hAnsi="Times New Roman"/>
          </w:rPr>
          <w:t xml:space="preserve">ambém contribuiu </w:t>
        </w:r>
        <w:del w:id="6156" w:author="MARCELO" w:date="2009-06-08T22:29:00Z">
          <w:r w:rsidDel="007141DE">
            <w:rPr>
              <w:rFonts w:ascii="Times New Roman" w:hAnsi="Times New Roman"/>
            </w:rPr>
            <w:delText xml:space="preserve">com a definição </w:delText>
          </w:r>
        </w:del>
      </w:ins>
      <w:ins w:id="6157" w:author="MARCELO" w:date="2009-06-08T22:29:00Z">
        <w:r w:rsidR="007141DE">
          <w:rPr>
            <w:rFonts w:ascii="Times New Roman" w:hAnsi="Times New Roman"/>
          </w:rPr>
          <w:t xml:space="preserve">para o desenvolvimento </w:t>
        </w:r>
      </w:ins>
      <w:ins w:id="6158" w:author="MARCELO PEREIRA" w:date="2009-05-25T17:31:00Z">
        <w:r>
          <w:rPr>
            <w:rFonts w:ascii="Times New Roman" w:hAnsi="Times New Roman"/>
          </w:rPr>
          <w:t xml:space="preserve">de um módulo que exibe gráficos de dependências para rotinas definidas dentro </w:t>
        </w:r>
        <w:del w:id="6159" w:author="MARCELO" w:date="2009-05-31T17:38:00Z">
          <w:r w:rsidDel="00AA69F7">
            <w:rPr>
              <w:rFonts w:ascii="Times New Roman" w:hAnsi="Times New Roman"/>
            </w:rPr>
            <w:delText xml:space="preserve">de </w:delText>
          </w:r>
        </w:del>
        <w:r>
          <w:rPr>
            <w:rFonts w:ascii="Times New Roman" w:hAnsi="Times New Roman"/>
          </w:rPr>
          <w:t>de pacotes Oracle</w:t>
        </w:r>
        <w:del w:id="6160" w:author="MARCELO" w:date="2009-05-31T17:38:00Z">
          <w:r w:rsidDel="00AA69F7">
            <w:rPr>
              <w:rFonts w:ascii="Times New Roman" w:hAnsi="Times New Roman"/>
            </w:rPr>
            <w:delText>, o que não se tem conhecimento de concorrência</w:delText>
          </w:r>
        </w:del>
        <w:r>
          <w:rPr>
            <w:rFonts w:ascii="Times New Roman" w:hAnsi="Times New Roman"/>
          </w:rPr>
          <w:t xml:space="preserve">. Por fim, </w:t>
        </w:r>
        <w:del w:id="6161" w:author="MARCELO" w:date="2009-05-31T17:38:00Z">
          <w:r w:rsidDel="00AA69F7">
            <w:rPr>
              <w:rFonts w:ascii="Times New Roman" w:hAnsi="Times New Roman"/>
            </w:rPr>
            <w:delText xml:space="preserve"> </w:delText>
          </w:r>
        </w:del>
        <w:r>
          <w:rPr>
            <w:rFonts w:ascii="Times New Roman" w:hAnsi="Times New Roman"/>
          </w:rPr>
          <w:t>a geração automática de fachadas, modularizando o código d</w:t>
        </w:r>
        <w:del w:id="6162" w:author="MARCELO" w:date="2009-05-31T17:39:00Z">
          <w:r w:rsidDel="00AA69F7">
            <w:rPr>
              <w:rFonts w:ascii="Times New Roman" w:hAnsi="Times New Roman"/>
            </w:rPr>
            <w:delText>o</w:delText>
          </w:r>
        </w:del>
      </w:ins>
      <w:ins w:id="6163" w:author="MARCELO" w:date="2009-05-31T17:39:00Z">
        <w:r w:rsidR="00AA69F7">
          <w:rPr>
            <w:rFonts w:ascii="Times New Roman" w:hAnsi="Times New Roman"/>
          </w:rPr>
          <w:t>a aplicação de</w:t>
        </w:r>
      </w:ins>
      <w:ins w:id="6164" w:author="MARCELO PEREIRA" w:date="2009-05-25T17:31:00Z">
        <w:r>
          <w:rPr>
            <w:rFonts w:ascii="Times New Roman" w:hAnsi="Times New Roman"/>
          </w:rPr>
          <w:t xml:space="preserve"> banco de dados em camadas de acordo com padrão de projeto de software </w:t>
        </w:r>
        <w:r w:rsidRPr="00AA69F7">
          <w:rPr>
            <w:rFonts w:ascii="Times New Roman" w:hAnsi="Times New Roman"/>
            <w:i/>
            <w:rPrChange w:id="6165" w:author="MARCELO" w:date="2009-05-31T17:39:00Z">
              <w:rPr>
                <w:rFonts w:ascii="Times New Roman" w:hAnsi="Times New Roman"/>
              </w:rPr>
            </w:rPrChange>
          </w:rPr>
          <w:t>Layer</w:t>
        </w:r>
        <w:r>
          <w:rPr>
            <w:rFonts w:ascii="Times New Roman" w:hAnsi="Times New Roman"/>
          </w:rPr>
          <w:t xml:space="preserve"> [44]</w:t>
        </w:r>
      </w:ins>
      <w:ins w:id="6166" w:author="MARCELO" w:date="2009-06-08T22:32:00Z">
        <w:r w:rsidR="00A6307D">
          <w:rPr>
            <w:rFonts w:ascii="Times New Roman" w:hAnsi="Times New Roman"/>
          </w:rPr>
          <w:t>, foi especificada e implementada para ser usada com o SGBD Oracle</w:t>
        </w:r>
      </w:ins>
      <w:ins w:id="6167" w:author="MARCELO PEREIRA" w:date="2009-05-25T17:31:00Z">
        <w:r>
          <w:rPr>
            <w:rFonts w:ascii="Times New Roman" w:hAnsi="Times New Roman"/>
          </w:rPr>
          <w:t xml:space="preserve">. </w:t>
        </w:r>
      </w:ins>
    </w:p>
    <w:p w:rsidR="004B131E" w:rsidRDefault="00280FDD" w:rsidP="00EB36D3">
      <w:pPr>
        <w:spacing w:line="360" w:lineRule="auto"/>
        <w:jc w:val="both"/>
        <w:rPr>
          <w:ins w:id="6168" w:author="MARCELO" w:date="2009-05-31T17:37:00Z"/>
          <w:rFonts w:ascii="Times New Roman" w:hAnsi="Times New Roman"/>
        </w:rPr>
        <w:pPrChange w:id="6169" w:author="MARCELO" w:date="2009-06-07T15:32:00Z">
          <w:pPr>
            <w:pBdr>
              <w:bottom w:val="single" w:sz="4" w:space="1" w:color="000000"/>
            </w:pBdr>
            <w:spacing w:line="360" w:lineRule="auto"/>
            <w:jc w:val="both"/>
          </w:pPr>
        </w:pPrChange>
      </w:pPr>
      <w:ins w:id="6170" w:author="MARCELO" w:date="2009-06-21T20:48:00Z">
        <w:r>
          <w:rPr>
            <w:rFonts w:ascii="Times New Roman" w:hAnsi="Times New Roman"/>
          </w:rPr>
          <w:tab/>
          <w:t xml:space="preserve">Além disso, este trabalho </w:t>
        </w:r>
      </w:ins>
      <w:ins w:id="6171" w:author="MARCELO" w:date="2009-06-21T20:49:00Z">
        <w:r>
          <w:rPr>
            <w:rFonts w:ascii="Times New Roman" w:hAnsi="Times New Roman"/>
          </w:rPr>
          <w:t>é original e consiste em uma primeira tentativa de especificar uma arquitetura de software que contemple funcionalidades para ativi</w:t>
        </w:r>
        <w:r w:rsidR="00203271">
          <w:rPr>
            <w:rFonts w:ascii="Times New Roman" w:hAnsi="Times New Roman"/>
          </w:rPr>
          <w:t>dades pós-codificação como geração de documentação, gráfico de dependência</w:t>
        </w:r>
      </w:ins>
      <w:ins w:id="6172" w:author="MARCELO" w:date="2009-06-21T20:50:00Z">
        <w:r w:rsidR="00203271">
          <w:rPr>
            <w:rFonts w:ascii="Times New Roman" w:hAnsi="Times New Roman"/>
          </w:rPr>
          <w:t>s</w:t>
        </w:r>
      </w:ins>
      <w:ins w:id="6173" w:author="MARCELO" w:date="2009-06-21T20:49:00Z">
        <w:r w:rsidR="00203271">
          <w:rPr>
            <w:rFonts w:ascii="Times New Roman" w:hAnsi="Times New Roman"/>
          </w:rPr>
          <w:t>, refatora</w:t>
        </w:r>
      </w:ins>
      <w:ins w:id="6174" w:author="MARCELO" w:date="2009-06-21T20:50:00Z">
        <w:r w:rsidR="00203271">
          <w:rPr>
            <w:rFonts w:ascii="Times New Roman" w:hAnsi="Times New Roman"/>
          </w:rPr>
          <w:t xml:space="preserve">mento e teste. As ferramentas existentes atualmente na academia e no mercado não possuem todas estas funcionalidades. </w:t>
        </w:r>
      </w:ins>
      <w:ins w:id="6175" w:author="MARCELO" w:date="2009-06-21T20:51:00Z">
        <w:r w:rsidR="00203271">
          <w:rPr>
            <w:rFonts w:ascii="Times New Roman" w:hAnsi="Times New Roman"/>
          </w:rPr>
          <w:t>A elicitação destas funcionalidades também é considerada uma contribuição.</w:t>
        </w:r>
      </w:ins>
    </w:p>
    <w:p w:rsidR="004B131E" w:rsidRDefault="004B131E" w:rsidP="00EB36D3">
      <w:pPr>
        <w:spacing w:line="360" w:lineRule="auto"/>
        <w:jc w:val="both"/>
        <w:rPr>
          <w:rFonts w:ascii="Times New Roman" w:hAnsi="Times New Roman"/>
        </w:rPr>
        <w:pPrChange w:id="6176"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rPr>
        <w:pPrChange w:id="6177"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b/>
          <w:bCs/>
        </w:rPr>
        <w:pPrChange w:id="6178" w:author="MARCELO" w:date="2009-06-07T15:32:00Z">
          <w:pPr>
            <w:pBdr>
              <w:bottom w:val="single" w:sz="4" w:space="1" w:color="000000"/>
            </w:pBdr>
            <w:spacing w:line="360" w:lineRule="auto"/>
            <w:jc w:val="both"/>
          </w:pPr>
        </w:pPrChange>
      </w:pPr>
      <w:ins w:id="6179" w:author="MARCELO PEREIRA" w:date="2009-05-25T17:31:00Z">
        <w:r>
          <w:rPr>
            <w:rFonts w:ascii="Times New Roman" w:hAnsi="Times New Roman"/>
            <w:b/>
            <w:bCs/>
          </w:rPr>
          <w:t>6.2 Trabalhos Futuros</w:t>
        </w:r>
      </w:ins>
    </w:p>
    <w:p w:rsidR="00FB039E" w:rsidDel="00732642" w:rsidRDefault="00FB039E" w:rsidP="00EB36D3">
      <w:pPr>
        <w:spacing w:line="360" w:lineRule="auto"/>
        <w:jc w:val="both"/>
        <w:rPr>
          <w:del w:id="6180" w:author="MARCELO" w:date="2009-06-08T22:36:00Z"/>
          <w:rFonts w:ascii="Times New Roman" w:hAnsi="Times New Roman"/>
          <w:b/>
          <w:bCs/>
        </w:rPr>
        <w:pPrChange w:id="6181" w:author="MARCELO" w:date="2009-06-07T15:32:00Z">
          <w:pPr>
            <w:pBdr>
              <w:bottom w:val="single" w:sz="4" w:space="1" w:color="000000"/>
            </w:pBdr>
            <w:spacing w:line="360" w:lineRule="auto"/>
            <w:jc w:val="both"/>
          </w:pPr>
        </w:pPrChange>
      </w:pPr>
    </w:p>
    <w:p w:rsidR="00732642" w:rsidRDefault="00732642" w:rsidP="00EB36D3">
      <w:pPr>
        <w:spacing w:line="360" w:lineRule="auto"/>
        <w:jc w:val="both"/>
        <w:rPr>
          <w:ins w:id="6182" w:author="MARCELO" w:date="2009-06-08T22:36:00Z"/>
          <w:rFonts w:ascii="Times New Roman" w:hAnsi="Times New Roman"/>
        </w:rPr>
        <w:pPrChange w:id="6183" w:author="MARCELO" w:date="2009-06-07T15:32:00Z">
          <w:pPr>
            <w:pBdr>
              <w:bottom w:val="single" w:sz="4" w:space="1" w:color="000000"/>
            </w:pBdr>
            <w:spacing w:line="360" w:lineRule="auto"/>
            <w:jc w:val="both"/>
          </w:pPr>
        </w:pPrChange>
      </w:pPr>
    </w:p>
    <w:p w:rsidR="00A6307D" w:rsidRDefault="00FB039E" w:rsidP="007B3A26">
      <w:pPr>
        <w:spacing w:line="360" w:lineRule="auto"/>
        <w:ind w:firstLine="427"/>
        <w:jc w:val="both"/>
        <w:rPr>
          <w:ins w:id="6184" w:author="MARCELO" w:date="2009-06-08T22:37:00Z"/>
          <w:rFonts w:ascii="Times New Roman" w:hAnsi="Times New Roman"/>
        </w:rPr>
        <w:pPrChange w:id="6185" w:author="MARCELO" w:date="2009-06-21T20:52:00Z">
          <w:pPr>
            <w:pBdr>
              <w:bottom w:val="single" w:sz="4" w:space="1" w:color="000000"/>
            </w:pBdr>
            <w:spacing w:line="360" w:lineRule="auto"/>
            <w:jc w:val="both"/>
          </w:pPr>
        </w:pPrChange>
      </w:pPr>
      <w:ins w:id="6186" w:author="MARCELO PEREIRA" w:date="2009-05-25T17:31:00Z">
        <w:r>
          <w:rPr>
            <w:rFonts w:ascii="Times New Roman" w:hAnsi="Times New Roman"/>
          </w:rPr>
          <w:tab/>
        </w:r>
        <w:del w:id="6187" w:author="MARCELO" w:date="2009-06-21T20:52:00Z">
          <w:r w:rsidDel="007B3A26">
            <w:rPr>
              <w:rFonts w:ascii="Times New Roman" w:hAnsi="Times New Roman"/>
            </w:rPr>
            <w:delText>Como trabalhos futuros ficarão</w:delText>
          </w:r>
        </w:del>
      </w:ins>
      <w:ins w:id="6188" w:author="MARCELO" w:date="2009-06-21T20:52:00Z">
        <w:r w:rsidR="007B3A26">
          <w:rPr>
            <w:rFonts w:ascii="Times New Roman" w:hAnsi="Times New Roman"/>
          </w:rPr>
          <w:t>Alguns trabalhos futuros são listados abaixo como poss</w:t>
        </w:r>
      </w:ins>
      <w:ins w:id="6189" w:author="MARCELO" w:date="2009-06-21T20:53:00Z">
        <w:r w:rsidR="007B3A26">
          <w:rPr>
            <w:rFonts w:ascii="Times New Roman" w:hAnsi="Times New Roman"/>
          </w:rPr>
          <w:t>íveis melhorias que podem ser realizadas no trabalho aqui descrito.</w:t>
        </w:r>
      </w:ins>
    </w:p>
    <w:p w:rsidR="00732642" w:rsidRDefault="00732642" w:rsidP="00EB36D3">
      <w:pPr>
        <w:spacing w:line="360" w:lineRule="auto"/>
        <w:jc w:val="both"/>
        <w:rPr>
          <w:ins w:id="6190" w:author="MARCELO" w:date="2009-06-08T22:32:00Z"/>
          <w:rFonts w:ascii="Times New Roman" w:hAnsi="Times New Roman"/>
        </w:rPr>
        <w:pPrChange w:id="6191" w:author="MARCELO" w:date="2009-06-07T15:32:00Z">
          <w:pPr>
            <w:pBdr>
              <w:bottom w:val="single" w:sz="4" w:space="1" w:color="000000"/>
            </w:pBdr>
            <w:spacing w:line="360" w:lineRule="auto"/>
            <w:jc w:val="both"/>
          </w:pPr>
        </w:pPrChange>
      </w:pPr>
    </w:p>
    <w:p w:rsidR="00A6307D" w:rsidRDefault="00A6307D" w:rsidP="00A6307D">
      <w:pPr>
        <w:numPr>
          <w:ilvl w:val="0"/>
          <w:numId w:val="3"/>
        </w:numPr>
        <w:spacing w:line="360" w:lineRule="auto"/>
        <w:jc w:val="both"/>
        <w:rPr>
          <w:ins w:id="6192" w:author="MARCELO" w:date="2009-06-08T22:32:00Z"/>
          <w:rFonts w:ascii="Times New Roman" w:hAnsi="Times New Roman"/>
        </w:rPr>
        <w:pPrChange w:id="6193" w:author="MARCELO" w:date="2009-06-08T22:32:00Z">
          <w:pPr>
            <w:pBdr>
              <w:bottom w:val="single" w:sz="4" w:space="1" w:color="000000"/>
            </w:pBdr>
            <w:spacing w:line="360" w:lineRule="auto"/>
            <w:jc w:val="both"/>
          </w:pPr>
        </w:pPrChange>
      </w:pPr>
      <w:ins w:id="6194" w:author="MARCELO" w:date="2009-06-08T22:32:00Z">
        <w:r>
          <w:rPr>
            <w:rFonts w:ascii="Times New Roman" w:hAnsi="Times New Roman"/>
          </w:rPr>
          <w:t>Para o módulo de documentação:</w:t>
        </w:r>
      </w:ins>
    </w:p>
    <w:p w:rsidR="00A6307D" w:rsidRDefault="00FB039E" w:rsidP="00A6307D">
      <w:pPr>
        <w:numPr>
          <w:ilvl w:val="1"/>
          <w:numId w:val="3"/>
        </w:numPr>
        <w:spacing w:line="360" w:lineRule="auto"/>
        <w:jc w:val="both"/>
        <w:rPr>
          <w:ins w:id="6195" w:author="MARCELO" w:date="2009-06-08T22:33:00Z"/>
          <w:rFonts w:ascii="Times New Roman" w:hAnsi="Times New Roman"/>
        </w:rPr>
        <w:pPrChange w:id="6196" w:author="MARCELO" w:date="2009-06-08T22:32:00Z">
          <w:pPr>
            <w:pBdr>
              <w:bottom w:val="single" w:sz="4" w:space="1" w:color="000000"/>
            </w:pBdr>
            <w:spacing w:line="360" w:lineRule="auto"/>
            <w:jc w:val="both"/>
          </w:pPr>
        </w:pPrChange>
      </w:pPr>
      <w:ins w:id="6197" w:author="MARCELO PEREIRA" w:date="2009-05-25T17:31:00Z">
        <w:del w:id="6198" w:author="MARCELO" w:date="2009-06-08T22:32:00Z">
          <w:r w:rsidDel="00A6307D">
            <w:rPr>
              <w:rFonts w:ascii="Times New Roman" w:hAnsi="Times New Roman"/>
            </w:rPr>
            <w:delText xml:space="preserve"> a</w:delText>
          </w:r>
        </w:del>
        <w:del w:id="6199" w:author="MARCELO" w:date="2009-06-08T22:33:00Z">
          <w:r w:rsidDel="00A6307D">
            <w:rPr>
              <w:rFonts w:ascii="Times New Roman" w:hAnsi="Times New Roman"/>
            </w:rPr>
            <w:delText xml:space="preserve"> implementação das funcionalidades restantes especificadas para ferramenta: d</w:delText>
          </w:r>
        </w:del>
      </w:ins>
      <w:ins w:id="6200" w:author="MARCELO" w:date="2009-06-08T22:33:00Z">
        <w:r w:rsidR="00A6307D">
          <w:rPr>
            <w:rFonts w:ascii="Times New Roman" w:hAnsi="Times New Roman"/>
          </w:rPr>
          <w:t>D</w:t>
        </w:r>
      </w:ins>
      <w:ins w:id="6201" w:author="MARCELO PEREIRA" w:date="2009-05-25T17:31:00Z">
        <w:r>
          <w:rPr>
            <w:rFonts w:ascii="Times New Roman" w:hAnsi="Times New Roman"/>
          </w:rPr>
          <w:t xml:space="preserve">ocumentação de rotinas isoladas </w:t>
        </w:r>
      </w:ins>
    </w:p>
    <w:p w:rsidR="00A6307D" w:rsidRDefault="00FB039E" w:rsidP="00A6307D">
      <w:pPr>
        <w:numPr>
          <w:ilvl w:val="1"/>
          <w:numId w:val="3"/>
        </w:numPr>
        <w:spacing w:line="360" w:lineRule="auto"/>
        <w:jc w:val="both"/>
        <w:rPr>
          <w:ins w:id="6202" w:author="MARCELO" w:date="2009-06-08T22:37:00Z"/>
          <w:rFonts w:ascii="Times New Roman" w:hAnsi="Times New Roman"/>
        </w:rPr>
        <w:pPrChange w:id="6203" w:author="MARCELO" w:date="2009-06-08T22:32:00Z">
          <w:pPr>
            <w:pBdr>
              <w:bottom w:val="single" w:sz="4" w:space="1" w:color="000000"/>
            </w:pBdr>
            <w:spacing w:line="360" w:lineRule="auto"/>
            <w:jc w:val="both"/>
          </w:pPr>
        </w:pPrChange>
      </w:pPr>
      <w:ins w:id="6204" w:author="MARCELO PEREIRA" w:date="2009-05-25T17:31:00Z">
        <w:del w:id="6205" w:author="MARCELO" w:date="2009-06-08T22:33:00Z">
          <w:r w:rsidDel="00A6307D">
            <w:rPr>
              <w:rFonts w:ascii="Times New Roman" w:hAnsi="Times New Roman"/>
            </w:rPr>
            <w:delText>e d</w:delText>
          </w:r>
        </w:del>
      </w:ins>
      <w:ins w:id="6206" w:author="MARCELO" w:date="2009-06-08T22:33:00Z">
        <w:r w:rsidR="00A6307D">
          <w:rPr>
            <w:rFonts w:ascii="Times New Roman" w:hAnsi="Times New Roman"/>
          </w:rPr>
          <w:t>D</w:t>
        </w:r>
      </w:ins>
      <w:ins w:id="6207" w:author="MARCELO PEREIRA" w:date="2009-05-25T17:31:00Z">
        <w:r>
          <w:rPr>
            <w:rFonts w:ascii="Times New Roman" w:hAnsi="Times New Roman"/>
          </w:rPr>
          <w:t>ocumentação completa</w:t>
        </w:r>
      </w:ins>
    </w:p>
    <w:p w:rsidR="00732642" w:rsidRDefault="00732642" w:rsidP="00732642">
      <w:pPr>
        <w:spacing w:line="360" w:lineRule="auto"/>
        <w:ind w:left="1507"/>
        <w:jc w:val="both"/>
        <w:rPr>
          <w:ins w:id="6208" w:author="MARCELO" w:date="2009-06-08T22:33:00Z"/>
          <w:rFonts w:ascii="Times New Roman" w:hAnsi="Times New Roman"/>
        </w:rPr>
        <w:pPrChange w:id="6209" w:author="MARCELO" w:date="2009-06-08T22:37:00Z">
          <w:pPr>
            <w:pBdr>
              <w:bottom w:val="single" w:sz="4" w:space="1" w:color="000000"/>
            </w:pBdr>
            <w:spacing w:line="360" w:lineRule="auto"/>
            <w:jc w:val="both"/>
          </w:pPr>
        </w:pPrChange>
      </w:pPr>
    </w:p>
    <w:p w:rsidR="00A6307D" w:rsidRDefault="00FB039E" w:rsidP="00A6307D">
      <w:pPr>
        <w:numPr>
          <w:ilvl w:val="0"/>
          <w:numId w:val="3"/>
        </w:numPr>
        <w:spacing w:line="360" w:lineRule="auto"/>
        <w:jc w:val="both"/>
        <w:rPr>
          <w:ins w:id="6210" w:author="MARCELO" w:date="2009-06-08T22:33:00Z"/>
          <w:rFonts w:ascii="Times New Roman" w:hAnsi="Times New Roman"/>
        </w:rPr>
        <w:pPrChange w:id="6211" w:author="MARCELO" w:date="2009-06-08T22:33:00Z">
          <w:pPr>
            <w:pBdr>
              <w:bottom w:val="single" w:sz="4" w:space="1" w:color="000000"/>
            </w:pBdr>
            <w:spacing w:line="360" w:lineRule="auto"/>
            <w:jc w:val="both"/>
          </w:pPr>
        </w:pPrChange>
      </w:pPr>
      <w:ins w:id="6212" w:author="MARCELO PEREIRA" w:date="2009-05-25T17:31:00Z">
        <w:del w:id="6213" w:author="MARCELO" w:date="2009-06-08T22:33:00Z">
          <w:r w:rsidDel="00A6307D">
            <w:rPr>
              <w:rFonts w:ascii="Times New Roman" w:hAnsi="Times New Roman"/>
            </w:rPr>
            <w:delText xml:space="preserve">, no módulo de </w:delText>
          </w:r>
        </w:del>
        <w:del w:id="6214" w:author="MARCELO" w:date="2009-05-31T17:39:00Z">
          <w:r w:rsidDel="00973587">
            <w:rPr>
              <w:rFonts w:ascii="Times New Roman" w:hAnsi="Times New Roman"/>
            </w:rPr>
            <w:delText>documentação;</w:delText>
          </w:r>
        </w:del>
      </w:ins>
      <w:ins w:id="6215" w:author="MARCELO" w:date="2009-06-08T22:33:00Z">
        <w:r w:rsidR="00A6307D">
          <w:rPr>
            <w:rFonts w:ascii="Times New Roman" w:hAnsi="Times New Roman"/>
          </w:rPr>
          <w:t>Para o módulo de análise:</w:t>
        </w:r>
      </w:ins>
    </w:p>
    <w:p w:rsidR="00A6307D" w:rsidRDefault="00FB039E" w:rsidP="00A6307D">
      <w:pPr>
        <w:numPr>
          <w:ilvl w:val="1"/>
          <w:numId w:val="3"/>
        </w:numPr>
        <w:spacing w:line="360" w:lineRule="auto"/>
        <w:jc w:val="both"/>
        <w:rPr>
          <w:ins w:id="6216" w:author="MARCELO" w:date="2009-06-08T22:34:00Z"/>
          <w:rFonts w:ascii="Times New Roman" w:hAnsi="Times New Roman"/>
        </w:rPr>
        <w:pPrChange w:id="6217" w:author="MARCELO" w:date="2009-06-08T22:33:00Z">
          <w:pPr>
            <w:pBdr>
              <w:bottom w:val="single" w:sz="4" w:space="1" w:color="000000"/>
            </w:pBdr>
            <w:spacing w:line="360" w:lineRule="auto"/>
            <w:jc w:val="both"/>
          </w:pPr>
        </w:pPrChange>
      </w:pPr>
      <w:ins w:id="6218" w:author="MARCELO PEREIRA" w:date="2009-05-25T17:31:00Z">
        <w:del w:id="6219" w:author="MARCELO" w:date="2009-05-31T17:37:00Z">
          <w:r w:rsidDel="004B131E">
            <w:rPr>
              <w:rFonts w:ascii="Times New Roman" w:hAnsi="Times New Roman"/>
            </w:rPr>
            <w:delText xml:space="preserve">  </w:delText>
          </w:r>
        </w:del>
        <w:del w:id="6220" w:author="MARCELO" w:date="2009-06-08T22:33:00Z">
          <w:r w:rsidDel="00A6307D">
            <w:rPr>
              <w:rFonts w:ascii="Times New Roman" w:hAnsi="Times New Roman"/>
            </w:rPr>
            <w:delText>e</w:delText>
          </w:r>
        </w:del>
      </w:ins>
      <w:ins w:id="6221" w:author="MARCELO" w:date="2009-06-08T22:33:00Z">
        <w:r w:rsidR="00A6307D">
          <w:rPr>
            <w:rFonts w:ascii="Times New Roman" w:hAnsi="Times New Roman"/>
          </w:rPr>
          <w:t>E</w:t>
        </w:r>
      </w:ins>
      <w:ins w:id="6222" w:author="MARCELO PEREIRA" w:date="2009-05-25T17:31:00Z">
        <w:r>
          <w:rPr>
            <w:rFonts w:ascii="Times New Roman" w:hAnsi="Times New Roman"/>
          </w:rPr>
          <w:t xml:space="preserve">xibição do modelo relacional das tabelas em tempo de execução </w:t>
        </w:r>
        <w:del w:id="6223" w:author="MARCELO" w:date="2009-06-08T22:34:00Z">
          <w:r w:rsidDel="00A6307D">
            <w:rPr>
              <w:rFonts w:ascii="Times New Roman" w:hAnsi="Times New Roman"/>
            </w:rPr>
            <w:delText xml:space="preserve">e </w:delText>
          </w:r>
        </w:del>
      </w:ins>
    </w:p>
    <w:p w:rsidR="00A6307D" w:rsidRDefault="00FB039E" w:rsidP="00A6307D">
      <w:pPr>
        <w:numPr>
          <w:ilvl w:val="1"/>
          <w:numId w:val="3"/>
        </w:numPr>
        <w:spacing w:line="360" w:lineRule="auto"/>
        <w:jc w:val="both"/>
        <w:rPr>
          <w:ins w:id="6224" w:author="MARCELO" w:date="2009-06-08T22:36:00Z"/>
          <w:rFonts w:ascii="Times New Roman" w:hAnsi="Times New Roman"/>
        </w:rPr>
        <w:pPrChange w:id="6225" w:author="MARCELO" w:date="2009-06-08T22:33:00Z">
          <w:pPr>
            <w:pBdr>
              <w:bottom w:val="single" w:sz="4" w:space="1" w:color="000000"/>
            </w:pBdr>
            <w:spacing w:line="360" w:lineRule="auto"/>
            <w:jc w:val="both"/>
          </w:pPr>
        </w:pPrChange>
      </w:pPr>
      <w:ins w:id="6226" w:author="MARCELO PEREIRA" w:date="2009-05-25T17:31:00Z">
        <w:del w:id="6227" w:author="MARCELO" w:date="2009-06-08T22:34:00Z">
          <w:r w:rsidDel="00A6307D">
            <w:rPr>
              <w:rFonts w:ascii="Times New Roman" w:hAnsi="Times New Roman"/>
            </w:rPr>
            <w:delText>v</w:delText>
          </w:r>
        </w:del>
      </w:ins>
      <w:ins w:id="6228" w:author="MARCELO" w:date="2009-06-08T22:34:00Z">
        <w:r w:rsidR="00A6307D">
          <w:rPr>
            <w:rFonts w:ascii="Times New Roman" w:hAnsi="Times New Roman"/>
          </w:rPr>
          <w:t>V</w:t>
        </w:r>
      </w:ins>
      <w:ins w:id="6229" w:author="MARCELO PEREIRA" w:date="2009-05-25T17:31:00Z">
        <w:r>
          <w:rPr>
            <w:rFonts w:ascii="Times New Roman" w:hAnsi="Times New Roman"/>
          </w:rPr>
          <w:t>isualização de métricas de análise</w:t>
        </w:r>
      </w:ins>
    </w:p>
    <w:p w:rsidR="00732642" w:rsidRDefault="00A6307D" w:rsidP="00732642">
      <w:pPr>
        <w:numPr>
          <w:ilvl w:val="1"/>
          <w:numId w:val="3"/>
        </w:numPr>
        <w:spacing w:line="360" w:lineRule="auto"/>
        <w:jc w:val="both"/>
        <w:rPr>
          <w:ins w:id="6230" w:author="MARCELO" w:date="2009-06-08T22:37:00Z"/>
          <w:rFonts w:ascii="Times New Roman" w:hAnsi="Times New Roman"/>
        </w:rPr>
        <w:pPrChange w:id="6231" w:author="MARCELO" w:date="2009-06-08T22:37:00Z">
          <w:pPr>
            <w:pBdr>
              <w:bottom w:val="single" w:sz="4" w:space="1" w:color="000000"/>
            </w:pBdr>
            <w:spacing w:line="360" w:lineRule="auto"/>
            <w:jc w:val="both"/>
          </w:pPr>
        </w:pPrChange>
      </w:pPr>
      <w:ins w:id="6232" w:author="MARCELO" w:date="2009-06-08T22:36:00Z">
        <w:r w:rsidRPr="00732642">
          <w:rPr>
            <w:rFonts w:ascii="Times New Roman" w:hAnsi="Times New Roman"/>
          </w:rPr>
          <w:t>Geração do gráfico de dependências entre rotinas de mais de um pacote</w:t>
        </w:r>
      </w:ins>
      <w:ins w:id="6233" w:author="MARCELO PEREIRA" w:date="2009-05-25T17:31:00Z">
        <w:del w:id="6234" w:author="MARCELO" w:date="2009-06-08T22:34:00Z">
          <w:r w:rsidR="00FB039E" w:rsidRPr="00732642" w:rsidDel="00A6307D">
            <w:rPr>
              <w:rFonts w:ascii="Times New Roman" w:hAnsi="Times New Roman"/>
            </w:rPr>
            <w:delText>,</w:delText>
          </w:r>
          <w:r w:rsidR="00FB039E" w:rsidRPr="00A6307D" w:rsidDel="00A6307D">
            <w:rPr>
              <w:rFonts w:ascii="Times New Roman" w:hAnsi="Times New Roman"/>
            </w:rPr>
            <w:delText xml:space="preserve"> dentro do módulo de análise;</w:delText>
          </w:r>
        </w:del>
      </w:ins>
    </w:p>
    <w:p w:rsidR="00732642" w:rsidRPr="00A6307D" w:rsidRDefault="00732642" w:rsidP="00732642">
      <w:pPr>
        <w:spacing w:line="360" w:lineRule="auto"/>
        <w:ind w:left="1507"/>
        <w:jc w:val="both"/>
        <w:rPr>
          <w:ins w:id="6235" w:author="MARCELO" w:date="2009-06-08T22:34:00Z"/>
          <w:rFonts w:ascii="Times New Roman" w:hAnsi="Times New Roman"/>
        </w:rPr>
        <w:pPrChange w:id="6236" w:author="MARCELO" w:date="2009-06-08T22:37:00Z">
          <w:pPr>
            <w:pBdr>
              <w:bottom w:val="single" w:sz="4" w:space="1" w:color="000000"/>
            </w:pBdr>
            <w:spacing w:line="360" w:lineRule="auto"/>
            <w:jc w:val="both"/>
          </w:pPr>
        </w:pPrChange>
      </w:pPr>
    </w:p>
    <w:p w:rsidR="00A6307D" w:rsidRDefault="00A6307D" w:rsidP="00A6307D">
      <w:pPr>
        <w:numPr>
          <w:ilvl w:val="0"/>
          <w:numId w:val="3"/>
        </w:numPr>
        <w:spacing w:line="360" w:lineRule="auto"/>
        <w:jc w:val="both"/>
        <w:rPr>
          <w:ins w:id="6237" w:author="MARCELO" w:date="2009-06-08T22:34:00Z"/>
          <w:rFonts w:ascii="Times New Roman" w:hAnsi="Times New Roman"/>
        </w:rPr>
        <w:pPrChange w:id="6238" w:author="MARCELO" w:date="2009-06-08T22:34:00Z">
          <w:pPr>
            <w:pBdr>
              <w:bottom w:val="single" w:sz="4" w:space="1" w:color="000000"/>
            </w:pBdr>
            <w:spacing w:line="360" w:lineRule="auto"/>
            <w:jc w:val="both"/>
          </w:pPr>
        </w:pPrChange>
      </w:pPr>
      <w:ins w:id="6239" w:author="MARCELO" w:date="2009-06-08T22:34:00Z">
        <w:r>
          <w:rPr>
            <w:rFonts w:ascii="Times New Roman" w:hAnsi="Times New Roman"/>
          </w:rPr>
          <w:t>Para o módulo de refatoramento:</w:t>
        </w:r>
      </w:ins>
    </w:p>
    <w:p w:rsidR="00A6307D" w:rsidRDefault="00FB039E" w:rsidP="00A6307D">
      <w:pPr>
        <w:numPr>
          <w:ilvl w:val="1"/>
          <w:numId w:val="3"/>
        </w:numPr>
        <w:spacing w:line="360" w:lineRule="auto"/>
        <w:jc w:val="both"/>
        <w:rPr>
          <w:ins w:id="6240" w:author="MARCELO" w:date="2009-06-08T22:37:00Z"/>
          <w:rFonts w:ascii="Times New Roman" w:hAnsi="Times New Roman"/>
        </w:rPr>
        <w:pPrChange w:id="6241" w:author="MARCELO" w:date="2009-06-08T22:34:00Z">
          <w:pPr>
            <w:pBdr>
              <w:bottom w:val="single" w:sz="4" w:space="1" w:color="000000"/>
            </w:pBdr>
            <w:spacing w:line="360" w:lineRule="auto"/>
            <w:jc w:val="both"/>
          </w:pPr>
        </w:pPrChange>
      </w:pPr>
      <w:ins w:id="6242" w:author="MARCELO PEREIRA" w:date="2009-05-25T17:31:00Z">
        <w:del w:id="6243" w:author="MARCELO" w:date="2009-06-08T22:34:00Z">
          <w:r w:rsidDel="00A6307D">
            <w:rPr>
              <w:rFonts w:ascii="Times New Roman" w:hAnsi="Times New Roman"/>
            </w:rPr>
            <w:delText xml:space="preserve"> r</w:delText>
          </w:r>
        </w:del>
      </w:ins>
      <w:ins w:id="6244" w:author="MARCELO" w:date="2009-06-08T22:34:00Z">
        <w:r w:rsidR="00A6307D">
          <w:rPr>
            <w:rFonts w:ascii="Times New Roman" w:hAnsi="Times New Roman"/>
          </w:rPr>
          <w:t>R</w:t>
        </w:r>
      </w:ins>
      <w:ins w:id="6245" w:author="MARCELO PEREIRA" w:date="2009-05-25T17:31:00Z">
        <w:r>
          <w:rPr>
            <w:rFonts w:ascii="Times New Roman" w:hAnsi="Times New Roman"/>
          </w:rPr>
          <w:t>enomea</w:t>
        </w:r>
        <w:del w:id="6246" w:author="MARCELO" w:date="2009-06-08T22:34:00Z">
          <w:r w:rsidDel="00A6307D">
            <w:rPr>
              <w:rFonts w:ascii="Times New Roman" w:hAnsi="Times New Roman"/>
            </w:rPr>
            <w:delText>mento</w:delText>
          </w:r>
        </w:del>
      </w:ins>
      <w:ins w:id="6247" w:author="MARCELO" w:date="2009-06-08T22:34:00Z">
        <w:r w:rsidR="00A6307D">
          <w:rPr>
            <w:rFonts w:ascii="Times New Roman" w:hAnsi="Times New Roman"/>
          </w:rPr>
          <w:t>ção</w:t>
        </w:r>
      </w:ins>
      <w:ins w:id="6248" w:author="MARCELO PEREIRA" w:date="2009-05-25T17:31:00Z">
        <w:r>
          <w:rPr>
            <w:rFonts w:ascii="Times New Roman" w:hAnsi="Times New Roman"/>
          </w:rPr>
          <w:t xml:space="preserve"> d</w:t>
        </w:r>
        <w:del w:id="6249" w:author="MARCELO" w:date="2009-06-08T22:34:00Z">
          <w:r w:rsidDel="00A6307D">
            <w:rPr>
              <w:rFonts w:ascii="Times New Roman" w:hAnsi="Times New Roman"/>
            </w:rPr>
            <w:delText>as</w:delText>
          </w:r>
        </w:del>
      </w:ins>
      <w:ins w:id="6250" w:author="MARCELO" w:date="2009-06-08T22:34:00Z">
        <w:r w:rsidR="00A6307D">
          <w:rPr>
            <w:rFonts w:ascii="Times New Roman" w:hAnsi="Times New Roman"/>
          </w:rPr>
          <w:t>e</w:t>
        </w:r>
      </w:ins>
      <w:ins w:id="6251" w:author="MARCELO PEREIRA" w:date="2009-05-25T17:31:00Z">
        <w:r>
          <w:rPr>
            <w:rFonts w:ascii="Times New Roman" w:hAnsi="Times New Roman"/>
          </w:rPr>
          <w:t xml:space="preserve"> entidades</w:t>
        </w:r>
      </w:ins>
      <w:ins w:id="6252" w:author="MARCELO" w:date="2009-06-08T22:34:00Z">
        <w:r w:rsidR="00A6307D">
          <w:rPr>
            <w:rFonts w:ascii="Times New Roman" w:hAnsi="Times New Roman"/>
          </w:rPr>
          <w:t xml:space="preserve"> do banco de dados</w:t>
        </w:r>
      </w:ins>
      <w:ins w:id="6253" w:author="MARCELO PEREIRA" w:date="2009-05-25T17:31:00Z">
        <w:del w:id="6254" w:author="MARCELO" w:date="2009-06-08T22:34:00Z">
          <w:r w:rsidDel="00A6307D">
            <w:rPr>
              <w:rFonts w:ascii="Times New Roman" w:hAnsi="Times New Roman"/>
            </w:rPr>
            <w:delText xml:space="preserve">, dentro do módulo de refatoramento; </w:delText>
          </w:r>
        </w:del>
      </w:ins>
    </w:p>
    <w:p w:rsidR="00732642" w:rsidRDefault="00732642" w:rsidP="00732642">
      <w:pPr>
        <w:spacing w:line="360" w:lineRule="auto"/>
        <w:ind w:left="1507"/>
        <w:jc w:val="both"/>
        <w:rPr>
          <w:ins w:id="6255" w:author="MARCELO" w:date="2009-06-08T22:34:00Z"/>
          <w:rFonts w:ascii="Times New Roman" w:hAnsi="Times New Roman"/>
        </w:rPr>
        <w:pPrChange w:id="6256" w:author="MARCELO" w:date="2009-06-08T22:37:00Z">
          <w:pPr>
            <w:pBdr>
              <w:bottom w:val="single" w:sz="4" w:space="1" w:color="000000"/>
            </w:pBdr>
            <w:spacing w:line="360" w:lineRule="auto"/>
            <w:jc w:val="both"/>
          </w:pPr>
        </w:pPrChange>
      </w:pPr>
    </w:p>
    <w:p w:rsidR="00A6307D" w:rsidRDefault="00A6307D" w:rsidP="00A6307D">
      <w:pPr>
        <w:numPr>
          <w:ilvl w:val="0"/>
          <w:numId w:val="3"/>
        </w:numPr>
        <w:spacing w:line="360" w:lineRule="auto"/>
        <w:jc w:val="both"/>
        <w:rPr>
          <w:ins w:id="6257" w:author="MARCELO" w:date="2009-06-08T22:34:00Z"/>
          <w:rFonts w:ascii="Times New Roman" w:hAnsi="Times New Roman"/>
        </w:rPr>
        <w:pPrChange w:id="6258" w:author="MARCELO" w:date="2009-06-08T22:34:00Z">
          <w:pPr>
            <w:pBdr>
              <w:bottom w:val="single" w:sz="4" w:space="1" w:color="000000"/>
            </w:pBdr>
            <w:spacing w:line="360" w:lineRule="auto"/>
            <w:jc w:val="both"/>
          </w:pPr>
        </w:pPrChange>
      </w:pPr>
      <w:ins w:id="6259" w:author="MARCELO" w:date="2009-06-08T22:34:00Z">
        <w:r>
          <w:rPr>
            <w:rFonts w:ascii="Times New Roman" w:hAnsi="Times New Roman"/>
          </w:rPr>
          <w:t>Para o módulo de teste:</w:t>
        </w:r>
      </w:ins>
    </w:p>
    <w:p w:rsidR="00A6307D" w:rsidRDefault="00FB039E" w:rsidP="00A6307D">
      <w:pPr>
        <w:numPr>
          <w:ilvl w:val="1"/>
          <w:numId w:val="3"/>
        </w:numPr>
        <w:spacing w:line="360" w:lineRule="auto"/>
        <w:jc w:val="both"/>
        <w:rPr>
          <w:ins w:id="6260" w:author="MARCELO" w:date="2009-06-08T22:34:00Z"/>
          <w:rFonts w:ascii="Times New Roman" w:hAnsi="Times New Roman"/>
        </w:rPr>
        <w:pPrChange w:id="6261" w:author="MARCELO" w:date="2009-06-08T22:34:00Z">
          <w:pPr>
            <w:pBdr>
              <w:bottom w:val="single" w:sz="4" w:space="1" w:color="000000"/>
            </w:pBdr>
            <w:spacing w:line="360" w:lineRule="auto"/>
            <w:jc w:val="both"/>
          </w:pPr>
        </w:pPrChange>
      </w:pPr>
      <w:ins w:id="6262" w:author="MARCELO PEREIRA" w:date="2009-05-25T17:31:00Z">
        <w:del w:id="6263" w:author="MARCELO" w:date="2009-06-08T22:34:00Z">
          <w:r w:rsidDel="00A6307D">
            <w:rPr>
              <w:rFonts w:ascii="Times New Roman" w:hAnsi="Times New Roman"/>
            </w:rPr>
            <w:delText>e t</w:delText>
          </w:r>
        </w:del>
      </w:ins>
      <w:ins w:id="6264" w:author="MARCELO" w:date="2009-06-08T22:34:00Z">
        <w:r w:rsidR="00A6307D">
          <w:rPr>
            <w:rFonts w:ascii="Times New Roman" w:hAnsi="Times New Roman"/>
          </w:rPr>
          <w:t>T</w:t>
        </w:r>
      </w:ins>
      <w:ins w:id="6265" w:author="MARCELO PEREIRA" w:date="2009-05-25T17:31:00Z">
        <w:r>
          <w:rPr>
            <w:rFonts w:ascii="Times New Roman" w:hAnsi="Times New Roman"/>
          </w:rPr>
          <w:t xml:space="preserve">estes unitários para rotinas </w:t>
        </w:r>
      </w:ins>
    </w:p>
    <w:p w:rsidR="00732642" w:rsidRDefault="00FB039E" w:rsidP="00A6307D">
      <w:pPr>
        <w:numPr>
          <w:ilvl w:val="1"/>
          <w:numId w:val="3"/>
        </w:numPr>
        <w:spacing w:line="360" w:lineRule="auto"/>
        <w:jc w:val="both"/>
        <w:rPr>
          <w:ins w:id="6266" w:author="MARCELO" w:date="2009-06-08T22:37:00Z"/>
          <w:rFonts w:ascii="Times New Roman" w:hAnsi="Times New Roman"/>
        </w:rPr>
        <w:pPrChange w:id="6267" w:author="MARCELO" w:date="2009-06-08T22:34:00Z">
          <w:pPr>
            <w:pBdr>
              <w:bottom w:val="single" w:sz="4" w:space="1" w:color="000000"/>
            </w:pBdr>
            <w:spacing w:line="360" w:lineRule="auto"/>
            <w:jc w:val="both"/>
          </w:pPr>
        </w:pPrChange>
      </w:pPr>
      <w:ins w:id="6268" w:author="MARCELO PEREIRA" w:date="2009-05-25T17:31:00Z">
        <w:del w:id="6269" w:author="MARCELO" w:date="2009-06-08T22:34:00Z">
          <w:r w:rsidDel="00A6307D">
            <w:rPr>
              <w:rFonts w:ascii="Times New Roman" w:hAnsi="Times New Roman"/>
            </w:rPr>
            <w:delText xml:space="preserve">e </w:delText>
          </w:r>
        </w:del>
      </w:ins>
      <w:ins w:id="6270" w:author="MARCELO" w:date="2009-06-08T22:34:00Z">
        <w:r w:rsidR="00A6307D">
          <w:rPr>
            <w:rFonts w:ascii="Times New Roman" w:hAnsi="Times New Roman"/>
          </w:rPr>
          <w:t xml:space="preserve">Testes </w:t>
        </w:r>
      </w:ins>
      <w:ins w:id="6271" w:author="MARCELO PEREIRA" w:date="2009-05-25T17:31:00Z">
        <w:r>
          <w:rPr>
            <w:rFonts w:ascii="Times New Roman" w:hAnsi="Times New Roman"/>
          </w:rPr>
          <w:t>para pacotes</w:t>
        </w:r>
      </w:ins>
    </w:p>
    <w:p w:rsidR="00A6307D" w:rsidRDefault="00FB039E" w:rsidP="00732642">
      <w:pPr>
        <w:spacing w:line="360" w:lineRule="auto"/>
        <w:ind w:left="1507"/>
        <w:jc w:val="both"/>
        <w:rPr>
          <w:ins w:id="6272" w:author="MARCELO" w:date="2009-06-08T22:35:00Z"/>
          <w:rFonts w:ascii="Times New Roman" w:hAnsi="Times New Roman"/>
        </w:rPr>
        <w:pPrChange w:id="6273" w:author="MARCELO" w:date="2009-06-08T22:37:00Z">
          <w:pPr>
            <w:pBdr>
              <w:bottom w:val="single" w:sz="4" w:space="1" w:color="000000"/>
            </w:pBdr>
            <w:spacing w:line="360" w:lineRule="auto"/>
            <w:jc w:val="both"/>
          </w:pPr>
        </w:pPrChange>
      </w:pPr>
      <w:ins w:id="6274" w:author="MARCELO PEREIRA" w:date="2009-05-25T17:31:00Z">
        <w:del w:id="6275" w:author="MARCELO" w:date="2009-06-08T22:34:00Z">
          <w:r w:rsidDel="00A6307D">
            <w:rPr>
              <w:rFonts w:ascii="Times New Roman" w:hAnsi="Times New Roman"/>
            </w:rPr>
            <w:delText xml:space="preserve">, dentro do módulo de testes. </w:delText>
          </w:r>
        </w:del>
      </w:ins>
    </w:p>
    <w:p w:rsidR="00A6307D" w:rsidRDefault="00FB039E" w:rsidP="00A6307D">
      <w:pPr>
        <w:numPr>
          <w:ilvl w:val="0"/>
          <w:numId w:val="3"/>
        </w:numPr>
        <w:spacing w:line="360" w:lineRule="auto"/>
        <w:jc w:val="both"/>
        <w:rPr>
          <w:ins w:id="6276" w:author="MARCELO" w:date="2009-06-08T22:35:00Z"/>
          <w:rFonts w:ascii="Times New Roman" w:hAnsi="Times New Roman"/>
        </w:rPr>
        <w:pPrChange w:id="6277" w:author="MARCELO" w:date="2009-06-08T22:35:00Z">
          <w:pPr>
            <w:pBdr>
              <w:bottom w:val="single" w:sz="4" w:space="1" w:color="000000"/>
            </w:pBdr>
            <w:spacing w:line="360" w:lineRule="auto"/>
            <w:jc w:val="both"/>
          </w:pPr>
        </w:pPrChange>
      </w:pPr>
      <w:ins w:id="6278" w:author="MARCELO PEREIRA" w:date="2009-05-25T17:31:00Z">
        <w:del w:id="6279" w:author="MARCELO" w:date="2009-06-08T22:35:00Z">
          <w:r w:rsidDel="00A6307D">
            <w:rPr>
              <w:rFonts w:ascii="Times New Roman" w:hAnsi="Times New Roman"/>
            </w:rPr>
            <w:delText>Além disso, funcionalidades como</w:delText>
          </w:r>
        </w:del>
      </w:ins>
      <w:ins w:id="6280" w:author="MARCELO" w:date="2009-06-08T22:35:00Z">
        <w:r w:rsidR="00A6307D">
          <w:rPr>
            <w:rFonts w:ascii="Times New Roman" w:hAnsi="Times New Roman"/>
          </w:rPr>
          <w:t>Como funcionalidades diversas:</w:t>
        </w:r>
      </w:ins>
    </w:p>
    <w:p w:rsidR="00A6307D" w:rsidRDefault="00FB039E" w:rsidP="00A6307D">
      <w:pPr>
        <w:numPr>
          <w:ilvl w:val="1"/>
          <w:numId w:val="3"/>
        </w:numPr>
        <w:spacing w:line="360" w:lineRule="auto"/>
        <w:jc w:val="both"/>
        <w:rPr>
          <w:ins w:id="6281" w:author="MARCELO" w:date="2009-06-08T22:35:00Z"/>
          <w:rFonts w:ascii="Times New Roman" w:hAnsi="Times New Roman"/>
        </w:rPr>
        <w:pPrChange w:id="6282" w:author="MARCELO" w:date="2009-06-08T22:35:00Z">
          <w:pPr>
            <w:pBdr>
              <w:bottom w:val="single" w:sz="4" w:space="1" w:color="000000"/>
            </w:pBdr>
            <w:spacing w:line="360" w:lineRule="auto"/>
            <w:jc w:val="both"/>
          </w:pPr>
        </w:pPrChange>
      </w:pPr>
      <w:ins w:id="6283" w:author="MARCELO PEREIRA" w:date="2009-05-25T17:31:00Z">
        <w:del w:id="6284" w:author="MARCELO" w:date="2009-06-08T22:35:00Z">
          <w:r w:rsidDel="00A6307D">
            <w:rPr>
              <w:rFonts w:ascii="Times New Roman" w:hAnsi="Times New Roman"/>
            </w:rPr>
            <w:delText xml:space="preserve"> a</w:delText>
          </w:r>
        </w:del>
      </w:ins>
      <w:ins w:id="6285" w:author="MARCELO" w:date="2009-06-08T22:35:00Z">
        <w:r w:rsidR="00A6307D">
          <w:rPr>
            <w:rFonts w:ascii="Times New Roman" w:hAnsi="Times New Roman"/>
          </w:rPr>
          <w:t>A</w:t>
        </w:r>
      </w:ins>
      <w:ins w:id="6286" w:author="MARCELO PEREIRA" w:date="2009-05-25T17:31:00Z">
        <w:r>
          <w:rPr>
            <w:rFonts w:ascii="Times New Roman" w:hAnsi="Times New Roman"/>
          </w:rPr>
          <w:t xml:space="preserve"> incorporação de edição de código-fonte em tempo real na janela de análise </w:t>
        </w:r>
        <w:del w:id="6287" w:author="MARCELO" w:date="2009-06-08T22:35:00Z">
          <w:r w:rsidDel="00A6307D">
            <w:rPr>
              <w:rFonts w:ascii="Times New Roman" w:hAnsi="Times New Roman"/>
            </w:rPr>
            <w:delText>e o</w:delText>
          </w:r>
        </w:del>
      </w:ins>
    </w:p>
    <w:p w:rsidR="00A6307D" w:rsidRDefault="00A6307D" w:rsidP="00A6307D">
      <w:pPr>
        <w:numPr>
          <w:ilvl w:val="1"/>
          <w:numId w:val="3"/>
        </w:numPr>
        <w:spacing w:line="360" w:lineRule="auto"/>
        <w:jc w:val="both"/>
        <w:rPr>
          <w:ins w:id="6288" w:author="MARCELO" w:date="2009-06-08T22:35:00Z"/>
          <w:rFonts w:ascii="Times New Roman" w:hAnsi="Times New Roman"/>
        </w:rPr>
        <w:pPrChange w:id="6289" w:author="MARCELO" w:date="2009-06-08T22:35:00Z">
          <w:pPr>
            <w:pBdr>
              <w:bottom w:val="single" w:sz="4" w:space="1" w:color="000000"/>
            </w:pBdr>
            <w:spacing w:line="360" w:lineRule="auto"/>
            <w:jc w:val="both"/>
          </w:pPr>
        </w:pPrChange>
      </w:pPr>
      <w:ins w:id="6290" w:author="MARCELO" w:date="2009-06-08T22:35:00Z">
        <w:r>
          <w:rPr>
            <w:rFonts w:ascii="Times New Roman" w:hAnsi="Times New Roman"/>
          </w:rPr>
          <w:t>O</w:t>
        </w:r>
      </w:ins>
      <w:ins w:id="6291" w:author="MARCELO PEREIRA" w:date="2009-05-25T17:31:00Z">
        <w:r w:rsidR="00FB039E">
          <w:rPr>
            <w:rFonts w:ascii="Times New Roman" w:hAnsi="Times New Roman"/>
          </w:rPr>
          <w:t xml:space="preserve"> </w:t>
        </w:r>
        <w:del w:id="6292" w:author="MARCELO" w:date="2009-06-21T20:53:00Z">
          <w:r w:rsidR="00FB039E" w:rsidDel="007B3A26">
            <w:rPr>
              <w:rFonts w:ascii="Times New Roman" w:hAnsi="Times New Roman"/>
            </w:rPr>
            <w:delText>salvamento</w:delText>
          </w:r>
        </w:del>
      </w:ins>
      <w:ins w:id="6293" w:author="MARCELO" w:date="2009-06-21T20:53:00Z">
        <w:r w:rsidR="007B3A26">
          <w:rPr>
            <w:rFonts w:ascii="Times New Roman" w:hAnsi="Times New Roman"/>
          </w:rPr>
          <w:t>armazenamento persistente</w:t>
        </w:r>
      </w:ins>
      <w:ins w:id="6294" w:author="MARCELO PEREIRA" w:date="2009-05-25T17:31:00Z">
        <w:r w:rsidR="00FB039E">
          <w:rPr>
            <w:rFonts w:ascii="Times New Roman" w:hAnsi="Times New Roman"/>
          </w:rPr>
          <w:t xml:space="preserve"> das imagens geradas pelo gráfico de dependências</w:t>
        </w:r>
        <w:del w:id="6295" w:author="MARCELO" w:date="2009-06-08T22:35:00Z">
          <w:r w:rsidR="00FB039E" w:rsidDel="00A6307D">
            <w:rPr>
              <w:rFonts w:ascii="Times New Roman" w:hAnsi="Times New Roman"/>
            </w:rPr>
            <w:delText xml:space="preserve"> também deverão ser implementadas. Como extensão da ferramenta, deverão ser c</w:delText>
          </w:r>
        </w:del>
      </w:ins>
    </w:p>
    <w:p w:rsidR="00FB039E" w:rsidDel="00A6307D" w:rsidRDefault="00A6307D" w:rsidP="00A6307D">
      <w:pPr>
        <w:numPr>
          <w:ilvl w:val="1"/>
          <w:numId w:val="3"/>
        </w:numPr>
        <w:spacing w:line="360" w:lineRule="auto"/>
        <w:jc w:val="both"/>
        <w:rPr>
          <w:ins w:id="6296" w:author="MARCELO PEREIRA" w:date="2009-05-25T17:31:00Z"/>
          <w:del w:id="6297" w:author="MARCELO" w:date="2009-06-08T22:36:00Z"/>
          <w:rFonts w:ascii="Times New Roman" w:hAnsi="Times New Roman"/>
        </w:rPr>
        <w:pPrChange w:id="6298" w:author="MARCELO" w:date="2009-06-08T22:35:00Z">
          <w:pPr>
            <w:pBdr>
              <w:bottom w:val="single" w:sz="4" w:space="1" w:color="000000"/>
            </w:pBdr>
            <w:spacing w:line="360" w:lineRule="auto"/>
            <w:jc w:val="both"/>
          </w:pPr>
        </w:pPrChange>
      </w:pPr>
      <w:ins w:id="6299" w:author="MARCELO" w:date="2009-06-08T22:35:00Z">
        <w:r>
          <w:rPr>
            <w:rFonts w:ascii="Times New Roman" w:hAnsi="Times New Roman"/>
          </w:rPr>
          <w:t>C</w:t>
        </w:r>
      </w:ins>
      <w:ins w:id="6300" w:author="MARCELO PEREIRA" w:date="2009-05-25T17:31:00Z">
        <w:r w:rsidR="00FB039E">
          <w:rPr>
            <w:rFonts w:ascii="Times New Roman" w:hAnsi="Times New Roman"/>
          </w:rPr>
          <w:t>ria</w:t>
        </w:r>
        <w:del w:id="6301" w:author="MARCELO" w:date="2009-06-08T22:35:00Z">
          <w:r w:rsidR="00FB039E" w:rsidDel="00A6307D">
            <w:rPr>
              <w:rFonts w:ascii="Times New Roman" w:hAnsi="Times New Roman"/>
            </w:rPr>
            <w:delText>dos</w:delText>
          </w:r>
        </w:del>
      </w:ins>
      <w:ins w:id="6302" w:author="MARCELO" w:date="2009-06-08T22:35:00Z">
        <w:r>
          <w:rPr>
            <w:rFonts w:ascii="Times New Roman" w:hAnsi="Times New Roman"/>
          </w:rPr>
          <w:t>ção de</w:t>
        </w:r>
      </w:ins>
      <w:ins w:id="6303" w:author="MARCELO PEREIRA" w:date="2009-05-25T17:31:00Z">
        <w:r w:rsidR="00FB039E">
          <w:rPr>
            <w:rFonts w:ascii="Times New Roman" w:hAnsi="Times New Roman"/>
          </w:rPr>
          <w:t xml:space="preserve"> novos </w:t>
        </w:r>
        <w:del w:id="6304" w:author="MARCELO" w:date="2009-06-08T22:36:00Z">
          <w:r w:rsidR="00FB039E" w:rsidRPr="00A6307D" w:rsidDel="00A6307D">
            <w:rPr>
              <w:rFonts w:ascii="Times New Roman" w:hAnsi="Times New Roman"/>
              <w:i/>
              <w:rPrChange w:id="6305" w:author="MARCELO" w:date="2009-06-08T22:36:00Z">
                <w:rPr>
                  <w:rFonts w:ascii="Times New Roman" w:hAnsi="Times New Roman"/>
                </w:rPr>
              </w:rPrChange>
            </w:rPr>
            <w:delText>D</w:delText>
          </w:r>
        </w:del>
      </w:ins>
      <w:ins w:id="6306" w:author="MARCELO" w:date="2009-06-08T22:36:00Z">
        <w:r w:rsidRPr="00A6307D">
          <w:rPr>
            <w:rFonts w:ascii="Times New Roman" w:hAnsi="Times New Roman"/>
            <w:i/>
            <w:rPrChange w:id="6307" w:author="MARCELO" w:date="2009-06-08T22:36:00Z">
              <w:rPr>
                <w:rFonts w:ascii="Times New Roman" w:hAnsi="Times New Roman"/>
              </w:rPr>
            </w:rPrChange>
          </w:rPr>
          <w:t>d</w:t>
        </w:r>
      </w:ins>
      <w:ins w:id="6308" w:author="MARCELO PEREIRA" w:date="2009-05-25T17:31:00Z">
        <w:r w:rsidR="00FB039E" w:rsidRPr="00A6307D">
          <w:rPr>
            <w:rFonts w:ascii="Times New Roman" w:hAnsi="Times New Roman"/>
            <w:i/>
            <w:rPrChange w:id="6309" w:author="MARCELO" w:date="2009-06-08T22:36:00Z">
              <w:rPr>
                <w:rFonts w:ascii="Times New Roman" w:hAnsi="Times New Roman"/>
              </w:rPr>
            </w:rPrChange>
          </w:rPr>
          <w:t>rivers</w:t>
        </w:r>
        <w:r w:rsidR="00FB039E">
          <w:rPr>
            <w:rFonts w:ascii="Times New Roman" w:hAnsi="Times New Roman"/>
          </w:rPr>
          <w:t xml:space="preserve"> específicos para prover suporte a outros SGBD como MySQL e SQLServer. </w:t>
        </w:r>
        <w:del w:id="6310" w:author="MARCELO" w:date="2009-05-31T17:39:00Z">
          <w:r w:rsidR="00FB039E" w:rsidDel="00973587">
            <w:rPr>
              <w:rFonts w:ascii="Times New Roman" w:hAnsi="Times New Roman"/>
            </w:rPr>
            <w:delText>Uma outra</w:delText>
          </w:r>
        </w:del>
        <w:del w:id="6311" w:author="MARCELO" w:date="2009-06-08T22:36:00Z">
          <w:r w:rsidR="00FB039E" w:rsidDel="00A6307D">
            <w:rPr>
              <w:rFonts w:ascii="Times New Roman" w:hAnsi="Times New Roman"/>
            </w:rPr>
            <w:delText xml:space="preserve"> possível extensão será a geração do gráfico de dependências entre rotinas de mais de um pacote.</w:delText>
          </w:r>
        </w:del>
      </w:ins>
    </w:p>
    <w:p w:rsidR="00FB039E" w:rsidRPr="00A6307D" w:rsidRDefault="00FB039E" w:rsidP="00EB36D3">
      <w:pPr>
        <w:numPr>
          <w:ilvl w:val="1"/>
          <w:numId w:val="3"/>
        </w:numPr>
        <w:spacing w:line="360" w:lineRule="auto"/>
        <w:jc w:val="both"/>
        <w:rPr>
          <w:rFonts w:ascii="Times New Roman" w:hAnsi="Times New Roman"/>
          <w:b/>
        </w:rPr>
        <w:pPrChange w:id="6312" w:author="MARCELO" w:date="2009-06-07T15:32:00Z">
          <w:pPr>
            <w:pBdr>
              <w:bottom w:val="single" w:sz="4" w:space="1" w:color="000000"/>
            </w:pBdr>
            <w:spacing w:line="360" w:lineRule="auto"/>
            <w:jc w:val="both"/>
          </w:pPr>
        </w:pPrChange>
      </w:pPr>
      <w:ins w:id="6313" w:author="MARCELO PEREIRA" w:date="2009-05-25T17:31:00Z">
        <w:r w:rsidRPr="00A6307D">
          <w:rPr>
            <w:rFonts w:ascii="Times New Roman" w:hAnsi="Times New Roman"/>
          </w:rPr>
          <w:tab/>
        </w:r>
      </w:ins>
    </w:p>
    <w:p w:rsidR="00FB039E" w:rsidRPr="00A6307D" w:rsidRDefault="00FB039E" w:rsidP="00EB36D3">
      <w:pPr>
        <w:spacing w:line="360" w:lineRule="auto"/>
        <w:jc w:val="both"/>
        <w:rPr>
          <w:rFonts w:ascii="Times New Roman" w:hAnsi="Times New Roman"/>
          <w:b/>
        </w:rPr>
      </w:pPr>
    </w:p>
    <w:p w:rsidR="00FB039E" w:rsidRPr="00A6307D" w:rsidRDefault="00FB039E" w:rsidP="00EB36D3">
      <w:pPr>
        <w:spacing w:line="360" w:lineRule="auto"/>
        <w:jc w:val="both"/>
        <w:rPr>
          <w:rFonts w:ascii="Times New Roman" w:hAnsi="Times New Roman"/>
          <w:b/>
          <w:rPrChange w:id="6314" w:author="MARCELO" w:date="2009-06-08T22:36:00Z">
            <w:rPr>
              <w:rFonts w:ascii="Times New Roman" w:hAnsi="Times New Roman"/>
              <w:b/>
            </w:rPr>
          </w:rPrChange>
        </w:rPr>
      </w:pPr>
    </w:p>
    <w:p w:rsidR="00FB039E" w:rsidRPr="00A6307D" w:rsidRDefault="00EC122F" w:rsidP="00EB36D3">
      <w:pPr>
        <w:pageBreakBefore/>
        <w:spacing w:line="360" w:lineRule="auto"/>
        <w:jc w:val="both"/>
        <w:outlineLvl w:val="0"/>
        <w:rPr>
          <w:rFonts w:ascii="Times New Roman" w:hAnsi="Times New Roman"/>
          <w:b/>
        </w:rPr>
        <w:pPrChange w:id="6315" w:author="MARCELO" w:date="2009-06-07T15:32:00Z">
          <w:pPr>
            <w:pageBreakBefore/>
            <w:pBdr>
              <w:bottom w:val="single" w:sz="4" w:space="1" w:color="000000"/>
            </w:pBdr>
            <w:spacing w:line="360" w:lineRule="auto"/>
            <w:jc w:val="both"/>
            <w:outlineLvl w:val="0"/>
          </w:pPr>
        </w:pPrChange>
      </w:pPr>
      <w:ins w:id="6316" w:author="MARCELO" w:date="2009-06-08T23:55:00Z">
        <w:r w:rsidRPr="000A4F72">
          <w:rPr>
            <w:rFonts w:ascii="Times New Roman" w:hAnsi="Times New Roman"/>
            <w:b/>
            <w:sz w:val="38"/>
            <w:szCs w:val="38"/>
            <w:rPrChange w:id="6317" w:author="MARCELO" w:date="2009-06-21T22:24:00Z">
              <w:rPr>
                <w:rFonts w:ascii="Times New Roman" w:hAnsi="Times New Roman"/>
                <w:b/>
              </w:rPr>
            </w:rPrChange>
          </w:rPr>
          <w:t>6.3</w:t>
        </w:r>
        <w:r>
          <w:rPr>
            <w:rFonts w:ascii="Times New Roman" w:hAnsi="Times New Roman"/>
            <w:b/>
          </w:rPr>
          <w:t xml:space="preserve"> </w:t>
        </w:r>
      </w:ins>
      <w:del w:id="6318" w:author="MARCELO PEREIRA" w:date="2009-05-25T17:39:00Z">
        <w:r w:rsidR="00FB039E" w:rsidRPr="000A4F72">
          <w:rPr>
            <w:rFonts w:ascii="Times New Roman" w:hAnsi="Times New Roman"/>
            <w:b/>
            <w:sz w:val="38"/>
            <w:szCs w:val="38"/>
            <w:rPrChange w:id="6319" w:author="MARCELO" w:date="2009-06-21T22:25:00Z">
              <w:rPr>
                <w:rFonts w:ascii="Times New Roman" w:hAnsi="Times New Roman"/>
                <w:b/>
              </w:rPr>
            </w:rPrChange>
          </w:rPr>
          <w:delText xml:space="preserve">4. Referências </w:delText>
        </w:r>
      </w:del>
      <w:ins w:id="6320" w:author="MARCELO PEREIRA" w:date="2009-05-25T17:39:00Z">
        <w:r w:rsidR="00FB039E" w:rsidRPr="000A4F72">
          <w:rPr>
            <w:rFonts w:ascii="Times New Roman" w:hAnsi="Times New Roman"/>
            <w:b/>
            <w:sz w:val="38"/>
            <w:szCs w:val="38"/>
          </w:rPr>
          <w:t>Referências</w:t>
        </w:r>
        <w:r w:rsidR="00FB039E" w:rsidRPr="00A6307D">
          <w:rPr>
            <w:rFonts w:ascii="Times New Roman" w:hAnsi="Times New Roman"/>
            <w:b/>
            <w:sz w:val="38"/>
            <w:szCs w:val="38"/>
          </w:rPr>
          <w:t xml:space="preserve"> Bibliográficas</w:t>
        </w:r>
      </w:ins>
    </w:p>
    <w:p w:rsidR="00FB039E" w:rsidRPr="00A6307D" w:rsidRDefault="00FB039E" w:rsidP="00EB36D3">
      <w:pPr>
        <w:spacing w:line="360" w:lineRule="auto"/>
        <w:jc w:val="both"/>
        <w:rPr>
          <w:rFonts w:ascii="Times New Roman" w:hAnsi="Times New Roman"/>
          <w:b/>
        </w:rPr>
      </w:pPr>
    </w:p>
    <w:p w:rsidR="00FB039E" w:rsidRDefault="00FB039E" w:rsidP="00EB36D3">
      <w:pPr>
        <w:spacing w:line="360" w:lineRule="auto"/>
        <w:ind w:left="360" w:hanging="360"/>
        <w:jc w:val="both"/>
        <w:rPr>
          <w:rFonts w:ascii="Times New Roman" w:hAnsi="Times New Roman"/>
        </w:rPr>
      </w:pPr>
      <w:r w:rsidRPr="00A6307D">
        <w:rPr>
          <w:rFonts w:ascii="Times New Roman" w:hAnsi="Times New Roman"/>
          <w:b/>
          <w:rPrChange w:id="6321" w:author="MARCELO" w:date="2009-06-08T22:36:00Z">
            <w:rPr>
              <w:rFonts w:ascii="Times New Roman" w:hAnsi="Times New Roman"/>
              <w:b/>
            </w:rPr>
          </w:rPrChange>
        </w:rPr>
        <w:t>[1]</w:t>
      </w:r>
      <w:r w:rsidRPr="00A6307D">
        <w:rPr>
          <w:rFonts w:ascii="Times New Roman" w:hAnsi="Times New Roman"/>
          <w:rPrChange w:id="6322" w:author="MARCELO" w:date="2009-06-08T22:36:00Z">
            <w:rPr>
              <w:rFonts w:ascii="Times New Roman" w:hAnsi="Times New Roman"/>
            </w:rPr>
          </w:rPrChange>
        </w:rPr>
        <w:t xml:space="preserve"> </w:t>
      </w:r>
      <w:r w:rsidRPr="00A6307D">
        <w:rPr>
          <w:rFonts w:ascii="Times New Roman" w:hAnsi="Times New Roman"/>
          <w:rPrChange w:id="6323" w:author="MARCELO" w:date="2009-06-08T22:36:00Z">
            <w:rPr/>
          </w:rPrChange>
        </w:rPr>
        <w:fldChar w:fldCharType="begin"/>
      </w:r>
      <w:r w:rsidRPr="00A6307D">
        <w:rPr>
          <w:rFonts w:ascii="Times New Roman" w:hAnsi="Times New Roman"/>
          <w:rPrChange w:id="6324" w:author="MARCELO" w:date="2009-06-08T22:36:00Z">
            <w:rPr/>
          </w:rPrChange>
        </w:rPr>
        <w:instrText xml:space="preserve"> HYPERLINK "http://twiki.cin.ufpe.br/twiki/bin/v</w:instrText>
      </w:r>
      <w:r w:rsidRPr="00A6307D">
        <w:rPr>
          <w:rFonts w:ascii="Times New Roman" w:hAnsi="Times New Roman"/>
          <w:b/>
          <w:rPrChange w:id="6325" w:author="MARCELO" w:date="2009-06-08T22:36:00Z">
            <w:rPr/>
          </w:rPrChange>
        </w:rPr>
        <w:instrText>i</w:instrText>
      </w:r>
      <w:r>
        <w:instrText>ew/TAES/LPS200802"</w:instrText>
      </w:r>
      <w:r>
        <w:fldChar w:fldCharType="separate"/>
      </w:r>
      <w:r>
        <w:rPr>
          <w:rStyle w:val="Hyperlink"/>
          <w:rFonts w:ascii="Times New Roman" w:hAnsi="Times New Roman"/>
        </w:rPr>
        <w:t>http://twiki.cin.ufpe.br/twiki/bin/view/TAES/LPS200802</w:t>
      </w:r>
      <w:r>
        <w:fldChar w:fldCharType="end"/>
      </w:r>
    </w:p>
    <w:p w:rsidR="00FB039E" w:rsidRDefault="00FB039E" w:rsidP="00EB36D3">
      <w:pPr>
        <w:spacing w:line="360" w:lineRule="auto"/>
        <w:ind w:left="360" w:hanging="360"/>
        <w:jc w:val="both"/>
        <w:rPr>
          <w:rFonts w:ascii="Times New Roman" w:hAnsi="Times New Roman"/>
        </w:rPr>
      </w:pPr>
    </w:p>
    <w:p w:rsidR="00FB039E" w:rsidRDefault="00FB039E" w:rsidP="00EB36D3">
      <w:r>
        <w:t>[2]</w:t>
      </w:r>
      <w:ins w:id="6326" w:author="MARCELO PEREIRA" w:date="2009-05-18T18:25:00Z">
        <w:r>
          <w:t xml:space="preserve"> utPLSQL: um framework de código aberto para testes PL/SQL </w:t>
        </w:r>
      </w:ins>
      <w:r>
        <w:t xml:space="preserve"> http://utplsql.sourceforge.net/</w:t>
      </w:r>
    </w:p>
    <w:p w:rsidR="00FB039E" w:rsidRDefault="00FB039E" w:rsidP="00EB36D3">
      <w:pPr>
        <w:spacing w:line="360" w:lineRule="auto"/>
        <w:ind w:left="360" w:hanging="360"/>
        <w:jc w:val="both"/>
        <w:rPr>
          <w:rFonts w:ascii="Times New Roman" w:hAnsi="Times New Roman"/>
        </w:rPr>
      </w:pPr>
    </w:p>
    <w:p w:rsidR="00FB039E" w:rsidRDefault="00FB039E" w:rsidP="00EB36D3">
      <w:pPr>
        <w:spacing w:line="360" w:lineRule="auto"/>
        <w:ind w:left="360" w:hanging="360"/>
        <w:jc w:val="both"/>
        <w:rPr>
          <w:rFonts w:ascii="Times New Roman" w:hAnsi="Times New Roman"/>
        </w:rPr>
        <w:pPrChange w:id="6327" w:author="MARCELO" w:date="2009-06-07T15:32:00Z">
          <w:pPr>
            <w:spacing w:line="360" w:lineRule="auto"/>
            <w:ind w:left="360" w:hanging="360"/>
            <w:jc w:val="both"/>
          </w:pPr>
        </w:pPrChange>
      </w:pPr>
      <w:r>
        <w:rPr>
          <w:rFonts w:ascii="Times New Roman" w:hAnsi="Times New Roman"/>
          <w:b/>
        </w:rPr>
        <w:t>[3]</w:t>
      </w:r>
      <w:r>
        <w:rPr>
          <w:rFonts w:ascii="Times New Roman" w:hAnsi="Times New Roman"/>
        </w:rPr>
        <w:t xml:space="preserve"> </w:t>
      </w:r>
      <w:r>
        <w:fldChar w:fldCharType="begin"/>
      </w:r>
      <w:r>
        <w:instrText xml:space="preserve"> HYPERLINK "http://oracle.su/owb.111/b31278/case_reuse_plsql_code.htm"</w:instrText>
      </w:r>
      <w:r>
        <w:fldChar w:fldCharType="separate"/>
      </w:r>
      <w:r>
        <w:rPr>
          <w:rStyle w:val="Hyperlink"/>
          <w:rFonts w:ascii="Times New Roman" w:hAnsi="Times New Roman"/>
        </w:rPr>
        <w:t>http://oracle.su/owb.111/b31278/case_reuse_plsql_code.htm</w:t>
      </w:r>
      <w:r>
        <w:fldChar w:fldCharType="end"/>
      </w:r>
    </w:p>
    <w:p w:rsidR="00FB039E" w:rsidRDefault="00FB039E" w:rsidP="00EB36D3">
      <w:pPr>
        <w:spacing w:line="360" w:lineRule="auto"/>
        <w:ind w:left="360" w:hanging="360"/>
        <w:jc w:val="both"/>
        <w:rPr>
          <w:rFonts w:ascii="Times New Roman" w:hAnsi="Times New Roman"/>
        </w:rPr>
        <w:pPrChange w:id="6328" w:author="MARCELO" w:date="2009-06-07T15:32:00Z">
          <w:pPr>
            <w:spacing w:line="360" w:lineRule="auto"/>
            <w:ind w:left="360" w:hanging="360"/>
            <w:jc w:val="both"/>
          </w:pPr>
        </w:pPrChange>
      </w:pPr>
    </w:p>
    <w:p w:rsidR="00FB039E" w:rsidRDefault="00FB039E" w:rsidP="00EB36D3">
      <w:pPr>
        <w:spacing w:line="360" w:lineRule="auto"/>
        <w:jc w:val="both"/>
        <w:rPr>
          <w:rFonts w:ascii="Times New Roman" w:hAnsi="Times New Roman"/>
        </w:rPr>
        <w:pPrChange w:id="6329" w:author="MARCELO" w:date="2009-06-07T15:32:00Z">
          <w:pPr>
            <w:pBdr>
              <w:bottom w:val="single" w:sz="4" w:space="1" w:color="000000"/>
            </w:pBdr>
            <w:spacing w:line="360" w:lineRule="auto"/>
            <w:jc w:val="both"/>
          </w:pPr>
        </w:pPrChange>
      </w:pPr>
      <w:r>
        <w:rPr>
          <w:rFonts w:ascii="Times New Roman" w:hAnsi="Times New Roman"/>
          <w:b/>
        </w:rPr>
        <w:t xml:space="preserve">[4] </w:t>
      </w:r>
      <w:r>
        <w:fldChar w:fldCharType="begin"/>
      </w:r>
      <w:r>
        <w:instrText xml:space="preserve"> HYPERLINK "http://tylermuth.wordpress.com/2008/06/01/reusable-plsql/"</w:instrText>
      </w:r>
      <w:r>
        <w:fldChar w:fldCharType="separate"/>
      </w:r>
      <w:r>
        <w:rPr>
          <w:rStyle w:val="Hyperlink"/>
          <w:rFonts w:ascii="Times New Roman" w:hAnsi="Times New Roman"/>
        </w:rPr>
        <w:t>http://tylermuth.wordpress.com/2008/06/01/reusable-plsql/</w:t>
      </w:r>
      <w:r>
        <w:fldChar w:fldCharType="end"/>
      </w:r>
    </w:p>
    <w:p w:rsidR="00FB039E" w:rsidRDefault="00FB039E" w:rsidP="00EB36D3">
      <w:pPr>
        <w:spacing w:line="360" w:lineRule="auto"/>
        <w:jc w:val="both"/>
        <w:rPr>
          <w:rFonts w:ascii="Times New Roman" w:hAnsi="Times New Roman"/>
        </w:rPr>
        <w:pPrChange w:id="6330"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lang w:val="en-US"/>
        </w:rPr>
        <w:pPrChange w:id="6331" w:author="MARCELO" w:date="2009-06-07T15:32:00Z">
          <w:pPr>
            <w:pBdr>
              <w:bottom w:val="single" w:sz="4" w:space="1" w:color="000000"/>
            </w:pBdr>
            <w:spacing w:line="360" w:lineRule="auto"/>
            <w:jc w:val="both"/>
          </w:pPr>
        </w:pPrChange>
      </w:pPr>
      <w:r>
        <w:rPr>
          <w:rFonts w:ascii="Times New Roman" w:hAnsi="Times New Roman"/>
          <w:b/>
        </w:rPr>
        <w:t>[5]</w:t>
      </w:r>
      <w:r>
        <w:rPr>
          <w:rFonts w:ascii="Times New Roman" w:hAnsi="Times New Roman"/>
        </w:rPr>
        <w:t xml:space="preserve"> Gamma, E.; Helm, R.; Johnson, R.; Vlissides, J. </w:t>
      </w:r>
      <w:r>
        <w:rPr>
          <w:rFonts w:ascii="Times New Roman" w:hAnsi="Times New Roman"/>
          <w:b/>
        </w:rPr>
        <w:t>Padrões de Projeto: Soluções Reutilizáveis de Software Orientado a Objetos</w:t>
      </w:r>
      <w:r>
        <w:rPr>
          <w:rFonts w:ascii="Times New Roman" w:hAnsi="Times New Roman"/>
        </w:rPr>
        <w:t xml:space="preserve">. </w:t>
      </w:r>
      <w:r>
        <w:rPr>
          <w:rFonts w:ascii="Times New Roman" w:hAnsi="Times New Roman"/>
          <w:lang w:val="en-US"/>
        </w:rPr>
        <w:t>Bookman, 2000.</w:t>
      </w:r>
    </w:p>
    <w:p w:rsidR="00FB039E" w:rsidRDefault="00FB039E" w:rsidP="00EB36D3">
      <w:pPr>
        <w:spacing w:line="360" w:lineRule="auto"/>
        <w:jc w:val="both"/>
        <w:rPr>
          <w:rFonts w:ascii="Times New Roman" w:hAnsi="Times New Roman"/>
          <w:lang w:val="en-US"/>
        </w:rPr>
        <w:pPrChange w:id="6332"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lang w:val="en-US"/>
        </w:rPr>
        <w:pPrChange w:id="6333" w:author="MARCELO" w:date="2009-06-07T15:32:00Z">
          <w:pPr>
            <w:pBdr>
              <w:bottom w:val="single" w:sz="4" w:space="1" w:color="000000"/>
            </w:pBdr>
            <w:spacing w:line="360" w:lineRule="auto"/>
            <w:jc w:val="both"/>
          </w:pPr>
        </w:pPrChange>
      </w:pPr>
      <w:r>
        <w:rPr>
          <w:rFonts w:ascii="Times New Roman" w:hAnsi="Times New Roman"/>
          <w:b/>
          <w:lang w:val="en-US"/>
        </w:rPr>
        <w:t>[6]</w:t>
      </w:r>
      <w:r>
        <w:rPr>
          <w:rFonts w:ascii="Times New Roman" w:hAnsi="Times New Roman"/>
          <w:lang w:val="en-US"/>
        </w:rPr>
        <w:t xml:space="preserve"> Alexander, C.; Ishikawa, S.; Silverstein, M.; Iacobson, M.; Fiksdahl-King, I.; Angel, S. A Pattern Language. Oxford University Press, New York, 1977</w:t>
      </w:r>
    </w:p>
    <w:p w:rsidR="00FB039E" w:rsidRDefault="00FB039E" w:rsidP="00EB36D3">
      <w:pPr>
        <w:spacing w:line="360" w:lineRule="auto"/>
        <w:jc w:val="both"/>
        <w:rPr>
          <w:rFonts w:ascii="Times New Roman" w:hAnsi="Times New Roman"/>
          <w:lang w:val="en-US"/>
        </w:rPr>
        <w:pPrChange w:id="6334" w:author="MARCELO" w:date="2009-06-07T15:32:00Z">
          <w:pPr>
            <w:pBdr>
              <w:bottom w:val="single" w:sz="4" w:space="1" w:color="000000"/>
            </w:pBdr>
            <w:spacing w:line="360" w:lineRule="auto"/>
            <w:jc w:val="both"/>
          </w:pPr>
        </w:pPrChange>
      </w:pPr>
    </w:p>
    <w:p w:rsidR="00FB039E" w:rsidRDefault="00FB039E" w:rsidP="00EB36D3">
      <w:pPr>
        <w:spacing w:line="360" w:lineRule="auto"/>
        <w:jc w:val="both"/>
        <w:rPr>
          <w:rFonts w:ascii="Times New Roman" w:hAnsi="Times New Roman"/>
          <w:lang w:val="en-US"/>
        </w:rPr>
        <w:pPrChange w:id="6335" w:author="MARCELO" w:date="2009-06-07T15:32:00Z">
          <w:pPr>
            <w:pBdr>
              <w:bottom w:val="single" w:sz="4" w:space="1" w:color="000000"/>
            </w:pBdr>
            <w:spacing w:line="360" w:lineRule="auto"/>
            <w:jc w:val="both"/>
          </w:pPr>
        </w:pPrChange>
      </w:pPr>
      <w:bookmarkStart w:id="6336" w:name="_Ref222046829"/>
      <w:r>
        <w:rPr>
          <w:rFonts w:ascii="Times New Roman" w:hAnsi="Times New Roman"/>
          <w:b/>
          <w:lang w:val="en-US"/>
        </w:rPr>
        <w:t>[7]</w:t>
      </w:r>
      <w:r>
        <w:rPr>
          <w:rFonts w:ascii="Times New Roman" w:hAnsi="Times New Roman"/>
          <w:lang w:val="en-US"/>
        </w:rPr>
        <w:t xml:space="preserve"> Henninger, S. </w:t>
      </w:r>
      <w:r>
        <w:rPr>
          <w:rFonts w:ascii="Times New Roman" w:hAnsi="Times New Roman"/>
          <w:b/>
          <w:lang w:val="en-US"/>
        </w:rPr>
        <w:t>Developing Domain Knowledge Through the Reuse of Project Experiences.</w:t>
      </w:r>
      <w:r>
        <w:rPr>
          <w:rFonts w:ascii="Times New Roman" w:hAnsi="Times New Roman"/>
          <w:lang w:val="en-US"/>
        </w:rPr>
        <w:t xml:space="preserve"> In: Symposium on Software Reusability. Proceedings…Seattle, 1995.</w:t>
      </w:r>
      <w:bookmarkEnd w:id="6336"/>
    </w:p>
    <w:p w:rsidR="00FB039E" w:rsidRPr="00D52A2A" w:rsidRDefault="00FB039E" w:rsidP="00EB36D3">
      <w:pPr>
        <w:spacing w:line="360" w:lineRule="auto"/>
        <w:jc w:val="both"/>
        <w:rPr>
          <w:rFonts w:ascii="Times New Roman" w:hAnsi="Times New Roman"/>
          <w:lang w:val="en-US"/>
        </w:rPr>
        <w:pPrChange w:id="6337"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lang w:val="en-US"/>
          <w:rPrChange w:id="6338" w:author="MARCELO" w:date="2009-06-21T22:44:00Z">
            <w:rPr>
              <w:rFonts w:ascii="Times New Roman" w:hAnsi="Times New Roman"/>
              <w:lang w:val="en-US"/>
            </w:rPr>
          </w:rPrChange>
        </w:rPr>
        <w:pPrChange w:id="6339" w:author="MARCELO" w:date="2009-06-07T15:32:00Z">
          <w:pPr>
            <w:pBdr>
              <w:bottom w:val="single" w:sz="4" w:space="1" w:color="000000"/>
            </w:pBdr>
            <w:spacing w:line="360" w:lineRule="auto"/>
            <w:jc w:val="both"/>
          </w:pPr>
        </w:pPrChange>
      </w:pPr>
      <w:bookmarkStart w:id="6340" w:name="_Ref222046832"/>
      <w:r w:rsidRPr="00D52A2A">
        <w:rPr>
          <w:rFonts w:ascii="Times New Roman" w:hAnsi="Times New Roman"/>
          <w:b/>
          <w:lang w:val="en-US"/>
          <w:rPrChange w:id="6341" w:author="MARCELO" w:date="2009-06-21T22:44:00Z">
            <w:rPr>
              <w:rFonts w:ascii="Times New Roman" w:hAnsi="Times New Roman"/>
              <w:b/>
              <w:lang w:val="en-US"/>
            </w:rPr>
          </w:rPrChange>
        </w:rPr>
        <w:t>[8]</w:t>
      </w:r>
      <w:r w:rsidRPr="00D52A2A">
        <w:rPr>
          <w:rFonts w:ascii="Times New Roman" w:hAnsi="Times New Roman"/>
          <w:lang w:val="en-US"/>
          <w:rPrChange w:id="6342" w:author="MARCELO" w:date="2009-06-21T22:44:00Z">
            <w:rPr>
              <w:rFonts w:ascii="Times New Roman" w:hAnsi="Times New Roman"/>
              <w:lang w:val="en-US"/>
            </w:rPr>
          </w:rPrChange>
        </w:rPr>
        <w:t xml:space="preserve"> Neighbors, J. </w:t>
      </w:r>
      <w:r w:rsidRPr="00D52A2A">
        <w:rPr>
          <w:rFonts w:ascii="Times New Roman" w:hAnsi="Times New Roman"/>
          <w:b/>
          <w:lang w:val="en-US"/>
          <w:rPrChange w:id="6343" w:author="MARCELO" w:date="2009-06-21T22:44:00Z">
            <w:rPr>
              <w:rFonts w:ascii="Times New Roman" w:hAnsi="Times New Roman"/>
              <w:b/>
              <w:lang w:val="en-US"/>
            </w:rPr>
          </w:rPrChange>
        </w:rPr>
        <w:t>Draco: a method for engineering reusable software systems</w:t>
      </w:r>
      <w:r w:rsidRPr="00D52A2A">
        <w:rPr>
          <w:rFonts w:ascii="Times New Roman" w:hAnsi="Times New Roman"/>
          <w:lang w:val="en-US"/>
          <w:rPrChange w:id="6344" w:author="MARCELO" w:date="2009-06-21T22:44:00Z">
            <w:rPr>
              <w:rFonts w:ascii="Times New Roman" w:hAnsi="Times New Roman"/>
              <w:lang w:val="en-US"/>
            </w:rPr>
          </w:rPrChange>
        </w:rPr>
        <w:t>. IEEE Computer Society Press, 1991.</w:t>
      </w:r>
      <w:bookmarkEnd w:id="6340"/>
    </w:p>
    <w:p w:rsidR="00FB039E" w:rsidRPr="00D52A2A" w:rsidRDefault="00FB039E" w:rsidP="00EB36D3">
      <w:pPr>
        <w:spacing w:line="360" w:lineRule="auto"/>
        <w:jc w:val="both"/>
        <w:rPr>
          <w:rFonts w:ascii="Times New Roman" w:hAnsi="Times New Roman"/>
          <w:lang w:val="en-US"/>
          <w:rPrChange w:id="6345" w:author="MARCELO" w:date="2009-06-21T22:44:00Z">
            <w:rPr>
              <w:rFonts w:ascii="Times New Roman" w:hAnsi="Times New Roman"/>
              <w:lang w:val="en-US"/>
            </w:rPr>
          </w:rPrChange>
        </w:rPr>
        <w:pPrChange w:id="6346"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lang w:val="en-US"/>
          <w:rPrChange w:id="6347" w:author="MARCELO" w:date="2009-06-21T22:44:00Z">
            <w:rPr>
              <w:rFonts w:ascii="Times New Roman" w:hAnsi="Times New Roman"/>
              <w:lang w:val="en-US"/>
            </w:rPr>
          </w:rPrChange>
        </w:rPr>
        <w:pPrChange w:id="6348" w:author="MARCELO" w:date="2009-06-07T15:32:00Z">
          <w:pPr>
            <w:pBdr>
              <w:bottom w:val="single" w:sz="4" w:space="1" w:color="000000"/>
            </w:pBdr>
            <w:spacing w:line="360" w:lineRule="auto"/>
            <w:jc w:val="both"/>
          </w:pPr>
        </w:pPrChange>
      </w:pPr>
      <w:bookmarkStart w:id="6349" w:name="_Ref222046831"/>
      <w:r w:rsidRPr="00D52A2A">
        <w:rPr>
          <w:rFonts w:ascii="Times New Roman" w:hAnsi="Times New Roman"/>
          <w:b/>
          <w:lang w:val="en-US"/>
          <w:rPrChange w:id="6350" w:author="MARCELO" w:date="2009-06-21T22:44:00Z">
            <w:rPr>
              <w:rFonts w:ascii="Times New Roman" w:hAnsi="Times New Roman"/>
              <w:b/>
              <w:lang w:val="en-US"/>
            </w:rPr>
          </w:rPrChange>
        </w:rPr>
        <w:t>[9]</w:t>
      </w:r>
      <w:r w:rsidRPr="00D52A2A">
        <w:rPr>
          <w:rFonts w:ascii="Times New Roman" w:hAnsi="Times New Roman"/>
          <w:lang w:val="en-US"/>
          <w:rPrChange w:id="6351" w:author="MARCELO" w:date="2009-06-21T22:44:00Z">
            <w:rPr>
              <w:rFonts w:ascii="Times New Roman" w:hAnsi="Times New Roman"/>
              <w:lang w:val="en-US"/>
            </w:rPr>
          </w:rPrChange>
        </w:rPr>
        <w:t xml:space="preserve"> Simos, M. </w:t>
      </w:r>
      <w:r w:rsidRPr="00D52A2A">
        <w:rPr>
          <w:rFonts w:ascii="Times New Roman" w:hAnsi="Times New Roman"/>
          <w:b/>
          <w:lang w:val="en-US"/>
          <w:rPrChange w:id="6352" w:author="MARCELO" w:date="2009-06-21T22:44:00Z">
            <w:rPr>
              <w:rFonts w:ascii="Times New Roman" w:hAnsi="Times New Roman"/>
              <w:b/>
              <w:lang w:val="en-US"/>
            </w:rPr>
          </w:rPrChange>
        </w:rPr>
        <w:t>Organization Domain Modeling (ODM): formalizing the core domain modeling lifecycle</w:t>
      </w:r>
      <w:r w:rsidRPr="00D52A2A">
        <w:rPr>
          <w:rFonts w:ascii="Times New Roman" w:hAnsi="Times New Roman"/>
          <w:lang w:val="en-US"/>
          <w:rPrChange w:id="6353" w:author="MARCELO" w:date="2009-06-21T22:44:00Z">
            <w:rPr>
              <w:rFonts w:ascii="Times New Roman" w:hAnsi="Times New Roman"/>
              <w:lang w:val="en-US"/>
            </w:rPr>
          </w:rPrChange>
        </w:rPr>
        <w:t>. In: Symposium on Software Reusability. Proceedings…Seattle, 1995.</w:t>
      </w:r>
    </w:p>
    <w:bookmarkEnd w:id="6349"/>
    <w:p w:rsidR="00FB039E" w:rsidRPr="00D52A2A" w:rsidRDefault="00FB039E" w:rsidP="00EB36D3">
      <w:pPr>
        <w:spacing w:line="360" w:lineRule="auto"/>
        <w:jc w:val="both"/>
        <w:rPr>
          <w:rFonts w:ascii="Times New Roman" w:hAnsi="Times New Roman"/>
          <w:lang w:val="en-US"/>
          <w:rPrChange w:id="6354" w:author="MARCELO" w:date="2009-06-21T22:44:00Z">
            <w:rPr>
              <w:rFonts w:ascii="Times New Roman" w:hAnsi="Times New Roman"/>
              <w:lang w:val="en-US"/>
            </w:rPr>
          </w:rPrChange>
        </w:rPr>
        <w:pPrChange w:id="6355"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lang w:val="en-US"/>
          <w:rPrChange w:id="6356" w:author="MARCELO" w:date="2009-06-21T22:44:00Z">
            <w:rPr>
              <w:rFonts w:ascii="Times New Roman" w:hAnsi="Times New Roman"/>
              <w:lang w:val="en-US"/>
            </w:rPr>
          </w:rPrChange>
        </w:rPr>
        <w:pPrChange w:id="6357" w:author="MARCELO" w:date="2009-06-07T15:32:00Z">
          <w:pPr>
            <w:pBdr>
              <w:bottom w:val="single" w:sz="4" w:space="1" w:color="000000"/>
            </w:pBdr>
            <w:spacing w:line="360" w:lineRule="auto"/>
            <w:jc w:val="both"/>
          </w:pPr>
        </w:pPrChange>
      </w:pPr>
      <w:r w:rsidRPr="00D52A2A">
        <w:rPr>
          <w:rFonts w:ascii="Times New Roman" w:hAnsi="Times New Roman"/>
          <w:lang w:val="en-US"/>
          <w:rPrChange w:id="6358" w:author="MARCELO" w:date="2009-06-21T22:44:00Z">
            <w:rPr>
              <w:rFonts w:ascii="Times New Roman" w:hAnsi="Times New Roman"/>
              <w:lang w:val="en-US"/>
            </w:rPr>
          </w:rPrChange>
        </w:rPr>
        <w:t>[10] http://www.combichemistry.com/glossary_m.html</w:t>
      </w:r>
    </w:p>
    <w:p w:rsidR="00FB039E" w:rsidRPr="00D52A2A" w:rsidRDefault="00FB039E" w:rsidP="00D52A2A">
      <w:pPr>
        <w:spacing w:line="360" w:lineRule="auto"/>
        <w:rPr>
          <w:rFonts w:ascii="Times New Roman" w:hAnsi="Times New Roman"/>
          <w:lang w:val="en-US"/>
          <w:rPrChange w:id="6359" w:author="MARCELO" w:date="2009-06-21T22:44:00Z">
            <w:rPr>
              <w:rFonts w:ascii="Times New Roman" w:hAnsi="Times New Roman"/>
              <w:lang w:val="en-US"/>
            </w:rPr>
          </w:rPrChange>
        </w:rPr>
        <w:pPrChange w:id="6360" w:author="MARCELO" w:date="2009-06-21T22:43:00Z">
          <w:pPr>
            <w:pBdr>
              <w:bottom w:val="single" w:sz="4" w:space="1" w:color="000000"/>
            </w:pBdr>
            <w:spacing w:line="360" w:lineRule="auto"/>
            <w:jc w:val="both"/>
          </w:pPr>
        </w:pPrChange>
      </w:pPr>
    </w:p>
    <w:p w:rsidR="00FB039E" w:rsidRPr="00D52A2A" w:rsidRDefault="00FB039E" w:rsidP="00D52A2A">
      <w:pPr>
        <w:spacing w:line="360" w:lineRule="auto"/>
        <w:rPr>
          <w:rFonts w:ascii="Times New Roman" w:hAnsi="Times New Roman"/>
          <w:lang w:val="en-US"/>
          <w:rPrChange w:id="6361" w:author="MARCELO" w:date="2009-06-21T22:44:00Z">
            <w:rPr>
              <w:rFonts w:ascii="Times New Roman" w:hAnsi="Times New Roman"/>
              <w:lang w:val="en-US"/>
            </w:rPr>
          </w:rPrChange>
        </w:rPr>
        <w:pPrChange w:id="6362" w:author="MARCELO" w:date="2009-06-21T22:43:00Z">
          <w:pPr>
            <w:pBdr>
              <w:bottom w:val="single" w:sz="4" w:space="1" w:color="000000"/>
            </w:pBdr>
            <w:spacing w:line="360" w:lineRule="auto"/>
            <w:jc w:val="both"/>
          </w:pPr>
        </w:pPrChange>
      </w:pPr>
      <w:r w:rsidRPr="00D52A2A">
        <w:rPr>
          <w:rFonts w:ascii="Times New Roman" w:hAnsi="Times New Roman"/>
          <w:lang w:val="en-US"/>
          <w:rPrChange w:id="6363" w:author="MARCELO" w:date="2009-06-21T22:44:00Z">
            <w:rPr>
              <w:rFonts w:ascii="Times New Roman" w:hAnsi="Times New Roman"/>
              <w:lang w:val="en-US"/>
            </w:rPr>
          </w:rPrChange>
        </w:rPr>
        <w:t xml:space="preserve">[11]Codd,E.F (Junho de 1970): </w:t>
      </w:r>
      <w:bookmarkStart w:id="6364" w:name="CITEREFCodd1970"/>
      <w:bookmarkEnd w:id="6364"/>
      <w:r w:rsidRPr="00D52A2A">
        <w:rPr>
          <w:rStyle w:val="Quotation"/>
          <w:rFonts w:ascii="Times New Roman" w:hAnsi="Times New Roman"/>
          <w:i w:val="0"/>
          <w:lang w:val="en-US"/>
          <w:rPrChange w:id="6365" w:author="MARCELO" w:date="2009-06-21T22:44:00Z">
            <w:rPr>
              <w:rStyle w:val="Quotation"/>
              <w:rFonts w:ascii="Times New Roman" w:hAnsi="Times New Roman"/>
              <w:i w:val="0"/>
              <w:lang w:val="en-US"/>
            </w:rPr>
          </w:rPrChange>
        </w:rPr>
        <w:t>"</w:t>
      </w:r>
      <w:bookmarkStart w:id="6366" w:name="CITEREFCodd19701"/>
      <w:bookmarkEnd w:id="6366"/>
      <w:r w:rsidRPr="00D52A2A">
        <w:fldChar w:fldCharType="begin"/>
      </w:r>
      <w:r w:rsidRPr="00D52A2A">
        <w:rPr>
          <w:lang w:val="en-US"/>
          <w:rPrChange w:id="6367" w:author="MARCELO" w:date="2009-06-21T22:44:00Z">
            <w:rPr/>
          </w:rPrChange>
        </w:rPr>
        <w:instrText xml:space="preserve"> HYPERLINK "http://www.acm.org/classics/nov95/toc.html"</w:instrText>
      </w:r>
      <w:r w:rsidRPr="00D52A2A">
        <w:rPr>
          <w:rPrChange w:id="6368" w:author="MARCELO" w:date="2009-06-21T22:44:00Z">
            <w:rPr/>
          </w:rPrChange>
        </w:rPr>
      </w:r>
      <w:r w:rsidRPr="00D52A2A">
        <w:rPr>
          <w:rPrChange w:id="6369" w:author="MARCELO" w:date="2009-06-21T22:44:00Z">
            <w:rPr/>
          </w:rPrChange>
        </w:rPr>
        <w:fldChar w:fldCharType="separate"/>
      </w:r>
      <w:r w:rsidRPr="00D52A2A">
        <w:rPr>
          <w:rStyle w:val="Hyperlink"/>
          <w:rFonts w:ascii="Times New Roman" w:hAnsi="Times New Roman"/>
          <w:color w:val="auto"/>
          <w:lang w:val="en-US"/>
          <w:rPrChange w:id="6370" w:author="MARCELO" w:date="2009-06-21T22:44:00Z">
            <w:rPr>
              <w:rStyle w:val="Hyperlink"/>
              <w:rFonts w:ascii="Times New Roman" w:hAnsi="Times New Roman"/>
            </w:rPr>
          </w:rPrChange>
        </w:rPr>
        <w:t xml:space="preserve">A Relational Model of Data for Large Shared Data Banks" </w:t>
      </w:r>
      <w:r w:rsidRPr="00D52A2A">
        <w:rPr>
          <w:rPrChange w:id="6371" w:author="MARCELO" w:date="2009-06-21T22:44:00Z">
            <w:rPr/>
          </w:rPrChange>
        </w:rPr>
        <w:fldChar w:fldCharType="end"/>
      </w:r>
      <w:ins w:id="6372" w:author="MARCELO" w:date="2009-06-21T22:43:00Z">
        <w:r w:rsidR="00D52A2A" w:rsidRPr="00D52A2A">
          <w:rPr>
            <w:lang w:val="en-US"/>
            <w:rPrChange w:id="6373" w:author="MARCELO" w:date="2009-06-21T22:44:00Z">
              <w:rPr/>
            </w:rPrChange>
          </w:rPr>
          <w:t xml:space="preserve">(Disponível em: </w:t>
        </w:r>
      </w:ins>
      <w:r w:rsidRPr="00D52A2A">
        <w:fldChar w:fldCharType="begin"/>
      </w:r>
      <w:r w:rsidRPr="00D52A2A">
        <w:rPr>
          <w:lang w:val="en-US"/>
          <w:rPrChange w:id="6374" w:author="MARCELO" w:date="2009-06-21T22:44:00Z">
            <w:rPr/>
          </w:rPrChange>
        </w:rPr>
        <w:instrText xml:space="preserve"> HYPERLINK "http://www.acm.org/classics/nov95/toc.html"</w:instrText>
      </w:r>
      <w:r w:rsidRPr="00D52A2A">
        <w:rPr>
          <w:rPrChange w:id="6375" w:author="MARCELO" w:date="2009-06-21T22:44:00Z">
            <w:rPr/>
          </w:rPrChange>
        </w:rPr>
      </w:r>
      <w:r w:rsidRPr="00D52A2A">
        <w:rPr>
          <w:rPrChange w:id="6376" w:author="MARCELO" w:date="2009-06-21T22:44:00Z">
            <w:rPr/>
          </w:rPrChange>
        </w:rPr>
        <w:fldChar w:fldCharType="separate"/>
      </w:r>
      <w:r w:rsidRPr="00D52A2A">
        <w:rPr>
          <w:rStyle w:val="Hyperlink"/>
          <w:rFonts w:ascii="Times New Roman" w:hAnsi="Times New Roman"/>
          <w:color w:val="auto"/>
          <w:lang w:val="en-US"/>
          <w:rPrChange w:id="6377" w:author="MARCELO" w:date="2009-06-21T22:44:00Z">
            <w:rPr>
              <w:rStyle w:val="Hyperlink"/>
              <w:rFonts w:ascii="Times New Roman" w:hAnsi="Times New Roman"/>
            </w:rPr>
          </w:rPrChange>
        </w:rPr>
        <w:t>http://www.acm.org/classics/nov95/toc.html</w:t>
      </w:r>
      <w:r w:rsidRPr="00D52A2A">
        <w:rPr>
          <w:rPrChange w:id="6378" w:author="MARCELO" w:date="2009-06-21T22:44:00Z">
            <w:rPr/>
          </w:rPrChange>
        </w:rPr>
        <w:fldChar w:fldCharType="end"/>
      </w:r>
      <w:ins w:id="6379" w:author="MARCELO" w:date="2009-06-21T22:43:00Z">
        <w:r w:rsidR="00D52A2A" w:rsidRPr="00D52A2A">
          <w:rPr>
            <w:rFonts w:ascii="Times New Roman" w:hAnsi="Times New Roman"/>
            <w:lang w:val="en-US"/>
          </w:rPr>
          <w:t>)</w:t>
        </w:r>
      </w:ins>
      <w:del w:id="6380" w:author="MARCELO" w:date="2009-06-21T22:43:00Z">
        <w:r w:rsidRPr="00D52A2A" w:rsidDel="00D52A2A">
          <w:rPr>
            <w:rFonts w:ascii="Times New Roman" w:hAnsi="Times New Roman"/>
            <w:lang w:val="en-US"/>
            <w:rPrChange w:id="6381" w:author="MARCELO" w:date="2009-06-21T22:44:00Z">
              <w:rPr>
                <w:rFonts w:ascii="Times New Roman" w:hAnsi="Times New Roman"/>
                <w:lang w:val="en-US"/>
              </w:rPr>
            </w:rPrChange>
          </w:rPr>
          <w:delText xml:space="preserve"> </w:delText>
        </w:r>
      </w:del>
    </w:p>
    <w:p w:rsidR="00FB039E" w:rsidRPr="00D52A2A" w:rsidRDefault="00FB039E" w:rsidP="00EB36D3">
      <w:pPr>
        <w:spacing w:line="360" w:lineRule="auto"/>
        <w:jc w:val="both"/>
        <w:rPr>
          <w:rFonts w:ascii="Times New Roman" w:hAnsi="Times New Roman"/>
          <w:lang w:val="en-US"/>
          <w:rPrChange w:id="6382" w:author="MARCELO" w:date="2009-06-21T22:44:00Z">
            <w:rPr>
              <w:rFonts w:ascii="Times New Roman" w:hAnsi="Times New Roman"/>
              <w:lang w:val="en-US"/>
            </w:rPr>
          </w:rPrChange>
        </w:rPr>
        <w:pPrChange w:id="6383"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lang w:val="en-US"/>
          <w:rPrChange w:id="6384" w:author="MARCELO" w:date="2009-06-21T22:44:00Z">
            <w:rPr>
              <w:rFonts w:ascii="Times New Roman" w:hAnsi="Times New Roman"/>
              <w:lang w:val="en-US"/>
            </w:rPr>
          </w:rPrChange>
        </w:rPr>
        <w:pPrChange w:id="6385" w:author="MARCELO" w:date="2009-06-07T15:32:00Z">
          <w:pPr>
            <w:pBdr>
              <w:bottom w:val="single" w:sz="4" w:space="1" w:color="000000"/>
            </w:pBdr>
            <w:spacing w:line="360" w:lineRule="auto"/>
            <w:jc w:val="both"/>
          </w:pPr>
        </w:pPrChange>
      </w:pPr>
      <w:r w:rsidRPr="00D52A2A">
        <w:rPr>
          <w:rFonts w:ascii="Times New Roman" w:hAnsi="Times New Roman"/>
          <w:lang w:val="en-US"/>
          <w:rPrChange w:id="6386" w:author="MARCELO" w:date="2009-06-21T22:44:00Z">
            <w:rPr>
              <w:rFonts w:ascii="Times New Roman" w:hAnsi="Times New Roman"/>
              <w:lang w:val="en-US"/>
            </w:rPr>
          </w:rPrChange>
        </w:rPr>
        <w:t>[12]Akeel I. Din</w:t>
      </w:r>
      <w:bookmarkStart w:id="6387" w:name="btAsinTitle"/>
      <w:bookmarkEnd w:id="6387"/>
      <w:r w:rsidRPr="00D52A2A">
        <w:rPr>
          <w:rFonts w:ascii="Times New Roman" w:hAnsi="Times New Roman"/>
          <w:lang w:val="en-US"/>
          <w:rPrChange w:id="6388" w:author="MARCELO" w:date="2009-06-21T22:44:00Z">
            <w:rPr>
              <w:rFonts w:ascii="Times New Roman" w:hAnsi="Times New Roman"/>
              <w:lang w:val="en-US"/>
            </w:rPr>
          </w:rPrChange>
        </w:rPr>
        <w:t xml:space="preserve"> (Maio</w:t>
      </w:r>
      <w:del w:id="6389" w:author="MARCELO PEREIRA" w:date="2009-05-28T13:05:00Z">
        <w:r w:rsidRPr="00D52A2A">
          <w:rPr>
            <w:rFonts w:ascii="Times New Roman" w:hAnsi="Times New Roman"/>
            <w:lang w:val="en-US"/>
            <w:rPrChange w:id="6390" w:author="MARCELO" w:date="2009-06-21T22:44:00Z">
              <w:rPr>
                <w:rFonts w:ascii="Times New Roman" w:hAnsi="Times New Roman"/>
                <w:lang w:val="en-US"/>
              </w:rPr>
            </w:rPrChange>
          </w:rPr>
          <w:delText>r</w:delText>
        </w:r>
      </w:del>
      <w:r w:rsidRPr="00D52A2A">
        <w:rPr>
          <w:rFonts w:ascii="Times New Roman" w:hAnsi="Times New Roman"/>
          <w:lang w:val="en-US"/>
          <w:rPrChange w:id="6391" w:author="MARCELO" w:date="2009-06-21T22:44:00Z">
            <w:rPr>
              <w:rFonts w:ascii="Times New Roman" w:hAnsi="Times New Roman"/>
              <w:lang w:val="en-US"/>
            </w:rPr>
          </w:rPrChange>
        </w:rPr>
        <w:t xml:space="preserve"> de 1994): Structured Query Language (SQL): a Practical Introduction</w:t>
      </w:r>
    </w:p>
    <w:p w:rsidR="00FB039E" w:rsidRPr="00D52A2A" w:rsidRDefault="00FB039E" w:rsidP="00EB36D3">
      <w:pPr>
        <w:spacing w:line="360" w:lineRule="auto"/>
        <w:jc w:val="both"/>
        <w:rPr>
          <w:rFonts w:ascii="Times New Roman" w:hAnsi="Times New Roman"/>
          <w:lang w:val="en-US"/>
          <w:rPrChange w:id="6392" w:author="MARCELO" w:date="2009-06-21T22:44:00Z">
            <w:rPr>
              <w:rFonts w:ascii="Times New Roman" w:hAnsi="Times New Roman"/>
              <w:lang w:val="en-US"/>
            </w:rPr>
          </w:rPrChange>
        </w:rPr>
        <w:pPrChange w:id="6393" w:author="MARCELO" w:date="2009-06-07T15:32:00Z">
          <w:pPr>
            <w:pBdr>
              <w:bottom w:val="single" w:sz="4" w:space="1" w:color="000000"/>
            </w:pBdr>
            <w:spacing w:line="360" w:lineRule="auto"/>
            <w:jc w:val="both"/>
          </w:pPr>
        </w:pPrChange>
      </w:pPr>
    </w:p>
    <w:p w:rsidR="00FB039E" w:rsidRPr="00D52A2A" w:rsidDel="00433FEC" w:rsidRDefault="00FB039E" w:rsidP="00D52A2A">
      <w:pPr>
        <w:spacing w:line="360" w:lineRule="auto"/>
        <w:rPr>
          <w:del w:id="6394" w:author="MARCELO" w:date="2009-06-21T22:48:00Z"/>
          <w:rFonts w:ascii="Times New Roman" w:hAnsi="Times New Roman"/>
          <w:lang w:val="en-US"/>
          <w:rPrChange w:id="6395" w:author="MARCELO" w:date="2009-06-21T22:44:00Z">
            <w:rPr>
              <w:del w:id="6396" w:author="MARCELO" w:date="2009-06-21T22:48:00Z"/>
              <w:rFonts w:ascii="Times New Roman" w:hAnsi="Times New Roman"/>
              <w:lang w:val="en-US"/>
            </w:rPr>
          </w:rPrChange>
        </w:rPr>
        <w:pPrChange w:id="6397" w:author="MARCELO" w:date="2009-06-21T22:43:00Z">
          <w:pPr>
            <w:pBdr>
              <w:bottom w:val="single" w:sz="4" w:space="1" w:color="000000"/>
            </w:pBdr>
            <w:spacing w:line="360" w:lineRule="auto"/>
            <w:jc w:val="both"/>
          </w:pPr>
        </w:pPrChange>
      </w:pPr>
      <w:r w:rsidRPr="00D52A2A">
        <w:rPr>
          <w:rFonts w:ascii="Times New Roman" w:hAnsi="Times New Roman"/>
          <w:lang w:val="en-US"/>
          <w:rPrChange w:id="6398" w:author="MARCELO" w:date="2009-06-21T22:44:00Z">
            <w:rPr>
              <w:rFonts w:ascii="Times New Roman" w:hAnsi="Times New Roman"/>
              <w:lang w:val="en-US"/>
            </w:rPr>
          </w:rPrChange>
        </w:rPr>
        <w:t xml:space="preserve">[13] Oracle Notes: The Oracle PL/SQL History </w:t>
      </w:r>
    </w:p>
    <w:p w:rsidR="00FB039E" w:rsidRPr="00D52A2A" w:rsidRDefault="00FB039E" w:rsidP="00D52A2A">
      <w:pPr>
        <w:spacing w:line="360" w:lineRule="auto"/>
        <w:rPr>
          <w:rFonts w:ascii="Times New Roman" w:hAnsi="Times New Roman"/>
          <w:rPrChange w:id="6399" w:author="MARCELO" w:date="2009-06-21T22:44:00Z">
            <w:rPr>
              <w:rFonts w:ascii="Times New Roman" w:hAnsi="Times New Roman"/>
              <w:lang w:val="en-US"/>
            </w:rPr>
          </w:rPrChange>
        </w:rPr>
        <w:pPrChange w:id="6400" w:author="MARCELO" w:date="2009-06-21T22:43:00Z">
          <w:pPr>
            <w:pBdr>
              <w:bottom w:val="single" w:sz="4" w:space="1" w:color="000000"/>
            </w:pBdr>
            <w:spacing w:line="360" w:lineRule="auto"/>
            <w:jc w:val="both"/>
          </w:pPr>
        </w:pPrChange>
      </w:pPr>
      <w:r w:rsidRPr="00D52A2A">
        <w:rPr>
          <w:rFonts w:ascii="Times New Roman" w:hAnsi="Times New Roman"/>
          <w:rPrChange w:id="6401" w:author="MARCELO" w:date="2009-06-21T22:44:00Z">
            <w:rPr>
              <w:rFonts w:ascii="Times New Roman" w:hAnsi="Times New Roman"/>
              <w:lang w:val="en-US"/>
            </w:rPr>
          </w:rPrChange>
        </w:rPr>
        <w:t>(</w:t>
      </w:r>
      <w:ins w:id="6402" w:author="MARCELO" w:date="2009-06-21T22:43:00Z">
        <w:r w:rsidR="00D52A2A" w:rsidRPr="00D52A2A">
          <w:t xml:space="preserve">Disponível em: </w:t>
        </w:r>
      </w:ins>
      <w:r w:rsidRPr="00D52A2A">
        <w:fldChar w:fldCharType="begin"/>
      </w:r>
      <w:r w:rsidRPr="00D52A2A">
        <w:rPr>
          <w:rPrChange w:id="6403" w:author="MARCELO" w:date="2009-06-21T22:44:00Z">
            <w:rPr/>
          </w:rPrChange>
        </w:rPr>
        <w:instrText xml:space="preserve"> HYPERLINK "http://www.oraclenotes.com/dba/list_plsql_history.cfm"</w:instrText>
      </w:r>
      <w:r w:rsidRPr="00D52A2A">
        <w:rPr>
          <w:rPrChange w:id="6404" w:author="MARCELO" w:date="2009-06-21T22:44:00Z">
            <w:rPr/>
          </w:rPrChange>
        </w:rPr>
      </w:r>
      <w:r w:rsidRPr="00D52A2A">
        <w:rPr>
          <w:rPrChange w:id="6405" w:author="MARCELO" w:date="2009-06-21T22:44:00Z">
            <w:rPr/>
          </w:rPrChange>
        </w:rPr>
        <w:fldChar w:fldCharType="separate"/>
      </w:r>
      <w:r w:rsidRPr="00D52A2A">
        <w:rPr>
          <w:rStyle w:val="Hyperlink"/>
          <w:rFonts w:ascii="Times New Roman" w:hAnsi="Times New Roman"/>
          <w:color w:val="auto"/>
          <w:rPrChange w:id="6406" w:author="MARCELO" w:date="2009-06-21T22:44:00Z">
            <w:rPr>
              <w:rStyle w:val="Hyperlink"/>
              <w:rFonts w:ascii="Times New Roman" w:hAnsi="Times New Roman"/>
            </w:rPr>
          </w:rPrChange>
        </w:rPr>
        <w:t>http://www.oraclenotes.com/dba/list_plsql_history.cfm</w:t>
      </w:r>
      <w:r w:rsidRPr="00D52A2A">
        <w:rPr>
          <w:rPrChange w:id="6407" w:author="MARCELO" w:date="2009-06-21T22:44:00Z">
            <w:rPr/>
          </w:rPrChange>
        </w:rPr>
        <w:fldChar w:fldCharType="end"/>
      </w:r>
      <w:r w:rsidRPr="00D52A2A">
        <w:rPr>
          <w:rFonts w:ascii="Times New Roman" w:hAnsi="Times New Roman"/>
          <w:rPrChange w:id="6408" w:author="MARCELO" w:date="2009-06-21T22:44:00Z">
            <w:rPr>
              <w:rFonts w:ascii="Times New Roman" w:hAnsi="Times New Roman"/>
              <w:lang w:val="en-US"/>
            </w:rPr>
          </w:rPrChange>
        </w:rPr>
        <w:t>)</w:t>
      </w:r>
    </w:p>
    <w:p w:rsidR="00FB039E" w:rsidRPr="00D52A2A" w:rsidRDefault="00FB039E" w:rsidP="00D52A2A">
      <w:pPr>
        <w:spacing w:line="360" w:lineRule="auto"/>
        <w:rPr>
          <w:rFonts w:ascii="Times New Roman" w:hAnsi="Times New Roman"/>
          <w:rPrChange w:id="6409" w:author="MARCELO" w:date="2009-06-21T22:44:00Z">
            <w:rPr>
              <w:rFonts w:ascii="Times New Roman" w:hAnsi="Times New Roman"/>
              <w:lang w:val="en-US"/>
            </w:rPr>
          </w:rPrChange>
        </w:rPr>
        <w:pPrChange w:id="6410" w:author="MARCELO" w:date="2009-06-21T22:43:00Z">
          <w:pPr>
            <w:pBdr>
              <w:bottom w:val="single" w:sz="4" w:space="1" w:color="000000"/>
            </w:pBdr>
            <w:spacing w:line="360" w:lineRule="auto"/>
            <w:jc w:val="both"/>
          </w:pPr>
        </w:pPrChange>
      </w:pPr>
    </w:p>
    <w:p w:rsidR="00FB039E" w:rsidRPr="00D52A2A" w:rsidRDefault="00FB039E" w:rsidP="00D52A2A">
      <w:pPr>
        <w:spacing w:line="360" w:lineRule="auto"/>
        <w:rPr>
          <w:rFonts w:ascii="Times New Roman" w:hAnsi="Times New Roman"/>
          <w:lang w:val="en-US"/>
          <w:rPrChange w:id="6411" w:author="MARCELO" w:date="2009-06-21T22:44:00Z">
            <w:rPr>
              <w:rFonts w:ascii="Times New Roman" w:hAnsi="Times New Roman"/>
              <w:color w:val="FF0000"/>
              <w:lang w:val="en-US"/>
            </w:rPr>
          </w:rPrChange>
        </w:rPr>
        <w:pPrChange w:id="6412" w:author="MARCELO" w:date="2009-06-21T22:43:00Z">
          <w:pPr>
            <w:spacing w:line="360" w:lineRule="auto"/>
            <w:jc w:val="both"/>
          </w:pPr>
        </w:pPrChange>
      </w:pPr>
      <w:r w:rsidRPr="00D52A2A">
        <w:rPr>
          <w:rFonts w:ascii="Times New Roman" w:hAnsi="Times New Roman"/>
          <w:lang w:val="en-US"/>
          <w:rPrChange w:id="6413" w:author="MARCELO" w:date="2009-06-21T22:44:00Z">
            <w:rPr>
              <w:rFonts w:ascii="Times New Roman" w:hAnsi="Times New Roman"/>
              <w:color w:val="FF0000"/>
              <w:lang w:val="en-US"/>
            </w:rPr>
          </w:rPrChange>
        </w:rPr>
        <w:t>[14]Observer Pattern Implementation in PL/SQL (</w:t>
      </w:r>
      <w:ins w:id="6414" w:author="MARCELO" w:date="2009-06-21T22:43:00Z">
        <w:r w:rsidR="00D52A2A" w:rsidRPr="00D52A2A">
          <w:rPr>
            <w:lang w:val="en-US"/>
            <w:rPrChange w:id="6415" w:author="MARCELO" w:date="2009-06-21T22:44:00Z">
              <w:rPr/>
            </w:rPrChange>
          </w:rPr>
          <w:t xml:space="preserve">Disponível em: </w:t>
        </w:r>
      </w:ins>
      <w:r w:rsidRPr="00D52A2A">
        <w:fldChar w:fldCharType="begin"/>
      </w:r>
      <w:r w:rsidRPr="00D52A2A">
        <w:rPr>
          <w:lang w:val="en-US"/>
          <w:rPrChange w:id="6416" w:author="MARCELO" w:date="2009-06-21T22:44:00Z">
            <w:rPr/>
          </w:rPrChange>
        </w:rPr>
        <w:instrText xml:space="preserve"> HYPERLINK "http://technology.amis.nl/blog/1123/design-patterns-in-plsql-implementing-the-observer-pattern"</w:instrText>
      </w:r>
      <w:r w:rsidRPr="00D52A2A">
        <w:rPr>
          <w:rPrChange w:id="6417" w:author="MARCELO" w:date="2009-06-21T22:44:00Z">
            <w:rPr/>
          </w:rPrChange>
        </w:rPr>
      </w:r>
      <w:r w:rsidRPr="00D52A2A">
        <w:rPr>
          <w:rPrChange w:id="6418" w:author="MARCELO" w:date="2009-06-21T22:44:00Z">
            <w:rPr/>
          </w:rPrChange>
        </w:rPr>
        <w:fldChar w:fldCharType="separate"/>
      </w:r>
      <w:r w:rsidRPr="00D52A2A">
        <w:rPr>
          <w:rStyle w:val="Hyperlink"/>
          <w:rFonts w:ascii="Times New Roman" w:hAnsi="Times New Roman"/>
          <w:color w:val="auto"/>
          <w:lang w:val="en-US"/>
          <w:rPrChange w:id="6419" w:author="MARCELO" w:date="2009-06-21T22:44:00Z">
            <w:rPr>
              <w:rStyle w:val="Hyperlink"/>
              <w:rFonts w:ascii="Times New Roman" w:hAnsi="Times New Roman"/>
            </w:rPr>
          </w:rPrChange>
        </w:rPr>
        <w:t>http://technology.amis.nl/blog/1123/design-patterns-in-plsql-implementing-the-observer-pattern</w:t>
      </w:r>
      <w:r w:rsidRPr="00D52A2A">
        <w:rPr>
          <w:rPrChange w:id="6420" w:author="MARCELO" w:date="2009-06-21T22:44:00Z">
            <w:rPr/>
          </w:rPrChange>
        </w:rPr>
        <w:fldChar w:fldCharType="end"/>
      </w:r>
      <w:r w:rsidRPr="00D52A2A">
        <w:rPr>
          <w:rFonts w:ascii="Times New Roman" w:hAnsi="Times New Roman"/>
          <w:lang w:val="en-US"/>
          <w:rPrChange w:id="6421" w:author="MARCELO" w:date="2009-06-21T22:44:00Z">
            <w:rPr>
              <w:rFonts w:ascii="Times New Roman" w:hAnsi="Times New Roman"/>
              <w:color w:val="FF0000"/>
              <w:lang w:val="en-US"/>
            </w:rPr>
          </w:rPrChange>
        </w:rPr>
        <w:t>)</w:t>
      </w:r>
    </w:p>
    <w:p w:rsidR="00FB039E" w:rsidRPr="00D52A2A" w:rsidRDefault="00FB039E" w:rsidP="00D52A2A">
      <w:pPr>
        <w:spacing w:line="360" w:lineRule="auto"/>
        <w:rPr>
          <w:rFonts w:ascii="Times New Roman" w:hAnsi="Times New Roman"/>
          <w:lang w:val="en-US"/>
          <w:rPrChange w:id="6422" w:author="MARCELO" w:date="2009-06-21T22:44:00Z">
            <w:rPr>
              <w:rFonts w:ascii="Times New Roman" w:hAnsi="Times New Roman"/>
              <w:color w:val="FF0000"/>
              <w:lang w:val="en-US"/>
            </w:rPr>
          </w:rPrChange>
        </w:rPr>
        <w:pPrChange w:id="6423" w:author="MARCELO" w:date="2009-06-21T22:43:00Z">
          <w:pPr>
            <w:spacing w:line="360" w:lineRule="auto"/>
            <w:jc w:val="both"/>
          </w:pPr>
        </w:pPrChange>
      </w:pPr>
    </w:p>
    <w:p w:rsidR="00FB039E" w:rsidRPr="00D52A2A" w:rsidDel="00C33EC2" w:rsidRDefault="00FB039E" w:rsidP="00D52A2A">
      <w:pPr>
        <w:spacing w:line="360" w:lineRule="auto"/>
        <w:rPr>
          <w:del w:id="6424" w:author="MARCELO" w:date="2009-06-21T22:48:00Z"/>
          <w:rFonts w:ascii="Times New Roman" w:hAnsi="Times New Roman"/>
          <w:lang w:val="en-US"/>
          <w:rPrChange w:id="6425" w:author="MARCELO" w:date="2009-06-21T22:44:00Z">
            <w:rPr>
              <w:del w:id="6426" w:author="MARCELO" w:date="2009-06-21T22:48:00Z"/>
              <w:rFonts w:ascii="Times New Roman" w:hAnsi="Times New Roman"/>
              <w:color w:val="FF0000"/>
              <w:lang w:val="en-US"/>
            </w:rPr>
          </w:rPrChange>
        </w:rPr>
        <w:pPrChange w:id="6427" w:author="MARCELO" w:date="2009-06-21T22:43:00Z">
          <w:pPr>
            <w:spacing w:line="360" w:lineRule="auto"/>
            <w:jc w:val="both"/>
          </w:pPr>
        </w:pPrChange>
      </w:pPr>
      <w:r w:rsidRPr="00D52A2A">
        <w:rPr>
          <w:rFonts w:ascii="Times New Roman" w:hAnsi="Times New Roman"/>
          <w:lang w:val="en-US"/>
          <w:rPrChange w:id="6428" w:author="MARCELO" w:date="2009-06-21T22:44:00Z">
            <w:rPr>
              <w:rFonts w:ascii="Times New Roman" w:hAnsi="Times New Roman"/>
              <w:color w:val="FF0000"/>
              <w:lang w:val="en-US"/>
            </w:rPr>
          </w:rPrChange>
        </w:rPr>
        <w:t>[15]Template Pattern Implementation in PL/SQL</w:t>
      </w:r>
      <w:ins w:id="6429" w:author="MARCELO" w:date="2009-06-21T22:48:00Z">
        <w:r w:rsidR="00C33EC2">
          <w:rPr>
            <w:rFonts w:ascii="Times New Roman" w:hAnsi="Times New Roman"/>
            <w:lang w:val="en-US"/>
          </w:rPr>
          <w:t xml:space="preserve"> </w:t>
        </w:r>
      </w:ins>
    </w:p>
    <w:p w:rsidR="00FB039E" w:rsidRPr="00D52A2A" w:rsidRDefault="00FB039E" w:rsidP="00D52A2A">
      <w:pPr>
        <w:spacing w:line="360" w:lineRule="auto"/>
        <w:rPr>
          <w:rFonts w:ascii="Times New Roman" w:hAnsi="Times New Roman"/>
          <w:rPrChange w:id="6430" w:author="MARCELO" w:date="2009-06-21T22:44:00Z">
            <w:rPr>
              <w:rFonts w:ascii="Times New Roman" w:hAnsi="Times New Roman"/>
              <w:color w:val="FF0000"/>
              <w:lang w:val="en-US"/>
            </w:rPr>
          </w:rPrChange>
        </w:rPr>
        <w:pPrChange w:id="6431" w:author="MARCELO" w:date="2009-06-21T22:43:00Z">
          <w:pPr>
            <w:spacing w:line="360" w:lineRule="auto"/>
            <w:jc w:val="both"/>
          </w:pPr>
        </w:pPrChange>
      </w:pPr>
      <w:r w:rsidRPr="00D52A2A">
        <w:rPr>
          <w:rFonts w:ascii="Times New Roman" w:hAnsi="Times New Roman"/>
          <w:rPrChange w:id="6432" w:author="MARCELO" w:date="2009-06-21T22:44:00Z">
            <w:rPr>
              <w:rFonts w:ascii="Times New Roman" w:hAnsi="Times New Roman"/>
              <w:color w:val="FF0000"/>
              <w:lang w:val="en-US"/>
            </w:rPr>
          </w:rPrChange>
        </w:rPr>
        <w:t>(</w:t>
      </w:r>
      <w:ins w:id="6433" w:author="MARCELO" w:date="2009-06-21T22:43:00Z">
        <w:r w:rsidR="00D52A2A" w:rsidRPr="00D52A2A">
          <w:t xml:space="preserve">Disponível em: </w:t>
        </w:r>
      </w:ins>
      <w:r w:rsidRPr="00D52A2A">
        <w:rPr>
          <w:rFonts w:ascii="Times New Roman" w:hAnsi="Times New Roman"/>
          <w:rPrChange w:id="6434" w:author="MARCELO" w:date="2009-06-21T22:44:00Z">
            <w:rPr>
              <w:rFonts w:ascii="Times New Roman" w:hAnsi="Times New Roman"/>
              <w:color w:val="FF0000"/>
              <w:lang w:val="en-US"/>
            </w:rPr>
          </w:rPrChange>
        </w:rPr>
        <w:t>http://blog.serpland.com/oracle/template-method-pattern-implemented-in-plsql)</w:t>
      </w:r>
    </w:p>
    <w:p w:rsidR="00FB039E" w:rsidRPr="00D52A2A" w:rsidRDefault="00FB039E" w:rsidP="00EB36D3">
      <w:pPr>
        <w:spacing w:line="360" w:lineRule="auto"/>
        <w:jc w:val="both"/>
        <w:rPr>
          <w:rFonts w:ascii="Times New Roman" w:hAnsi="Times New Roman"/>
          <w:rPrChange w:id="6435" w:author="MARCELO" w:date="2009-06-21T22:44:00Z">
            <w:rPr>
              <w:rFonts w:ascii="Times New Roman" w:hAnsi="Times New Roman"/>
              <w:color w:val="FF0000"/>
              <w:lang w:val="en-US"/>
            </w:rPr>
          </w:rPrChange>
        </w:rPr>
        <w:pPrChange w:id="6436" w:author="MARCELO" w:date="2009-06-07T15:32:00Z">
          <w:pPr>
            <w:pBdr>
              <w:bottom w:val="single" w:sz="4" w:space="1" w:color="000000"/>
            </w:pBdr>
            <w:spacing w:line="360" w:lineRule="auto"/>
            <w:jc w:val="both"/>
          </w:pPr>
        </w:pPrChange>
      </w:pPr>
    </w:p>
    <w:p w:rsidR="00FB039E" w:rsidRPr="00D52A2A" w:rsidDel="00C33EC2" w:rsidRDefault="00FB039E" w:rsidP="00D52A2A">
      <w:pPr>
        <w:spacing w:line="360" w:lineRule="auto"/>
        <w:rPr>
          <w:del w:id="6437" w:author="MARCELO" w:date="2009-06-21T22:48:00Z"/>
          <w:rFonts w:ascii="Times New Roman" w:hAnsi="Times New Roman"/>
          <w:lang w:val="en-US"/>
          <w:rPrChange w:id="6438" w:author="MARCELO" w:date="2009-06-21T22:44:00Z">
            <w:rPr>
              <w:del w:id="6439" w:author="MARCELO" w:date="2009-06-21T22:48:00Z"/>
              <w:rFonts w:ascii="Times New Roman" w:hAnsi="Times New Roman"/>
              <w:color w:val="FF0000"/>
              <w:lang w:val="en-US"/>
            </w:rPr>
          </w:rPrChange>
        </w:rPr>
        <w:pPrChange w:id="6440" w:author="MARCELO" w:date="2009-06-21T22:43:00Z">
          <w:pPr>
            <w:pBdr>
              <w:bottom w:val="single" w:sz="4" w:space="1" w:color="000000"/>
            </w:pBdr>
            <w:spacing w:line="360" w:lineRule="auto"/>
            <w:jc w:val="both"/>
          </w:pPr>
        </w:pPrChange>
      </w:pPr>
      <w:r w:rsidRPr="00D52A2A">
        <w:rPr>
          <w:rFonts w:ascii="Times New Roman" w:hAnsi="Times New Roman"/>
          <w:lang w:val="en-US"/>
          <w:rPrChange w:id="6441" w:author="MARCELO" w:date="2009-06-21T22:44:00Z">
            <w:rPr>
              <w:rFonts w:ascii="Times New Roman" w:hAnsi="Times New Roman"/>
              <w:color w:val="FF0000"/>
              <w:lang w:val="en-US"/>
            </w:rPr>
          </w:rPrChange>
        </w:rPr>
        <w:t>[16] Dependency Injection Implementation in PL/SQL</w:t>
      </w:r>
      <w:ins w:id="6442" w:author="MARCELO" w:date="2009-06-21T22:48:00Z">
        <w:r w:rsidR="00C33EC2">
          <w:rPr>
            <w:rFonts w:ascii="Times New Roman" w:hAnsi="Times New Roman"/>
            <w:lang w:val="en-US"/>
          </w:rPr>
          <w:t xml:space="preserve"> </w:t>
        </w:r>
      </w:ins>
    </w:p>
    <w:p w:rsidR="00FB039E" w:rsidRPr="00D52A2A" w:rsidRDefault="00FB039E" w:rsidP="00D52A2A">
      <w:pPr>
        <w:spacing w:line="360" w:lineRule="auto"/>
        <w:rPr>
          <w:rFonts w:ascii="Times New Roman" w:hAnsi="Times New Roman"/>
          <w:rPrChange w:id="6443" w:author="MARCELO" w:date="2009-06-21T22:44:00Z">
            <w:rPr>
              <w:rFonts w:ascii="Times New Roman" w:hAnsi="Times New Roman"/>
              <w:color w:val="FF0000"/>
              <w:lang w:val="en-US"/>
            </w:rPr>
          </w:rPrChange>
        </w:rPr>
        <w:pPrChange w:id="6444" w:author="MARCELO" w:date="2009-06-21T22:43:00Z">
          <w:pPr>
            <w:pBdr>
              <w:bottom w:val="single" w:sz="4" w:space="1" w:color="000000"/>
            </w:pBdr>
            <w:spacing w:line="360" w:lineRule="auto"/>
            <w:jc w:val="both"/>
          </w:pPr>
        </w:pPrChange>
      </w:pPr>
      <w:r w:rsidRPr="00D52A2A">
        <w:rPr>
          <w:rFonts w:ascii="Times New Roman" w:hAnsi="Times New Roman"/>
          <w:rPrChange w:id="6445" w:author="MARCELO" w:date="2009-06-21T22:44:00Z">
            <w:rPr>
              <w:rFonts w:ascii="Times New Roman" w:hAnsi="Times New Roman"/>
              <w:color w:val="FF0000"/>
              <w:lang w:val="en-US"/>
            </w:rPr>
          </w:rPrChange>
        </w:rPr>
        <w:t>(</w:t>
      </w:r>
      <w:ins w:id="6446" w:author="MARCELO" w:date="2009-06-21T22:43:00Z">
        <w:r w:rsidR="00D52A2A" w:rsidRPr="00D52A2A">
          <w:t xml:space="preserve">Disponível em: </w:t>
        </w:r>
      </w:ins>
      <w:r w:rsidRPr="00D52A2A">
        <w:fldChar w:fldCharType="begin"/>
      </w:r>
      <w:r w:rsidRPr="00D52A2A">
        <w:rPr>
          <w:rPrChange w:id="6447" w:author="MARCELO" w:date="2009-06-21T22:44:00Z">
            <w:rPr/>
          </w:rPrChange>
        </w:rPr>
        <w:instrText xml:space="preserve"> HYPERLINK "http://technology.amis.nl/blog/1086/dependency-injection-in-plsql-remove-hard-coded-dependencies-from-your-code"</w:instrText>
      </w:r>
      <w:r w:rsidRPr="00D52A2A">
        <w:rPr>
          <w:rPrChange w:id="6448" w:author="MARCELO" w:date="2009-06-21T22:44:00Z">
            <w:rPr/>
          </w:rPrChange>
        </w:rPr>
      </w:r>
      <w:r w:rsidRPr="00D52A2A">
        <w:rPr>
          <w:rPrChange w:id="6449" w:author="MARCELO" w:date="2009-06-21T22:44:00Z">
            <w:rPr/>
          </w:rPrChange>
        </w:rPr>
        <w:fldChar w:fldCharType="separate"/>
      </w:r>
      <w:r w:rsidRPr="00D52A2A">
        <w:rPr>
          <w:rStyle w:val="Hyperlink"/>
          <w:rFonts w:ascii="Times New Roman" w:hAnsi="Times New Roman"/>
          <w:color w:val="auto"/>
          <w:rPrChange w:id="6450" w:author="MARCELO" w:date="2009-06-21T22:44:00Z">
            <w:rPr>
              <w:rStyle w:val="Hyperlink"/>
              <w:rFonts w:ascii="Times New Roman" w:hAnsi="Times New Roman"/>
            </w:rPr>
          </w:rPrChange>
        </w:rPr>
        <w:t>http://technology.amis.nl/blog/1086/dependency-injection-in-plsql-remove-hard-coded-dependencies-from-your-code</w:t>
      </w:r>
      <w:r w:rsidRPr="00D52A2A">
        <w:rPr>
          <w:rPrChange w:id="6451" w:author="MARCELO" w:date="2009-06-21T22:44:00Z">
            <w:rPr/>
          </w:rPrChange>
        </w:rPr>
        <w:fldChar w:fldCharType="end"/>
      </w:r>
      <w:r w:rsidRPr="00D52A2A">
        <w:rPr>
          <w:rFonts w:ascii="Times New Roman" w:hAnsi="Times New Roman"/>
          <w:rPrChange w:id="6452" w:author="MARCELO" w:date="2009-06-21T22:44:00Z">
            <w:rPr>
              <w:rFonts w:ascii="Times New Roman" w:hAnsi="Times New Roman"/>
              <w:color w:val="FF0000"/>
              <w:lang w:val="en-US"/>
            </w:rPr>
          </w:rPrChange>
        </w:rPr>
        <w:t>)</w:t>
      </w:r>
    </w:p>
    <w:p w:rsidR="00FB039E" w:rsidRPr="00D52A2A" w:rsidRDefault="00FB039E" w:rsidP="00EB36D3">
      <w:pPr>
        <w:spacing w:line="360" w:lineRule="auto"/>
        <w:jc w:val="both"/>
        <w:rPr>
          <w:rFonts w:ascii="Times New Roman" w:hAnsi="Times New Roman"/>
          <w:rPrChange w:id="6453" w:author="MARCELO" w:date="2009-06-21T22:44:00Z">
            <w:rPr>
              <w:rFonts w:ascii="Times New Roman" w:hAnsi="Times New Roman"/>
              <w:color w:val="FF0000"/>
              <w:lang w:val="en-US"/>
            </w:rPr>
          </w:rPrChange>
        </w:rPr>
        <w:pPrChange w:id="6454"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rPrChange w:id="6455" w:author="MARCELO" w:date="2009-06-21T22:44:00Z">
            <w:rPr>
              <w:rFonts w:ascii="Times New Roman" w:hAnsi="Times New Roman"/>
              <w:color w:val="FF0000"/>
              <w:lang w:val="en-US"/>
            </w:rPr>
          </w:rPrChange>
        </w:rPr>
        <w:pPrChange w:id="6456" w:author="MARCELO" w:date="2009-06-07T15:32:00Z">
          <w:pPr>
            <w:pBdr>
              <w:bottom w:val="single" w:sz="4" w:space="1" w:color="000000"/>
            </w:pBdr>
            <w:spacing w:line="360" w:lineRule="auto"/>
            <w:jc w:val="both"/>
          </w:pPr>
        </w:pPrChange>
      </w:pPr>
      <w:r w:rsidRPr="00D52A2A">
        <w:rPr>
          <w:rFonts w:ascii="Times New Roman" w:hAnsi="Times New Roman"/>
          <w:rPrChange w:id="6457" w:author="MARCELO" w:date="2009-06-21T22:44:00Z">
            <w:rPr>
              <w:rFonts w:ascii="Times New Roman" w:hAnsi="Times New Roman"/>
              <w:color w:val="FF0000"/>
              <w:lang w:val="en-US"/>
            </w:rPr>
          </w:rPrChange>
        </w:rPr>
        <w:t>[17] PL/SQL Design Patterns (</w:t>
      </w:r>
      <w:ins w:id="6458" w:author="MARCELO" w:date="2009-06-21T22:43:00Z">
        <w:r w:rsidR="00D52A2A" w:rsidRPr="00D52A2A">
          <w:t xml:space="preserve">Disponível em: </w:t>
        </w:r>
      </w:ins>
      <w:r w:rsidRPr="00D52A2A">
        <w:fldChar w:fldCharType="begin"/>
      </w:r>
      <w:r w:rsidRPr="00D52A2A">
        <w:rPr>
          <w:rPrChange w:id="6459" w:author="MARCELO" w:date="2009-06-21T22:44:00Z">
            <w:rPr/>
          </w:rPrChange>
        </w:rPr>
        <w:instrText xml:space="preserve"> HYPERLINK "http://blog.serpland.com/oracle/design-patterns-in-plsql-oracle"</w:instrText>
      </w:r>
      <w:r w:rsidRPr="00D52A2A">
        <w:rPr>
          <w:rPrChange w:id="6460" w:author="MARCELO" w:date="2009-06-21T22:44:00Z">
            <w:rPr/>
          </w:rPrChange>
        </w:rPr>
      </w:r>
      <w:r w:rsidRPr="00D52A2A">
        <w:rPr>
          <w:rPrChange w:id="6461" w:author="MARCELO" w:date="2009-06-21T22:44:00Z">
            <w:rPr/>
          </w:rPrChange>
        </w:rPr>
        <w:fldChar w:fldCharType="separate"/>
      </w:r>
      <w:r w:rsidRPr="00D52A2A">
        <w:rPr>
          <w:rStyle w:val="Hyperlink"/>
          <w:rFonts w:ascii="Times New Roman" w:hAnsi="Times New Roman"/>
          <w:color w:val="auto"/>
          <w:rPrChange w:id="6462" w:author="MARCELO" w:date="2009-06-21T22:44:00Z">
            <w:rPr>
              <w:rStyle w:val="Hyperlink"/>
              <w:rFonts w:ascii="Times New Roman" w:hAnsi="Times New Roman"/>
            </w:rPr>
          </w:rPrChange>
        </w:rPr>
        <w:t>http://blog.serpland.com/oracle/design-patterns-in-plsql-oracle</w:t>
      </w:r>
      <w:r w:rsidRPr="00D52A2A">
        <w:rPr>
          <w:rPrChange w:id="6463" w:author="MARCELO" w:date="2009-06-21T22:44:00Z">
            <w:rPr/>
          </w:rPrChange>
        </w:rPr>
        <w:fldChar w:fldCharType="end"/>
      </w:r>
      <w:r w:rsidRPr="00D52A2A">
        <w:rPr>
          <w:rFonts w:ascii="Times New Roman" w:hAnsi="Times New Roman"/>
          <w:rPrChange w:id="6464" w:author="MARCELO" w:date="2009-06-21T22:44:00Z">
            <w:rPr>
              <w:rFonts w:ascii="Times New Roman" w:hAnsi="Times New Roman"/>
              <w:color w:val="FF0000"/>
              <w:lang w:val="en-US"/>
            </w:rPr>
          </w:rPrChange>
        </w:rPr>
        <w:t>)</w:t>
      </w:r>
    </w:p>
    <w:p w:rsidR="00FB039E" w:rsidRPr="00D52A2A" w:rsidRDefault="00FB039E" w:rsidP="00EB36D3">
      <w:pPr>
        <w:spacing w:line="360" w:lineRule="auto"/>
        <w:jc w:val="both"/>
        <w:rPr>
          <w:rFonts w:ascii="Times New Roman" w:hAnsi="Times New Roman"/>
          <w:rPrChange w:id="6465" w:author="MARCELO" w:date="2009-06-21T22:44:00Z">
            <w:rPr>
              <w:rFonts w:ascii="Times New Roman" w:hAnsi="Times New Roman"/>
              <w:color w:val="FF0000"/>
              <w:lang w:val="en-US"/>
            </w:rPr>
          </w:rPrChange>
        </w:rPr>
        <w:pPrChange w:id="6466" w:author="MARCELO" w:date="2009-06-07T15:32:00Z">
          <w:pPr>
            <w:pBdr>
              <w:bottom w:val="single" w:sz="4" w:space="1" w:color="000000"/>
            </w:pBdr>
            <w:spacing w:line="360" w:lineRule="auto"/>
            <w:jc w:val="both"/>
          </w:pPr>
        </w:pPrChange>
      </w:pPr>
    </w:p>
    <w:p w:rsidR="00FB039E" w:rsidRPr="00D52A2A" w:rsidRDefault="00FB039E" w:rsidP="00D52A2A">
      <w:pPr>
        <w:spacing w:line="360" w:lineRule="auto"/>
        <w:rPr>
          <w:rFonts w:ascii="Times New Roman" w:hAnsi="Times New Roman"/>
          <w:lang w:val="en-US"/>
          <w:rPrChange w:id="6467" w:author="MARCELO" w:date="2009-06-21T22:44:00Z">
            <w:rPr>
              <w:rFonts w:ascii="Times New Roman" w:hAnsi="Times New Roman"/>
              <w:color w:val="FF0000"/>
              <w:lang w:val="en-US"/>
            </w:rPr>
          </w:rPrChange>
        </w:rPr>
        <w:pPrChange w:id="6468" w:author="MARCELO" w:date="2009-06-21T22:43:00Z">
          <w:pPr>
            <w:spacing w:line="360" w:lineRule="auto"/>
            <w:jc w:val="both"/>
          </w:pPr>
        </w:pPrChange>
      </w:pPr>
      <w:r w:rsidRPr="00D52A2A">
        <w:rPr>
          <w:rFonts w:ascii="Times New Roman" w:hAnsi="Times New Roman"/>
          <w:lang w:val="en-US"/>
          <w:rPrChange w:id="6469" w:author="MARCELO" w:date="2009-06-21T22:44:00Z">
            <w:rPr>
              <w:rFonts w:ascii="Times New Roman" w:hAnsi="Times New Roman"/>
              <w:color w:val="FF0000"/>
              <w:lang w:val="en-US"/>
            </w:rPr>
          </w:rPrChange>
        </w:rPr>
        <w:t xml:space="preserve">[18] Foy, Brian  </w:t>
      </w:r>
      <w:r w:rsidRPr="00D52A2A">
        <w:rPr>
          <w:rFonts w:ascii="Times New Roman" w:hAnsi="Times New Roman"/>
          <w:b/>
          <w:bCs/>
          <w:lang w:val="en-US"/>
          <w:rPrChange w:id="6470" w:author="MARCELO" w:date="2009-06-21T22:44:00Z">
            <w:rPr>
              <w:rFonts w:ascii="Times New Roman" w:hAnsi="Times New Roman"/>
              <w:b/>
              <w:bCs/>
              <w:color w:val="FF0000"/>
              <w:lang w:val="en-US"/>
            </w:rPr>
          </w:rPrChange>
        </w:rPr>
        <w:t>The Facade Design Pattern</w:t>
      </w:r>
      <w:r w:rsidRPr="00D52A2A">
        <w:rPr>
          <w:rFonts w:ascii="Times New Roman" w:hAnsi="Times New Roman"/>
          <w:lang w:val="en-US"/>
          <w:rPrChange w:id="6471" w:author="MARCELO" w:date="2009-06-21T22:44:00Z">
            <w:rPr>
              <w:rFonts w:ascii="Times New Roman" w:hAnsi="Times New Roman"/>
              <w:color w:val="FF0000"/>
              <w:lang w:val="en-US"/>
            </w:rPr>
          </w:rPrChange>
        </w:rPr>
        <w:t xml:space="preserve"> (</w:t>
      </w:r>
      <w:ins w:id="6472" w:author="MARCELO" w:date="2009-06-21T22:43:00Z">
        <w:r w:rsidR="00D52A2A" w:rsidRPr="00D52A2A">
          <w:t xml:space="preserve">Disponível em: </w:t>
        </w:r>
      </w:ins>
      <w:r w:rsidRPr="00D52A2A">
        <w:rPr>
          <w:rFonts w:ascii="Times New Roman" w:hAnsi="Times New Roman"/>
          <w:lang w:val="en-US"/>
          <w:rPrChange w:id="6473" w:author="MARCELO" w:date="2009-06-21T22:44:00Z">
            <w:rPr>
              <w:rFonts w:ascii="Times New Roman" w:hAnsi="Times New Roman"/>
              <w:color w:val="FF0000"/>
              <w:lang w:val="en-US"/>
            </w:rPr>
          </w:rPrChange>
        </w:rPr>
        <w:t>http://www.theperlreview.com/Articles/v0i4/facade.pdf)</w:t>
      </w:r>
    </w:p>
    <w:p w:rsidR="00FB039E" w:rsidRPr="00D52A2A" w:rsidRDefault="00FB039E" w:rsidP="00D52A2A">
      <w:pPr>
        <w:spacing w:line="360" w:lineRule="auto"/>
        <w:rPr>
          <w:rFonts w:ascii="Times New Roman" w:hAnsi="Times New Roman"/>
          <w:lang w:val="en-US"/>
          <w:rPrChange w:id="6474" w:author="MARCELO" w:date="2009-06-21T22:44:00Z">
            <w:rPr>
              <w:rFonts w:ascii="Times New Roman" w:hAnsi="Times New Roman"/>
              <w:color w:val="FF0000"/>
              <w:lang w:val="en-US"/>
            </w:rPr>
          </w:rPrChange>
        </w:rPr>
        <w:pPrChange w:id="6475" w:author="MARCELO" w:date="2009-06-21T22:43:00Z">
          <w:pPr>
            <w:pBdr>
              <w:bottom w:val="single" w:sz="4" w:space="1" w:color="000000"/>
            </w:pBdr>
            <w:spacing w:line="360" w:lineRule="auto"/>
            <w:jc w:val="both"/>
          </w:pPr>
        </w:pPrChange>
      </w:pPr>
    </w:p>
    <w:p w:rsidR="00FB039E" w:rsidRPr="00D52A2A" w:rsidRDefault="00FB039E" w:rsidP="00D52A2A">
      <w:pPr>
        <w:spacing w:line="360" w:lineRule="auto"/>
        <w:rPr>
          <w:rFonts w:ascii="Times New Roman" w:hAnsi="Times New Roman"/>
          <w:lang w:val="en-US"/>
          <w:rPrChange w:id="6476" w:author="MARCELO" w:date="2009-06-21T22:44:00Z">
            <w:rPr>
              <w:rFonts w:ascii="Times New Roman" w:hAnsi="Times New Roman"/>
              <w:color w:val="FF0000"/>
              <w:lang w:val="en-US"/>
            </w:rPr>
          </w:rPrChange>
        </w:rPr>
        <w:pPrChange w:id="6477" w:author="MARCELO" w:date="2009-06-21T22:43:00Z">
          <w:pPr>
            <w:spacing w:line="360" w:lineRule="auto"/>
            <w:jc w:val="both"/>
          </w:pPr>
        </w:pPrChange>
      </w:pPr>
      <w:r w:rsidRPr="00D52A2A">
        <w:rPr>
          <w:rFonts w:ascii="Times New Roman" w:hAnsi="Times New Roman"/>
          <w:lang w:val="en-US"/>
          <w:rPrChange w:id="6478" w:author="MARCELO" w:date="2009-06-21T22:44:00Z">
            <w:rPr>
              <w:rFonts w:ascii="Times New Roman" w:hAnsi="Times New Roman"/>
              <w:color w:val="FF0000"/>
              <w:lang w:val="en-US"/>
            </w:rPr>
          </w:rPrChange>
        </w:rPr>
        <w:t xml:space="preserve">[19] Fowler, M </w:t>
      </w:r>
      <w:r w:rsidRPr="00D52A2A">
        <w:rPr>
          <w:rFonts w:ascii="Times New Roman" w:hAnsi="Times New Roman"/>
          <w:b/>
          <w:bCs/>
          <w:i/>
          <w:lang w:val="en-US"/>
          <w:rPrChange w:id="6479" w:author="MARCELO" w:date="2009-06-21T22:44:00Z">
            <w:rPr>
              <w:rFonts w:ascii="Times New Roman" w:hAnsi="Times New Roman"/>
              <w:b/>
              <w:bCs/>
              <w:i/>
              <w:color w:val="FF0000"/>
              <w:lang w:val="en-US"/>
            </w:rPr>
          </w:rPrChange>
        </w:rPr>
        <w:t>Refactoring: Improving the Design of Existing Code</w:t>
      </w:r>
      <w:r w:rsidRPr="00D52A2A">
        <w:rPr>
          <w:rFonts w:ascii="Times New Roman" w:hAnsi="Times New Roman"/>
          <w:lang w:val="en-US"/>
          <w:rPrChange w:id="6480" w:author="MARCELO" w:date="2009-06-21T22:44:00Z">
            <w:rPr>
              <w:rFonts w:ascii="Times New Roman" w:hAnsi="Times New Roman"/>
              <w:color w:val="FF0000"/>
              <w:lang w:val="en-US"/>
            </w:rPr>
          </w:rPrChange>
        </w:rPr>
        <w:t xml:space="preserve"> (</w:t>
      </w:r>
      <w:ins w:id="6481" w:author="MARCELO" w:date="2009-06-21T22:43:00Z">
        <w:r w:rsidR="00D52A2A" w:rsidRPr="00D52A2A">
          <w:rPr>
            <w:lang w:val="en-US"/>
            <w:rPrChange w:id="6482" w:author="MARCELO" w:date="2009-06-21T22:44:00Z">
              <w:rPr/>
            </w:rPrChange>
          </w:rPr>
          <w:t xml:space="preserve">Disponível em: </w:t>
        </w:r>
      </w:ins>
      <w:r w:rsidRPr="00D52A2A">
        <w:rPr>
          <w:rFonts w:ascii="Times New Roman" w:hAnsi="Times New Roman"/>
          <w:lang w:val="en-US"/>
          <w:rPrChange w:id="6483" w:author="MARCELO" w:date="2009-06-21T22:44:00Z">
            <w:rPr>
              <w:rFonts w:ascii="Times New Roman" w:hAnsi="Times New Roman"/>
              <w:color w:val="FF0000"/>
              <w:lang w:val="en-US"/>
            </w:rPr>
          </w:rPrChange>
        </w:rPr>
        <w:t>http://www.refactoring.com/)</w:t>
      </w:r>
    </w:p>
    <w:p w:rsidR="00FB039E" w:rsidRPr="00D52A2A" w:rsidRDefault="00FB039E" w:rsidP="00D52A2A">
      <w:pPr>
        <w:spacing w:line="360" w:lineRule="auto"/>
        <w:rPr>
          <w:rFonts w:ascii="Times New Roman" w:hAnsi="Times New Roman"/>
          <w:lang w:val="en-US"/>
          <w:rPrChange w:id="6484" w:author="MARCELO" w:date="2009-06-21T22:44:00Z">
            <w:rPr>
              <w:rFonts w:ascii="Times New Roman" w:hAnsi="Times New Roman"/>
              <w:color w:val="FF0000"/>
              <w:lang w:val="en-US"/>
            </w:rPr>
          </w:rPrChange>
        </w:rPr>
        <w:pPrChange w:id="6485" w:author="MARCELO" w:date="2009-06-21T22:43:00Z">
          <w:pPr>
            <w:spacing w:line="360" w:lineRule="auto"/>
            <w:jc w:val="both"/>
          </w:pPr>
        </w:pPrChange>
      </w:pPr>
    </w:p>
    <w:p w:rsidR="00FB039E" w:rsidRPr="00D52A2A" w:rsidRDefault="00FB039E" w:rsidP="00D52A2A">
      <w:pPr>
        <w:spacing w:line="360" w:lineRule="auto"/>
        <w:rPr>
          <w:rFonts w:ascii="Times New Roman" w:hAnsi="Times New Roman"/>
          <w:rPrChange w:id="6486" w:author="MARCELO" w:date="2009-06-21T22:44:00Z">
            <w:rPr>
              <w:rFonts w:ascii="Times New Roman" w:hAnsi="Times New Roman"/>
              <w:color w:val="FF0000"/>
            </w:rPr>
          </w:rPrChange>
        </w:rPr>
        <w:pPrChange w:id="6487" w:author="MARCELO" w:date="2009-06-21T22:43:00Z">
          <w:pPr>
            <w:spacing w:line="360" w:lineRule="auto"/>
            <w:jc w:val="both"/>
          </w:pPr>
        </w:pPrChange>
      </w:pPr>
      <w:r w:rsidRPr="00D52A2A">
        <w:rPr>
          <w:rFonts w:ascii="Times New Roman" w:hAnsi="Times New Roman"/>
          <w:rPrChange w:id="6488" w:author="MARCELO" w:date="2009-06-21T22:44:00Z">
            <w:rPr>
              <w:rFonts w:ascii="Times New Roman" w:hAnsi="Times New Roman"/>
              <w:color w:val="FF0000"/>
            </w:rPr>
          </w:rPrChange>
        </w:rPr>
        <w:t xml:space="preserve">[20] Imagem: </w:t>
      </w:r>
      <w:r w:rsidRPr="00D52A2A">
        <w:rPr>
          <w:rFonts w:ascii="Times New Roman" w:hAnsi="Times New Roman"/>
          <w:b/>
          <w:bCs/>
          <w:rPrChange w:id="6489" w:author="MARCELO" w:date="2009-06-21T22:44:00Z">
            <w:rPr>
              <w:rFonts w:ascii="Times New Roman" w:hAnsi="Times New Roman"/>
              <w:b/>
              <w:bCs/>
              <w:color w:val="FF0000"/>
            </w:rPr>
          </w:rPrChange>
        </w:rPr>
        <w:t>Refatoramento Wikipedia</w:t>
      </w:r>
      <w:ins w:id="6490" w:author="MARCELO" w:date="2009-06-21T22:49:00Z">
        <w:r w:rsidR="00C33EC2">
          <w:rPr>
            <w:rFonts w:ascii="Times New Roman" w:hAnsi="Times New Roman"/>
            <w:b/>
            <w:bCs/>
          </w:rPr>
          <w:t xml:space="preserve"> </w:t>
        </w:r>
      </w:ins>
      <w:r w:rsidRPr="00D52A2A">
        <w:rPr>
          <w:rFonts w:ascii="Times New Roman" w:hAnsi="Times New Roman"/>
          <w:rPrChange w:id="6491" w:author="MARCELO" w:date="2009-06-21T22:44:00Z">
            <w:rPr>
              <w:rFonts w:ascii="Times New Roman" w:hAnsi="Times New Roman"/>
              <w:color w:val="FF0000"/>
            </w:rPr>
          </w:rPrChange>
        </w:rPr>
        <w:t>(</w:t>
      </w:r>
      <w:ins w:id="6492" w:author="MARCELO" w:date="2009-06-21T22:43:00Z">
        <w:r w:rsidR="00D52A2A" w:rsidRPr="00D52A2A">
          <w:t xml:space="preserve">Disponível em: </w:t>
        </w:r>
      </w:ins>
      <w:r w:rsidRPr="00D52A2A">
        <w:rPr>
          <w:rFonts w:ascii="Times New Roman" w:hAnsi="Times New Roman"/>
          <w:rPrChange w:id="6493" w:author="MARCELO" w:date="2009-06-21T22:44:00Z">
            <w:rPr>
              <w:rFonts w:ascii="Times New Roman" w:hAnsi="Times New Roman"/>
              <w:color w:val="FF0000"/>
            </w:rPr>
          </w:rPrChange>
        </w:rPr>
        <w:t>http://pt.wikipedia.org/wiki/Refatora%C3%A7%C3%A3o)</w:t>
      </w:r>
    </w:p>
    <w:p w:rsidR="00FB039E" w:rsidRPr="00D52A2A" w:rsidRDefault="00FB039E" w:rsidP="00D52A2A">
      <w:pPr>
        <w:spacing w:line="360" w:lineRule="auto"/>
        <w:rPr>
          <w:rFonts w:ascii="Times New Roman" w:hAnsi="Times New Roman"/>
          <w:rPrChange w:id="6494" w:author="MARCELO" w:date="2009-06-21T22:44:00Z">
            <w:rPr>
              <w:rFonts w:ascii="Times New Roman" w:hAnsi="Times New Roman"/>
              <w:color w:val="FF0000"/>
            </w:rPr>
          </w:rPrChange>
        </w:rPr>
        <w:pPrChange w:id="6495" w:author="MARCELO" w:date="2009-06-21T22:43:00Z">
          <w:pPr>
            <w:spacing w:line="360" w:lineRule="auto"/>
            <w:jc w:val="both"/>
          </w:pPr>
        </w:pPrChange>
      </w:pPr>
    </w:p>
    <w:p w:rsidR="00FB039E" w:rsidRPr="00D52A2A" w:rsidRDefault="00FB039E" w:rsidP="00D52A2A">
      <w:pPr>
        <w:spacing w:line="360" w:lineRule="auto"/>
        <w:rPr>
          <w:rFonts w:ascii="Times New Roman" w:hAnsi="Times New Roman"/>
          <w:rPrChange w:id="6496" w:author="MARCELO" w:date="2009-06-21T22:44:00Z">
            <w:rPr>
              <w:rFonts w:ascii="Times New Roman" w:hAnsi="Times New Roman"/>
              <w:color w:val="FF0000"/>
            </w:rPr>
          </w:rPrChange>
        </w:rPr>
        <w:pPrChange w:id="6497" w:author="MARCELO" w:date="2009-06-21T22:43:00Z">
          <w:pPr>
            <w:spacing w:line="360" w:lineRule="auto"/>
            <w:jc w:val="both"/>
          </w:pPr>
        </w:pPrChange>
      </w:pPr>
      <w:r w:rsidRPr="00D52A2A">
        <w:rPr>
          <w:rFonts w:ascii="Times New Roman" w:hAnsi="Times New Roman"/>
          <w:rPrChange w:id="6498" w:author="MARCELO" w:date="2009-06-21T22:44:00Z">
            <w:rPr>
              <w:rFonts w:ascii="Times New Roman" w:hAnsi="Times New Roman"/>
              <w:color w:val="FF0000"/>
            </w:rPr>
          </w:rPrChange>
        </w:rPr>
        <w:t xml:space="preserve">[21] Caetano, C. (maio de 2006) </w:t>
      </w:r>
      <w:r w:rsidRPr="00D52A2A">
        <w:rPr>
          <w:rFonts w:ascii="Times New Roman" w:hAnsi="Times New Roman"/>
          <w:b/>
          <w:bCs/>
          <w:rPrChange w:id="6499" w:author="MARCELO" w:date="2009-06-21T22:44:00Z">
            <w:rPr>
              <w:rFonts w:ascii="Times New Roman" w:hAnsi="Times New Roman"/>
              <w:b/>
              <w:bCs/>
              <w:color w:val="FF0000"/>
            </w:rPr>
          </w:rPrChange>
        </w:rPr>
        <w:t>Teste de Software for Dummies</w:t>
      </w:r>
      <w:r w:rsidRPr="00D52A2A">
        <w:rPr>
          <w:rFonts w:ascii="Times New Roman" w:hAnsi="Times New Roman"/>
          <w:rPrChange w:id="6500" w:author="MARCELO" w:date="2009-06-21T22:44:00Z">
            <w:rPr>
              <w:rFonts w:ascii="Times New Roman" w:hAnsi="Times New Roman"/>
              <w:color w:val="FF0000"/>
            </w:rPr>
          </w:rPrChange>
        </w:rPr>
        <w:t xml:space="preserve"> </w:t>
      </w:r>
      <w:del w:id="6501" w:author="MARCELO" w:date="2009-06-21T22:49:00Z">
        <w:r w:rsidRPr="00D52A2A" w:rsidDel="00C33EC2">
          <w:rPr>
            <w:rFonts w:ascii="Times New Roman" w:hAnsi="Times New Roman"/>
            <w:rPrChange w:id="6502" w:author="MARCELO" w:date="2009-06-21T22:44:00Z">
              <w:rPr>
                <w:rFonts w:ascii="Times New Roman" w:hAnsi="Times New Roman"/>
                <w:color w:val="FF0000"/>
              </w:rPr>
            </w:rPrChange>
          </w:rPr>
          <w:delText xml:space="preserve"> </w:delText>
        </w:r>
      </w:del>
      <w:r w:rsidRPr="00D52A2A">
        <w:rPr>
          <w:rFonts w:ascii="Times New Roman" w:hAnsi="Times New Roman"/>
          <w:rPrChange w:id="6503" w:author="MARCELO" w:date="2009-06-21T22:44:00Z">
            <w:rPr>
              <w:rFonts w:ascii="Times New Roman" w:hAnsi="Times New Roman"/>
              <w:color w:val="FF0000"/>
            </w:rPr>
          </w:rPrChange>
        </w:rPr>
        <w:t>(</w:t>
      </w:r>
      <w:ins w:id="6504" w:author="MARCELO" w:date="2009-06-21T22:43:00Z">
        <w:r w:rsidR="00D52A2A" w:rsidRPr="00D52A2A">
          <w:t xml:space="preserve">Disponível em: </w:t>
        </w:r>
      </w:ins>
      <w:r w:rsidRPr="00D52A2A">
        <w:rPr>
          <w:rFonts w:ascii="Times New Roman" w:hAnsi="Times New Roman"/>
          <w:rPrChange w:id="6505" w:author="MARCELO" w:date="2009-06-21T22:44:00Z">
            <w:rPr>
              <w:rFonts w:ascii="Times New Roman" w:hAnsi="Times New Roman"/>
              <w:color w:val="FF0000"/>
            </w:rPr>
          </w:rPrChange>
        </w:rPr>
        <w:t>http://www.linhadecodigo.com.br/Artigo.aspx?id=1026)</w:t>
      </w:r>
    </w:p>
    <w:p w:rsidR="00FB039E" w:rsidRPr="00D52A2A" w:rsidRDefault="00FB039E" w:rsidP="00EB36D3">
      <w:pPr>
        <w:spacing w:line="360" w:lineRule="auto"/>
        <w:jc w:val="both"/>
        <w:rPr>
          <w:rFonts w:ascii="Times New Roman" w:hAnsi="Times New Roman"/>
          <w:rPrChange w:id="6506" w:author="MARCELO" w:date="2009-06-21T22:44:00Z">
            <w:rPr>
              <w:rFonts w:ascii="Times New Roman" w:hAnsi="Times New Roman"/>
              <w:color w:val="FF0000"/>
            </w:rPr>
          </w:rPrChange>
        </w:rPr>
      </w:pPr>
    </w:p>
    <w:p w:rsidR="00FB039E" w:rsidRPr="00D52A2A" w:rsidRDefault="00FB039E" w:rsidP="00C33EC2">
      <w:pPr>
        <w:pStyle w:val="Corpodetexto"/>
        <w:spacing w:line="360" w:lineRule="auto"/>
        <w:rPr>
          <w:rFonts w:ascii="Times New Roman" w:hAnsi="Times New Roman"/>
          <w:lang w:val="en-US"/>
          <w:rPrChange w:id="6507" w:author="MARCELO" w:date="2009-06-21T22:44:00Z">
            <w:rPr>
              <w:rFonts w:ascii="Times New Roman" w:hAnsi="Times New Roman"/>
              <w:color w:val="FF0000"/>
              <w:lang w:val="en-US"/>
            </w:rPr>
          </w:rPrChange>
        </w:rPr>
        <w:pPrChange w:id="6508" w:author="MARCELO" w:date="2009-06-21T22:49:00Z">
          <w:pPr>
            <w:pStyle w:val="Corpodetexto"/>
            <w:spacing w:line="360" w:lineRule="auto"/>
            <w:jc w:val="both"/>
          </w:pPr>
        </w:pPrChange>
      </w:pPr>
      <w:bookmarkStart w:id="6509" w:name="ctl00_ContentPlaceHolder1_lblTexto1"/>
      <w:bookmarkEnd w:id="6509"/>
      <w:r w:rsidRPr="00D52A2A">
        <w:rPr>
          <w:rFonts w:ascii="Times New Roman" w:hAnsi="Times New Roman"/>
          <w:lang w:val="en-US"/>
          <w:rPrChange w:id="6510" w:author="MARCELO" w:date="2009-06-21T22:44:00Z">
            <w:rPr>
              <w:rFonts w:ascii="Times New Roman" w:hAnsi="Times New Roman"/>
              <w:color w:val="FF0000"/>
              <w:lang w:val="en-US"/>
            </w:rPr>
          </w:rPrChange>
        </w:rPr>
        <w:t xml:space="preserve">[22] Minasi, M </w:t>
      </w:r>
      <w:r w:rsidRPr="00D52A2A">
        <w:rPr>
          <w:rFonts w:ascii="Times New Roman" w:hAnsi="Times New Roman"/>
          <w:b/>
          <w:bCs/>
          <w:lang w:val="en-US"/>
          <w:rPrChange w:id="6511" w:author="MARCELO" w:date="2009-06-21T22:44:00Z">
            <w:rPr>
              <w:rFonts w:ascii="Times New Roman" w:hAnsi="Times New Roman"/>
              <w:b/>
              <w:bCs/>
              <w:color w:val="FF0000"/>
              <w:lang w:val="en-US"/>
            </w:rPr>
          </w:rPrChange>
        </w:rPr>
        <w:t>Get the Bugs Out</w:t>
      </w:r>
      <w:ins w:id="6512" w:author="MARCELO" w:date="2009-06-21T22:49:00Z">
        <w:r w:rsidR="00C33EC2">
          <w:rPr>
            <w:rFonts w:ascii="Times New Roman" w:hAnsi="Times New Roman"/>
            <w:b/>
            <w:bCs/>
            <w:lang w:val="en-US"/>
          </w:rPr>
          <w:t xml:space="preserve"> </w:t>
        </w:r>
      </w:ins>
      <w:del w:id="6513" w:author="MARCELO" w:date="2009-06-21T22:49:00Z">
        <w:r w:rsidRPr="00D52A2A" w:rsidDel="00C33EC2">
          <w:rPr>
            <w:rFonts w:ascii="Times New Roman" w:hAnsi="Times New Roman"/>
            <w:lang w:val="en-US"/>
            <w:rPrChange w:id="6514" w:author="MARCELO" w:date="2009-06-21T22:44:00Z">
              <w:rPr>
                <w:rFonts w:ascii="Times New Roman" w:hAnsi="Times New Roman"/>
                <w:color w:val="FF0000"/>
                <w:lang w:val="en-US"/>
              </w:rPr>
            </w:rPrChange>
          </w:rPr>
          <w:br/>
        </w:r>
      </w:del>
      <w:r w:rsidRPr="00D52A2A">
        <w:rPr>
          <w:rFonts w:ascii="Times New Roman" w:hAnsi="Times New Roman"/>
          <w:lang w:val="en-US"/>
          <w:rPrChange w:id="6515" w:author="MARCELO" w:date="2009-06-21T22:44:00Z">
            <w:rPr>
              <w:rFonts w:ascii="Times New Roman" w:hAnsi="Times New Roman"/>
              <w:color w:val="FF0000"/>
              <w:lang w:val="en-US"/>
            </w:rPr>
          </w:rPrChange>
        </w:rPr>
        <w:t>(</w:t>
      </w:r>
      <w:ins w:id="6516" w:author="MARCELO" w:date="2009-06-21T22:43:00Z">
        <w:r w:rsidR="00D52A2A" w:rsidRPr="00D52A2A">
          <w:rPr>
            <w:lang w:val="en-US"/>
            <w:rPrChange w:id="6517" w:author="MARCELO" w:date="2009-06-21T22:44:00Z">
              <w:rPr/>
            </w:rPrChange>
          </w:rPr>
          <w:t xml:space="preserve">Disponível em: </w:t>
        </w:r>
      </w:ins>
      <w:r w:rsidRPr="00D52A2A">
        <w:rPr>
          <w:rFonts w:ascii="Times New Roman" w:hAnsi="Times New Roman"/>
          <w:lang w:val="en-US"/>
          <w:rPrChange w:id="6518" w:author="MARCELO" w:date="2009-06-21T22:44:00Z">
            <w:rPr>
              <w:rFonts w:ascii="Times New Roman" w:hAnsi="Times New Roman"/>
              <w:color w:val="FF0000"/>
              <w:lang w:val="en-US"/>
            </w:rPr>
          </w:rPrChange>
        </w:rPr>
        <w:t>http://www.windowsitpro.com/Windows/Article/ArticleID/24255/24255.html)</w:t>
      </w:r>
    </w:p>
    <w:p w:rsidR="00FB039E" w:rsidRPr="00D52A2A" w:rsidRDefault="00FB039E" w:rsidP="00EB36D3">
      <w:pPr>
        <w:pStyle w:val="Corpodetexto"/>
        <w:spacing w:line="360" w:lineRule="auto"/>
        <w:jc w:val="both"/>
        <w:rPr>
          <w:rFonts w:ascii="Times New Roman" w:hAnsi="Times New Roman"/>
          <w:lang w:val="en-US"/>
          <w:rPrChange w:id="6519" w:author="MARCELO" w:date="2009-06-21T22:44:00Z">
            <w:rPr>
              <w:rFonts w:ascii="Times New Roman" w:hAnsi="Times New Roman"/>
              <w:color w:val="FF0000"/>
              <w:lang w:val="en-US"/>
            </w:rPr>
          </w:rPrChange>
        </w:rPr>
      </w:pPr>
      <w:r w:rsidRPr="00D52A2A">
        <w:rPr>
          <w:rFonts w:ascii="Times New Roman" w:hAnsi="Times New Roman"/>
          <w:lang w:val="en-US"/>
          <w:rPrChange w:id="6520" w:author="MARCELO" w:date="2009-06-21T22:44:00Z">
            <w:rPr>
              <w:rFonts w:ascii="Times New Roman" w:hAnsi="Times New Roman"/>
              <w:color w:val="FF0000"/>
              <w:lang w:val="en-US"/>
            </w:rPr>
          </w:rPrChange>
        </w:rPr>
        <w:t xml:space="preserve">[23] </w:t>
      </w:r>
      <w:r w:rsidRPr="00D52A2A">
        <w:rPr>
          <w:rFonts w:ascii="Times New Roman" w:hAnsi="Times New Roman"/>
          <w:b/>
          <w:bCs/>
          <w:lang w:val="en-US"/>
          <w:rPrChange w:id="6521" w:author="MARCELO" w:date="2009-06-21T22:44:00Z">
            <w:rPr>
              <w:rFonts w:ascii="Times New Roman" w:hAnsi="Times New Roman"/>
              <w:b/>
              <w:bCs/>
              <w:color w:val="FF0000"/>
              <w:lang w:val="en-US"/>
            </w:rPr>
          </w:rPrChange>
        </w:rPr>
        <w:t>Researchers Find Fewer Bugs In Linux</w:t>
      </w:r>
      <w:ins w:id="6522" w:author="MARCELO" w:date="2009-06-21T22:49:00Z">
        <w:r w:rsidR="00C33EC2">
          <w:rPr>
            <w:rFonts w:ascii="Times New Roman" w:hAnsi="Times New Roman"/>
            <w:b/>
            <w:bCs/>
            <w:lang w:val="en-US"/>
          </w:rPr>
          <w:t xml:space="preserve"> </w:t>
        </w:r>
        <w:r w:rsidR="00C33EC2" w:rsidRPr="00D52A2A">
          <w:rPr>
            <w:rFonts w:ascii="Times New Roman" w:hAnsi="Times New Roman"/>
            <w:lang w:val="en-US"/>
          </w:rPr>
          <w:t>(</w:t>
        </w:r>
        <w:r w:rsidR="00C33EC2" w:rsidRPr="00D52A2A">
          <w:rPr>
            <w:lang w:val="en-US"/>
          </w:rPr>
          <w:t>Disponível em:</w:t>
        </w:r>
      </w:ins>
      <w:r w:rsidRPr="00D52A2A">
        <w:rPr>
          <w:rFonts w:ascii="Times New Roman" w:hAnsi="Times New Roman"/>
          <w:lang w:val="en-US"/>
          <w:rPrChange w:id="6523" w:author="MARCELO" w:date="2009-06-21T22:44:00Z">
            <w:rPr>
              <w:rFonts w:ascii="Times New Roman" w:hAnsi="Times New Roman"/>
              <w:color w:val="FF0000"/>
              <w:lang w:val="en-US"/>
            </w:rPr>
          </w:rPrChange>
        </w:rPr>
        <w:br/>
        <w:t>http://www.developerpipeline.com/55800125</w:t>
      </w:r>
      <w:ins w:id="6524" w:author="MARCELO" w:date="2009-06-21T22:49:00Z">
        <w:r w:rsidR="00C33EC2">
          <w:rPr>
            <w:rFonts w:ascii="Times New Roman" w:hAnsi="Times New Roman"/>
            <w:lang w:val="en-US"/>
          </w:rPr>
          <w:t>)</w:t>
        </w:r>
      </w:ins>
      <w:r w:rsidRPr="00D52A2A">
        <w:rPr>
          <w:rFonts w:ascii="Times New Roman" w:hAnsi="Times New Roman"/>
          <w:lang w:val="en-US"/>
          <w:rPrChange w:id="6525" w:author="MARCELO" w:date="2009-06-21T22:44:00Z">
            <w:rPr>
              <w:rFonts w:ascii="Times New Roman" w:hAnsi="Times New Roman"/>
              <w:color w:val="FF0000"/>
              <w:lang w:val="en-US"/>
            </w:rPr>
          </w:rPrChange>
        </w:rPr>
        <w:t xml:space="preserve"> </w:t>
      </w:r>
    </w:p>
    <w:p w:rsidR="00FB039E" w:rsidRPr="00D52A2A" w:rsidRDefault="00FB039E" w:rsidP="00EB36D3">
      <w:pPr>
        <w:spacing w:line="360" w:lineRule="auto"/>
        <w:jc w:val="both"/>
        <w:rPr>
          <w:rFonts w:ascii="Times New Roman" w:hAnsi="Times New Roman"/>
          <w:rPrChange w:id="6526" w:author="MARCELO" w:date="2009-06-21T22:44:00Z">
            <w:rPr>
              <w:rFonts w:ascii="Times New Roman" w:hAnsi="Times New Roman"/>
              <w:color w:val="FF0000"/>
              <w:lang w:val="en-US"/>
            </w:rPr>
          </w:rPrChange>
        </w:rPr>
      </w:pPr>
      <w:r w:rsidRPr="00D52A2A">
        <w:rPr>
          <w:rFonts w:ascii="Times New Roman" w:hAnsi="Times New Roman"/>
          <w:lang w:val="en-US"/>
          <w:rPrChange w:id="6527" w:author="MARCELO" w:date="2009-06-21T22:44:00Z">
            <w:rPr>
              <w:rFonts w:ascii="Times New Roman" w:hAnsi="Times New Roman"/>
              <w:color w:val="FF0000"/>
              <w:lang w:val="en-US"/>
            </w:rPr>
          </w:rPrChange>
        </w:rPr>
        <w:t xml:space="preserve">[24] Pan, J </w:t>
      </w:r>
      <w:r w:rsidRPr="00D52A2A">
        <w:rPr>
          <w:rFonts w:ascii="Times New Roman" w:hAnsi="Times New Roman"/>
          <w:b/>
          <w:bCs/>
          <w:lang w:val="en-US"/>
          <w:rPrChange w:id="6528" w:author="MARCELO" w:date="2009-06-21T22:44:00Z">
            <w:rPr>
              <w:rFonts w:ascii="Times New Roman" w:hAnsi="Times New Roman"/>
              <w:b/>
              <w:bCs/>
              <w:color w:val="FF0000"/>
              <w:lang w:val="en-US"/>
            </w:rPr>
          </w:rPrChange>
        </w:rPr>
        <w:t>Software Testing</w:t>
      </w:r>
      <w:r w:rsidRPr="00D52A2A">
        <w:rPr>
          <w:rFonts w:ascii="Times New Roman" w:hAnsi="Times New Roman"/>
          <w:lang w:val="en-US"/>
          <w:rPrChange w:id="6529" w:author="MARCELO" w:date="2009-06-21T22:44:00Z">
            <w:rPr>
              <w:rFonts w:ascii="Times New Roman" w:hAnsi="Times New Roman"/>
              <w:color w:val="FF0000"/>
              <w:lang w:val="en-US"/>
            </w:rPr>
          </w:rPrChange>
        </w:rPr>
        <w:t xml:space="preserve">. </w:t>
      </w:r>
      <w:r w:rsidRPr="00D52A2A">
        <w:rPr>
          <w:rFonts w:ascii="Times New Roman" w:hAnsi="Times New Roman"/>
          <w:rPrChange w:id="6530" w:author="MARCELO" w:date="2009-06-21T22:44:00Z">
            <w:rPr>
              <w:rFonts w:ascii="Times New Roman" w:hAnsi="Times New Roman"/>
              <w:color w:val="FF0000"/>
              <w:lang w:val="en-US"/>
            </w:rPr>
          </w:rPrChange>
        </w:rPr>
        <w:t>Carnegie Mellon University, 1999 (</w:t>
      </w:r>
      <w:ins w:id="6531" w:author="MARCELO" w:date="2009-06-21T22:43:00Z">
        <w:r w:rsidR="00D52A2A" w:rsidRPr="00D52A2A">
          <w:t xml:space="preserve">Disponível em: </w:t>
        </w:r>
      </w:ins>
      <w:r w:rsidRPr="00D52A2A">
        <w:rPr>
          <w:rFonts w:ascii="Times New Roman" w:hAnsi="Times New Roman"/>
          <w:rPrChange w:id="6532" w:author="MARCELO" w:date="2009-06-21T22:44:00Z">
            <w:rPr>
              <w:rFonts w:ascii="Times New Roman" w:hAnsi="Times New Roman"/>
              <w:color w:val="FF0000"/>
              <w:lang w:val="en-US"/>
            </w:rPr>
          </w:rPrChange>
        </w:rPr>
        <w:t>http://www.ece.cmu.edu/~koopman/des_s99/sw_testing/)</w:t>
      </w:r>
    </w:p>
    <w:p w:rsidR="00FB039E" w:rsidRPr="00D52A2A" w:rsidRDefault="00FB039E" w:rsidP="00EB36D3">
      <w:pPr>
        <w:spacing w:line="360" w:lineRule="auto"/>
        <w:jc w:val="both"/>
        <w:rPr>
          <w:rFonts w:ascii="Times New Roman" w:hAnsi="Times New Roman"/>
          <w:rPrChange w:id="6533" w:author="MARCELO" w:date="2009-06-21T22:44:00Z">
            <w:rPr>
              <w:rFonts w:ascii="Times New Roman" w:hAnsi="Times New Roman"/>
              <w:color w:val="FF0000"/>
              <w:lang w:val="en-US"/>
            </w:rPr>
          </w:rPrChange>
        </w:rPr>
        <w:pPrChange w:id="6534" w:author="MARCELO" w:date="2009-06-07T15:32:00Z">
          <w:pPr>
            <w:spacing w:line="360" w:lineRule="auto"/>
            <w:jc w:val="both"/>
          </w:pPr>
        </w:pPrChange>
      </w:pPr>
    </w:p>
    <w:p w:rsidR="00FB039E" w:rsidRPr="00D52A2A" w:rsidRDefault="00FB039E" w:rsidP="00EB36D3">
      <w:pPr>
        <w:spacing w:line="360" w:lineRule="auto"/>
        <w:jc w:val="both"/>
        <w:rPr>
          <w:rFonts w:ascii="Times New Roman" w:hAnsi="Times New Roman"/>
          <w:lang w:val="en-US"/>
          <w:rPrChange w:id="6535" w:author="MARCELO" w:date="2009-06-21T22:44:00Z">
            <w:rPr>
              <w:rFonts w:ascii="Times New Roman" w:hAnsi="Times New Roman"/>
              <w:color w:val="FF0000"/>
            </w:rPr>
          </w:rPrChange>
        </w:rPr>
        <w:pPrChange w:id="6536" w:author="MARCELO" w:date="2009-06-07T15:32:00Z">
          <w:pPr>
            <w:spacing w:line="360" w:lineRule="auto"/>
            <w:jc w:val="both"/>
          </w:pPr>
        </w:pPrChange>
      </w:pPr>
      <w:r w:rsidRPr="00D52A2A">
        <w:rPr>
          <w:rFonts w:ascii="Times New Roman" w:hAnsi="Times New Roman"/>
          <w:lang w:val="en-US"/>
          <w:rPrChange w:id="6537" w:author="MARCELO" w:date="2009-06-21T22:44:00Z">
            <w:rPr>
              <w:rFonts w:ascii="Times New Roman" w:hAnsi="Times New Roman"/>
              <w:color w:val="FF0000"/>
              <w:lang w:val="en-US"/>
            </w:rPr>
          </w:rPrChange>
        </w:rPr>
        <w:t xml:space="preserve">[25] Hetzel, William C., </w:t>
      </w:r>
      <w:r w:rsidRPr="00D52A2A">
        <w:rPr>
          <w:rFonts w:ascii="Times New Roman" w:hAnsi="Times New Roman"/>
          <w:b/>
          <w:bCs/>
          <w:i/>
          <w:lang w:val="en-US"/>
          <w:rPrChange w:id="6538" w:author="MARCELO" w:date="2009-06-21T22:44:00Z">
            <w:rPr>
              <w:rFonts w:ascii="Times New Roman" w:hAnsi="Times New Roman"/>
              <w:b/>
              <w:bCs/>
              <w:i/>
              <w:color w:val="FF0000"/>
              <w:lang w:val="en-US"/>
            </w:rPr>
          </w:rPrChange>
        </w:rPr>
        <w:t>The Complete Guide to Software Testing</w:t>
      </w:r>
      <w:r w:rsidRPr="00D52A2A">
        <w:rPr>
          <w:rFonts w:ascii="Times New Roman" w:hAnsi="Times New Roman"/>
          <w:i/>
          <w:lang w:val="en-US"/>
          <w:rPrChange w:id="6539" w:author="MARCELO" w:date="2009-06-21T22:44:00Z">
            <w:rPr>
              <w:rFonts w:ascii="Times New Roman" w:hAnsi="Times New Roman"/>
              <w:i/>
              <w:color w:val="FF0000"/>
              <w:lang w:val="en-US"/>
            </w:rPr>
          </w:rPrChange>
        </w:rPr>
        <w:t xml:space="preserve">, 2nd ed. </w:t>
      </w:r>
      <w:r w:rsidRPr="00D52A2A">
        <w:rPr>
          <w:rFonts w:ascii="Times New Roman" w:hAnsi="Times New Roman"/>
          <w:lang w:val="en-US"/>
          <w:rPrChange w:id="6540" w:author="MARCELO" w:date="2009-06-21T22:44:00Z">
            <w:rPr>
              <w:rFonts w:ascii="Times New Roman" w:hAnsi="Times New Roman"/>
              <w:color w:val="FF0000"/>
            </w:rPr>
          </w:rPrChange>
        </w:rPr>
        <w:t>Publication info: Wellesley, Mass</w:t>
      </w:r>
      <w:del w:id="6541" w:author="MARCELO" w:date="2009-06-21T22:43:00Z">
        <w:r w:rsidRPr="00D52A2A" w:rsidDel="00D52A2A">
          <w:rPr>
            <w:rFonts w:ascii="Times New Roman" w:hAnsi="Times New Roman"/>
            <w:lang w:val="en-US"/>
            <w:rPrChange w:id="6542" w:author="MARCELO" w:date="2009-06-21T22:44:00Z">
              <w:rPr>
                <w:rFonts w:ascii="Times New Roman" w:hAnsi="Times New Roman"/>
                <w:color w:val="FF0000"/>
              </w:rPr>
            </w:rPrChange>
          </w:rPr>
          <w:delText xml:space="preserve">. </w:delText>
        </w:r>
      </w:del>
      <w:r w:rsidRPr="00D52A2A">
        <w:rPr>
          <w:rFonts w:ascii="Times New Roman" w:hAnsi="Times New Roman"/>
          <w:lang w:val="en-US"/>
          <w:rPrChange w:id="6543" w:author="MARCELO" w:date="2009-06-21T22:44:00Z">
            <w:rPr>
              <w:rFonts w:ascii="Times New Roman" w:hAnsi="Times New Roman"/>
              <w:color w:val="FF0000"/>
            </w:rPr>
          </w:rPrChange>
        </w:rPr>
        <w:t>: QED Information Sciences, 1988.</w:t>
      </w:r>
    </w:p>
    <w:p w:rsidR="00FB039E" w:rsidRPr="00D52A2A" w:rsidRDefault="00FB039E" w:rsidP="00EB36D3">
      <w:pPr>
        <w:spacing w:line="360" w:lineRule="auto"/>
        <w:jc w:val="both"/>
        <w:rPr>
          <w:rFonts w:ascii="Times New Roman" w:hAnsi="Times New Roman"/>
          <w:lang w:val="en-US"/>
          <w:rPrChange w:id="6544" w:author="MARCELO" w:date="2009-06-21T22:44:00Z">
            <w:rPr>
              <w:rFonts w:ascii="Times New Roman" w:hAnsi="Times New Roman"/>
              <w:color w:val="FF0000"/>
              <w:lang w:val="en-US"/>
            </w:rPr>
          </w:rPrChange>
        </w:rPr>
        <w:pPrChange w:id="6545"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i/>
          <w:lang w:val="en-US"/>
          <w:rPrChange w:id="6546" w:author="MARCELO" w:date="2009-06-21T22:44:00Z">
            <w:rPr>
              <w:rFonts w:ascii="Times New Roman" w:hAnsi="Times New Roman"/>
              <w:i/>
              <w:color w:val="FF0000"/>
            </w:rPr>
          </w:rPrChange>
        </w:rPr>
        <w:pPrChange w:id="6547" w:author="MARCELO" w:date="2009-06-07T15:32:00Z">
          <w:pPr>
            <w:pBdr>
              <w:bottom w:val="single" w:sz="4" w:space="1" w:color="000000"/>
            </w:pBdr>
            <w:spacing w:line="360" w:lineRule="auto"/>
            <w:jc w:val="both"/>
          </w:pPr>
        </w:pPrChange>
      </w:pPr>
      <w:r w:rsidRPr="00D52A2A">
        <w:rPr>
          <w:rFonts w:ascii="Times New Roman" w:hAnsi="Times New Roman"/>
          <w:lang w:val="en-US"/>
          <w:rPrChange w:id="6548" w:author="MARCELO" w:date="2009-06-21T22:44:00Z">
            <w:rPr>
              <w:rFonts w:ascii="Times New Roman" w:hAnsi="Times New Roman"/>
              <w:color w:val="FF0000"/>
              <w:lang w:val="en-US"/>
            </w:rPr>
          </w:rPrChange>
        </w:rPr>
        <w:t xml:space="preserve">[26] Myers, Glenford J., </w:t>
      </w:r>
      <w:r w:rsidRPr="00D52A2A">
        <w:rPr>
          <w:rFonts w:ascii="Times New Roman" w:hAnsi="Times New Roman"/>
          <w:b/>
          <w:bCs/>
          <w:i/>
          <w:lang w:val="en-US"/>
          <w:rPrChange w:id="6549" w:author="MARCELO" w:date="2009-06-21T22:44:00Z">
            <w:rPr>
              <w:rFonts w:ascii="Times New Roman" w:hAnsi="Times New Roman"/>
              <w:b/>
              <w:bCs/>
              <w:i/>
              <w:color w:val="FF0000"/>
              <w:lang w:val="en-US"/>
            </w:rPr>
          </w:rPrChange>
        </w:rPr>
        <w:t xml:space="preserve">The art of software testing. </w:t>
      </w:r>
      <w:r w:rsidRPr="00D52A2A">
        <w:rPr>
          <w:rFonts w:ascii="Times New Roman" w:hAnsi="Times New Roman"/>
          <w:i/>
          <w:lang w:val="en-US"/>
          <w:rPrChange w:id="6550" w:author="MARCELO" w:date="2009-06-21T22:44:00Z">
            <w:rPr>
              <w:rFonts w:ascii="Times New Roman" w:hAnsi="Times New Roman"/>
              <w:i/>
              <w:color w:val="FF0000"/>
            </w:rPr>
          </w:rPrChange>
        </w:rPr>
        <w:t>2004</w:t>
      </w:r>
    </w:p>
    <w:p w:rsidR="00FB039E" w:rsidRPr="00D52A2A" w:rsidRDefault="00FB039E" w:rsidP="00EB36D3">
      <w:pPr>
        <w:spacing w:line="360" w:lineRule="auto"/>
        <w:jc w:val="both"/>
        <w:rPr>
          <w:rFonts w:ascii="Times New Roman" w:hAnsi="Times New Roman"/>
          <w:lang w:val="en-US"/>
          <w:rPrChange w:id="6551" w:author="MARCELO" w:date="2009-06-21T22:44:00Z">
            <w:rPr>
              <w:rFonts w:ascii="Times New Roman" w:hAnsi="Times New Roman"/>
            </w:rPr>
          </w:rPrChange>
        </w:rPr>
        <w:pPrChange w:id="6552"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lang w:val="en-US"/>
          <w:rPrChange w:id="6553" w:author="MARCELO" w:date="2009-06-21T22:44:00Z">
            <w:rPr>
              <w:rFonts w:ascii="Times New Roman" w:hAnsi="Times New Roman"/>
              <w:color w:val="FF0000"/>
            </w:rPr>
          </w:rPrChange>
        </w:rPr>
        <w:pPrChange w:id="6554" w:author="MARCELO" w:date="2009-06-07T15:32:00Z">
          <w:pPr>
            <w:pBdr>
              <w:bottom w:val="single" w:sz="4" w:space="1" w:color="000000"/>
            </w:pBdr>
            <w:spacing w:line="360" w:lineRule="auto"/>
            <w:jc w:val="both"/>
          </w:pPr>
        </w:pPrChange>
      </w:pPr>
      <w:r w:rsidRPr="00D52A2A">
        <w:rPr>
          <w:rFonts w:ascii="Times New Roman" w:hAnsi="Times New Roman"/>
          <w:lang w:val="en-US"/>
          <w:rPrChange w:id="6555" w:author="MARCELO" w:date="2009-06-21T22:44:00Z">
            <w:rPr>
              <w:rFonts w:ascii="Times New Roman" w:hAnsi="Times New Roman"/>
              <w:color w:val="FF0000"/>
            </w:rPr>
          </w:rPrChange>
        </w:rPr>
        <w:t xml:space="preserve">[27] Urman, S. </w:t>
      </w:r>
      <w:r w:rsidRPr="00D52A2A">
        <w:rPr>
          <w:rFonts w:ascii="Times New Roman" w:hAnsi="Times New Roman"/>
          <w:b/>
          <w:bCs/>
          <w:lang w:val="en-US"/>
          <w:rPrChange w:id="6556" w:author="MARCELO" w:date="2009-06-21T22:44:00Z">
            <w:rPr>
              <w:rFonts w:ascii="Times New Roman" w:hAnsi="Times New Roman"/>
              <w:b/>
              <w:bCs/>
              <w:color w:val="FF0000"/>
            </w:rPr>
          </w:rPrChange>
        </w:rPr>
        <w:t>Oracle 9i: Programação PL/SQL</w:t>
      </w:r>
      <w:r w:rsidRPr="00D52A2A">
        <w:rPr>
          <w:rFonts w:ascii="Times New Roman" w:hAnsi="Times New Roman"/>
          <w:lang w:val="en-US"/>
          <w:rPrChange w:id="6557" w:author="MARCELO" w:date="2009-06-21T22:44:00Z">
            <w:rPr>
              <w:rFonts w:ascii="Times New Roman" w:hAnsi="Times New Roman"/>
              <w:color w:val="FF0000"/>
            </w:rPr>
          </w:rPrChange>
        </w:rPr>
        <w:t>. 2002.</w:t>
      </w:r>
    </w:p>
    <w:p w:rsidR="00FB039E" w:rsidRPr="00D52A2A" w:rsidRDefault="00FB039E" w:rsidP="00EB36D3">
      <w:pPr>
        <w:spacing w:line="360" w:lineRule="auto"/>
        <w:jc w:val="both"/>
        <w:rPr>
          <w:rFonts w:ascii="Times New Roman" w:hAnsi="Times New Roman"/>
          <w:lang w:val="en-US"/>
          <w:rPrChange w:id="6558" w:author="MARCELO" w:date="2009-06-21T22:44:00Z">
            <w:rPr>
              <w:rFonts w:ascii="Times New Roman" w:hAnsi="Times New Roman"/>
            </w:rPr>
          </w:rPrChange>
        </w:rPr>
        <w:pPrChange w:id="6559" w:author="MARCELO" w:date="2009-06-07T15:32:00Z">
          <w:pPr>
            <w:pBdr>
              <w:bottom w:val="single" w:sz="4" w:space="1" w:color="000000"/>
            </w:pBdr>
            <w:spacing w:line="360" w:lineRule="auto"/>
            <w:jc w:val="both"/>
          </w:pPr>
        </w:pPrChange>
      </w:pPr>
    </w:p>
    <w:p w:rsidR="00FB039E" w:rsidRPr="00D52A2A" w:rsidRDefault="00FB039E" w:rsidP="00D52A2A">
      <w:pPr>
        <w:spacing w:line="360" w:lineRule="auto"/>
        <w:rPr>
          <w:lang w:val="en-US"/>
        </w:rPr>
        <w:pPrChange w:id="6560" w:author="MARCELO" w:date="2009-06-21T22:42:00Z">
          <w:pPr>
            <w:spacing w:line="360" w:lineRule="auto"/>
            <w:jc w:val="both"/>
          </w:pPr>
        </w:pPrChange>
      </w:pPr>
      <w:ins w:id="6561" w:author="MARCELO" w:date="2009-05-10T13:37:00Z">
        <w:r w:rsidRPr="00D52A2A">
          <w:rPr>
            <w:lang w:val="en-US"/>
            <w:rPrChange w:id="6562" w:author="MARCELO" w:date="2009-06-21T22:44:00Z">
              <w:rPr>
                <w:color w:val="FF0000"/>
                <w:lang w:val="en-US"/>
              </w:rPr>
            </w:rPrChange>
          </w:rPr>
          <w:t>[28] Sommerville, Ian</w:t>
        </w:r>
        <w:r w:rsidRPr="00D52A2A">
          <w:rPr>
            <w:b/>
            <w:bCs/>
            <w:lang w:val="en-US"/>
            <w:rPrChange w:id="6563" w:author="MARCELO" w:date="2009-06-21T22:44:00Z">
              <w:rPr>
                <w:b/>
                <w:bCs/>
                <w:color w:val="FF0000"/>
                <w:lang w:val="en-US"/>
              </w:rPr>
            </w:rPrChange>
          </w:rPr>
          <w:t xml:space="preserve"> Software Documentation</w:t>
        </w:r>
        <w:r w:rsidRPr="00D52A2A">
          <w:rPr>
            <w:lang w:val="en-US"/>
            <w:rPrChange w:id="6564" w:author="MARCELO" w:date="2009-06-21T22:44:00Z">
              <w:rPr>
                <w:color w:val="FF0000"/>
                <w:lang w:val="en-US"/>
              </w:rPr>
            </w:rPrChange>
          </w:rPr>
          <w:t xml:space="preserve"> (</w:t>
        </w:r>
      </w:ins>
      <w:ins w:id="6565" w:author="MARCELO" w:date="2009-06-21T22:42:00Z">
        <w:r w:rsidR="00D52A2A" w:rsidRPr="00D52A2A">
          <w:t>Disponível em</w:t>
        </w:r>
        <w:r w:rsidR="00D52A2A" w:rsidRPr="00D52A2A">
          <w:rPr>
            <w:rPrChange w:id="6566" w:author="MARCELO" w:date="2009-06-21T22:44:00Z">
              <w:rPr/>
            </w:rPrChange>
          </w:rPr>
          <w:t xml:space="preserve">: </w:t>
        </w:r>
      </w:ins>
      <w:r w:rsidRPr="00D52A2A">
        <w:fldChar w:fldCharType="begin"/>
      </w:r>
      <w:r w:rsidRPr="00D52A2A">
        <w:rPr>
          <w:lang w:val="en-US"/>
          <w:rPrChange w:id="6567" w:author="MARCELO" w:date="2009-06-21T22:44:00Z">
            <w:rPr/>
          </w:rPrChange>
        </w:rPr>
        <w:instrText xml:space="preserve"> HYPERLINK "http://www.literateprogramming.com/documentation.pdf"</w:instrText>
      </w:r>
      <w:r w:rsidRPr="00D52A2A">
        <w:rPr>
          <w:rPrChange w:id="6568" w:author="MARCELO" w:date="2009-06-21T22:44:00Z">
            <w:rPr/>
          </w:rPrChange>
        </w:rPr>
      </w:r>
      <w:r w:rsidRPr="00D52A2A">
        <w:rPr>
          <w:rPrChange w:id="6569" w:author="MARCELO" w:date="2009-06-21T22:44:00Z">
            <w:rPr/>
          </w:rPrChange>
        </w:rPr>
        <w:fldChar w:fldCharType="separate"/>
      </w:r>
      <w:ins w:id="6570" w:author="MARCELO" w:date="2009-05-10T13:37:00Z">
        <w:r w:rsidRPr="00D52A2A">
          <w:rPr>
            <w:rStyle w:val="Hyperlink"/>
            <w:color w:val="auto"/>
            <w:lang w:val="en-US"/>
            <w:rPrChange w:id="6571" w:author="MARCELO" w:date="2009-06-21T22:44:00Z">
              <w:rPr>
                <w:rStyle w:val="Hyperlink"/>
              </w:rPr>
            </w:rPrChange>
          </w:rPr>
          <w:t>http://www.literateprogramming.com/documentation.pdf</w:t>
        </w:r>
      </w:ins>
      <w:r w:rsidRPr="00D52A2A">
        <w:rPr>
          <w:rPrChange w:id="6572" w:author="MARCELO" w:date="2009-06-21T22:44:00Z">
            <w:rPr/>
          </w:rPrChange>
        </w:rPr>
        <w:fldChar w:fldCharType="end"/>
      </w:r>
      <w:ins w:id="6573" w:author="MARCELO" w:date="2009-05-10T13:37:00Z">
        <w:r w:rsidRPr="00D52A2A">
          <w:rPr>
            <w:lang w:val="en-US"/>
            <w:rPrChange w:id="6574" w:author="MARCELO" w:date="2009-06-21T22:44:00Z">
              <w:rPr>
                <w:color w:val="FF0000"/>
                <w:lang w:val="en-US"/>
              </w:rPr>
            </w:rPrChange>
          </w:rPr>
          <w:t>)</w:t>
        </w:r>
      </w:ins>
    </w:p>
    <w:p w:rsidR="00FB039E" w:rsidRPr="00D52A2A" w:rsidRDefault="00FB039E" w:rsidP="00EB36D3">
      <w:pPr>
        <w:spacing w:line="360" w:lineRule="auto"/>
        <w:jc w:val="both"/>
        <w:rPr>
          <w:lang w:val="en-US"/>
          <w:rPrChange w:id="6575" w:author="MARCELO" w:date="2009-06-21T22:44:00Z">
            <w:rPr>
              <w:lang w:val="en-US"/>
            </w:rPr>
          </w:rPrChange>
        </w:rPr>
      </w:pPr>
    </w:p>
    <w:p w:rsidR="00FB039E" w:rsidRPr="00D52A2A" w:rsidRDefault="00FB039E" w:rsidP="00D52A2A">
      <w:pPr>
        <w:spacing w:line="360" w:lineRule="auto"/>
        <w:rPr>
          <w:rPrChange w:id="6576" w:author="MARCELO" w:date="2009-06-21T22:44:00Z">
            <w:rPr>
              <w:lang w:val="en-US"/>
            </w:rPr>
          </w:rPrChange>
        </w:rPr>
        <w:pPrChange w:id="6577" w:author="MARCELO" w:date="2009-06-21T22:42:00Z">
          <w:pPr>
            <w:spacing w:line="360" w:lineRule="auto"/>
            <w:jc w:val="both"/>
          </w:pPr>
        </w:pPrChange>
      </w:pPr>
      <w:ins w:id="6578" w:author="MARCELO" w:date="2009-05-10T13:37:00Z">
        <w:r w:rsidRPr="00D52A2A">
          <w:rPr>
            <w:lang w:val="en-US"/>
            <w:rPrChange w:id="6579" w:author="MARCELO" w:date="2009-06-21T22:44:00Z">
              <w:rPr>
                <w:color w:val="FF0000"/>
                <w:lang w:val="en-US"/>
              </w:rPr>
            </w:rPrChange>
          </w:rPr>
          <w:t xml:space="preserve">[29] Oracle Technology Network. Oracle SQL Developer®.  </w:t>
        </w:r>
        <w:r w:rsidRPr="00D52A2A">
          <w:rPr>
            <w:rPrChange w:id="6580" w:author="MARCELO" w:date="2009-06-21T22:44:00Z">
              <w:rPr>
                <w:color w:val="FF0000"/>
                <w:lang w:val="en-US"/>
              </w:rPr>
            </w:rPrChange>
          </w:rPr>
          <w:t>(</w:t>
        </w:r>
      </w:ins>
      <w:ins w:id="6581" w:author="MARCELO" w:date="2009-06-21T22:42:00Z">
        <w:r w:rsidR="00D52A2A" w:rsidRPr="00D52A2A">
          <w:t xml:space="preserve">Disponível em: </w:t>
        </w:r>
      </w:ins>
      <w:r w:rsidRPr="00D52A2A">
        <w:fldChar w:fldCharType="begin"/>
      </w:r>
      <w:r w:rsidRPr="00D52A2A">
        <w:rPr>
          <w:rPrChange w:id="6582" w:author="MARCELO" w:date="2009-06-21T22:44:00Z">
            <w:rPr/>
          </w:rPrChange>
        </w:rPr>
        <w:instrText xml:space="preserve"> HYPERLINK "http://www.oracle.com/technology/products/database/sql_developer/index.html"</w:instrText>
      </w:r>
      <w:r w:rsidRPr="00D52A2A">
        <w:rPr>
          <w:rPrChange w:id="6583" w:author="MARCELO" w:date="2009-06-21T22:44:00Z">
            <w:rPr/>
          </w:rPrChange>
        </w:rPr>
      </w:r>
      <w:r w:rsidRPr="00D52A2A">
        <w:rPr>
          <w:rPrChange w:id="6584" w:author="MARCELO" w:date="2009-06-21T22:44:00Z">
            <w:rPr/>
          </w:rPrChange>
        </w:rPr>
        <w:fldChar w:fldCharType="separate"/>
      </w:r>
      <w:ins w:id="6585" w:author="MARCELO" w:date="2009-05-10T13:37:00Z">
        <w:r w:rsidRPr="00D52A2A">
          <w:rPr>
            <w:rStyle w:val="Hyperlink"/>
            <w:color w:val="auto"/>
            <w:rPrChange w:id="6586" w:author="MARCELO" w:date="2009-06-21T22:44:00Z">
              <w:rPr>
                <w:rStyle w:val="Hyperlink"/>
              </w:rPr>
            </w:rPrChange>
          </w:rPr>
          <w:t>http://www.oracle.com/technology/products/database/sql_developer/index.html</w:t>
        </w:r>
      </w:ins>
      <w:r w:rsidRPr="00D52A2A">
        <w:rPr>
          <w:rPrChange w:id="6587" w:author="MARCELO" w:date="2009-06-21T22:44:00Z">
            <w:rPr/>
          </w:rPrChange>
        </w:rPr>
        <w:fldChar w:fldCharType="end"/>
      </w:r>
      <w:ins w:id="6588" w:author="MARCELO" w:date="2009-05-10T13:37:00Z">
        <w:r w:rsidRPr="00D52A2A">
          <w:rPr>
            <w:rPrChange w:id="6589" w:author="MARCELO" w:date="2009-06-21T22:44:00Z">
              <w:rPr>
                <w:color w:val="FF0000"/>
                <w:lang w:val="en-US"/>
              </w:rPr>
            </w:rPrChange>
          </w:rPr>
          <w:t>)</w:t>
        </w:r>
      </w:ins>
    </w:p>
    <w:p w:rsidR="00FB039E" w:rsidRPr="00D52A2A" w:rsidRDefault="00FB039E" w:rsidP="00D52A2A">
      <w:pPr>
        <w:spacing w:line="360" w:lineRule="auto"/>
        <w:rPr>
          <w:rPrChange w:id="6590" w:author="MARCELO" w:date="2009-06-21T22:44:00Z">
            <w:rPr>
              <w:lang w:val="en-US"/>
            </w:rPr>
          </w:rPrChange>
        </w:rPr>
        <w:pPrChange w:id="6591" w:author="MARCELO" w:date="2009-06-21T22:42:00Z">
          <w:pPr>
            <w:spacing w:line="360" w:lineRule="auto"/>
            <w:jc w:val="both"/>
          </w:pPr>
        </w:pPrChange>
      </w:pPr>
    </w:p>
    <w:p w:rsidR="00FB039E" w:rsidRPr="00D52A2A" w:rsidRDefault="00FB039E" w:rsidP="00D52A2A">
      <w:pPr>
        <w:spacing w:line="360" w:lineRule="auto"/>
        <w:rPr>
          <w:rPrChange w:id="6592" w:author="MARCELO" w:date="2009-06-21T22:44:00Z">
            <w:rPr>
              <w:lang w:val="en-US"/>
            </w:rPr>
          </w:rPrChange>
        </w:rPr>
        <w:pPrChange w:id="6593" w:author="MARCELO" w:date="2009-06-21T22:42:00Z">
          <w:pPr>
            <w:spacing w:line="360" w:lineRule="auto"/>
            <w:jc w:val="both"/>
          </w:pPr>
        </w:pPrChange>
      </w:pPr>
      <w:ins w:id="6594" w:author="MARCELO" w:date="2009-05-10T13:37:00Z">
        <w:r w:rsidRPr="00D52A2A">
          <w:rPr>
            <w:lang w:val="en-US"/>
            <w:rPrChange w:id="6595" w:author="MARCELO" w:date="2009-06-21T22:44:00Z">
              <w:rPr>
                <w:color w:val="FF0000"/>
                <w:lang w:val="en-US"/>
              </w:rPr>
            </w:rPrChange>
          </w:rPr>
          <w:t xml:space="preserve">[30] Allround Automations. </w:t>
        </w:r>
        <w:r w:rsidRPr="00D52A2A">
          <w:rPr>
            <w:rPrChange w:id="6596" w:author="MARCELO" w:date="2009-06-21T22:44:00Z">
              <w:rPr>
                <w:color w:val="FF0000"/>
                <w:lang w:val="en-US"/>
              </w:rPr>
            </w:rPrChange>
          </w:rPr>
          <w:t>PL/SQL Developer® (</w:t>
        </w:r>
      </w:ins>
      <w:ins w:id="6597" w:author="MARCELO" w:date="2009-06-21T22:41:00Z">
        <w:r w:rsidR="00D52A2A" w:rsidRPr="00D52A2A">
          <w:t xml:space="preserve">Disponível em: </w:t>
        </w:r>
      </w:ins>
      <w:r w:rsidRPr="00D52A2A">
        <w:fldChar w:fldCharType="begin"/>
      </w:r>
      <w:r w:rsidRPr="00D52A2A">
        <w:rPr>
          <w:rPrChange w:id="6598" w:author="MARCELO" w:date="2009-06-21T22:44:00Z">
            <w:rPr/>
          </w:rPrChange>
        </w:rPr>
        <w:instrText xml:space="preserve"> HYPERLINK "http://www.allroundautomations.com/plsqldev.html"</w:instrText>
      </w:r>
      <w:r w:rsidRPr="00D52A2A">
        <w:rPr>
          <w:rPrChange w:id="6599" w:author="MARCELO" w:date="2009-06-21T22:44:00Z">
            <w:rPr/>
          </w:rPrChange>
        </w:rPr>
      </w:r>
      <w:r w:rsidRPr="00D52A2A">
        <w:rPr>
          <w:rPrChange w:id="6600" w:author="MARCELO" w:date="2009-06-21T22:44:00Z">
            <w:rPr/>
          </w:rPrChange>
        </w:rPr>
        <w:fldChar w:fldCharType="separate"/>
      </w:r>
      <w:ins w:id="6601" w:author="MARCELO" w:date="2009-05-10T13:37:00Z">
        <w:r w:rsidRPr="00D52A2A">
          <w:rPr>
            <w:rStyle w:val="Hyperlink"/>
            <w:color w:val="auto"/>
            <w:rPrChange w:id="6602" w:author="MARCELO" w:date="2009-06-21T22:44:00Z">
              <w:rPr>
                <w:rStyle w:val="Hyperlink"/>
              </w:rPr>
            </w:rPrChange>
          </w:rPr>
          <w:t>http://www.allroundautomations.com/plsqldev.html</w:t>
        </w:r>
      </w:ins>
      <w:r w:rsidRPr="00D52A2A">
        <w:rPr>
          <w:rPrChange w:id="6603" w:author="MARCELO" w:date="2009-06-21T22:44:00Z">
            <w:rPr/>
          </w:rPrChange>
        </w:rPr>
        <w:fldChar w:fldCharType="end"/>
      </w:r>
      <w:ins w:id="6604" w:author="MARCELO" w:date="2009-05-10T13:37:00Z">
        <w:r w:rsidRPr="00D52A2A">
          <w:rPr>
            <w:rPrChange w:id="6605" w:author="MARCELO" w:date="2009-06-21T22:44:00Z">
              <w:rPr>
                <w:color w:val="FF0000"/>
                <w:lang w:val="en-US"/>
              </w:rPr>
            </w:rPrChange>
          </w:rPr>
          <w:t>)</w:t>
        </w:r>
      </w:ins>
    </w:p>
    <w:p w:rsidR="00FB039E" w:rsidRPr="00D52A2A" w:rsidRDefault="00FB039E" w:rsidP="00EB36D3">
      <w:pPr>
        <w:spacing w:line="360" w:lineRule="auto"/>
        <w:jc w:val="both"/>
        <w:rPr>
          <w:rPrChange w:id="6606" w:author="MARCELO" w:date="2009-06-21T22:44:00Z">
            <w:rPr>
              <w:lang w:val="en-US"/>
            </w:rPr>
          </w:rPrChange>
        </w:rPr>
      </w:pPr>
    </w:p>
    <w:p w:rsidR="00FB039E" w:rsidRPr="00D52A2A" w:rsidRDefault="00FB039E" w:rsidP="00EB36D3">
      <w:pPr>
        <w:spacing w:line="360" w:lineRule="auto"/>
        <w:jc w:val="both"/>
        <w:rPr>
          <w:rPrChange w:id="6607" w:author="MARCELO" w:date="2009-06-21T22:44:00Z">
            <w:rPr>
              <w:lang w:val="en-US"/>
            </w:rPr>
          </w:rPrChange>
        </w:rPr>
        <w:pPrChange w:id="6608" w:author="MARCELO" w:date="2009-06-07T15:32:00Z">
          <w:pPr>
            <w:spacing w:line="360" w:lineRule="auto"/>
            <w:jc w:val="both"/>
          </w:pPr>
        </w:pPrChange>
      </w:pPr>
      <w:ins w:id="6609" w:author="MARCELO" w:date="2009-05-10T13:37:00Z">
        <w:r w:rsidRPr="00D52A2A">
          <w:rPr>
            <w:lang w:val="en-US"/>
            <w:rPrChange w:id="6610" w:author="MARCELO" w:date="2009-06-21T22:44:00Z">
              <w:rPr>
                <w:color w:val="FF0000"/>
                <w:lang w:val="en-US"/>
              </w:rPr>
            </w:rPrChange>
          </w:rPr>
          <w:t xml:space="preserve">[31] Conquest Software Solutions. </w:t>
        </w:r>
        <w:r w:rsidRPr="00D52A2A">
          <w:rPr>
            <w:rPrChange w:id="6611" w:author="MARCELO" w:date="2009-06-21T22:44:00Z">
              <w:rPr>
                <w:color w:val="FF0000"/>
                <w:lang w:val="en-US"/>
              </w:rPr>
            </w:rPrChange>
          </w:rPr>
          <w:t>ClearSQL for Oracle® (</w:t>
        </w:r>
      </w:ins>
      <w:ins w:id="6612" w:author="MARCELO" w:date="2009-06-21T22:41:00Z">
        <w:r w:rsidR="00D52A2A" w:rsidRPr="00D52A2A">
          <w:t xml:space="preserve">Disponível em: </w:t>
        </w:r>
      </w:ins>
      <w:r w:rsidRPr="00D52A2A">
        <w:fldChar w:fldCharType="begin"/>
      </w:r>
      <w:r w:rsidRPr="00D52A2A">
        <w:rPr>
          <w:rPrChange w:id="6613" w:author="MARCELO" w:date="2009-06-21T22:44:00Z">
            <w:rPr/>
          </w:rPrChange>
        </w:rPr>
        <w:instrText xml:space="preserve"> HYPERLINK "http://www.clearsql.com/"</w:instrText>
      </w:r>
      <w:r w:rsidRPr="00D52A2A">
        <w:rPr>
          <w:rPrChange w:id="6614" w:author="MARCELO" w:date="2009-06-21T22:44:00Z">
            <w:rPr/>
          </w:rPrChange>
        </w:rPr>
      </w:r>
      <w:r w:rsidRPr="00D52A2A">
        <w:rPr>
          <w:rPrChange w:id="6615" w:author="MARCELO" w:date="2009-06-21T22:44:00Z">
            <w:rPr/>
          </w:rPrChange>
        </w:rPr>
        <w:fldChar w:fldCharType="separate"/>
      </w:r>
      <w:ins w:id="6616" w:author="MARCELO" w:date="2009-05-10T13:37:00Z">
        <w:r w:rsidRPr="00D52A2A">
          <w:rPr>
            <w:rStyle w:val="Hyperlink"/>
            <w:color w:val="auto"/>
            <w:rPrChange w:id="6617" w:author="MARCELO" w:date="2009-06-21T22:44:00Z">
              <w:rPr>
                <w:rStyle w:val="Hyperlink"/>
              </w:rPr>
            </w:rPrChange>
          </w:rPr>
          <w:t>http://www.clearsql.com/</w:t>
        </w:r>
      </w:ins>
      <w:r w:rsidRPr="00D52A2A">
        <w:rPr>
          <w:rPrChange w:id="6618" w:author="MARCELO" w:date="2009-06-21T22:44:00Z">
            <w:rPr/>
          </w:rPrChange>
        </w:rPr>
        <w:fldChar w:fldCharType="end"/>
      </w:r>
      <w:ins w:id="6619" w:author="MARCELO" w:date="2009-05-10T13:37:00Z">
        <w:r w:rsidRPr="00D52A2A">
          <w:rPr>
            <w:rPrChange w:id="6620" w:author="MARCELO" w:date="2009-06-21T22:44:00Z">
              <w:rPr>
                <w:color w:val="FF0000"/>
                <w:lang w:val="en-US"/>
              </w:rPr>
            </w:rPrChange>
          </w:rPr>
          <w:t>)</w:t>
        </w:r>
      </w:ins>
    </w:p>
    <w:p w:rsidR="00FB039E" w:rsidRPr="00D52A2A" w:rsidRDefault="00FB039E" w:rsidP="00EB36D3">
      <w:pPr>
        <w:spacing w:line="360" w:lineRule="auto"/>
        <w:jc w:val="both"/>
        <w:rPr>
          <w:rPrChange w:id="6621" w:author="MARCELO" w:date="2009-06-21T22:44:00Z">
            <w:rPr>
              <w:lang w:val="en-US"/>
            </w:rPr>
          </w:rPrChange>
        </w:rPr>
        <w:pPrChange w:id="6622" w:author="MARCELO" w:date="2009-06-07T15:32:00Z">
          <w:pPr>
            <w:spacing w:line="360" w:lineRule="auto"/>
            <w:jc w:val="both"/>
          </w:pPr>
        </w:pPrChange>
      </w:pPr>
    </w:p>
    <w:p w:rsidR="00FB039E" w:rsidRPr="00D52A2A" w:rsidRDefault="00FB039E" w:rsidP="00EB36D3">
      <w:pPr>
        <w:spacing w:line="360" w:lineRule="auto"/>
        <w:jc w:val="both"/>
        <w:rPr>
          <w:rFonts w:ascii="Times New Roman" w:hAnsi="Times New Roman"/>
          <w:rPrChange w:id="6623" w:author="MARCELO" w:date="2009-06-21T22:44:00Z">
            <w:rPr>
              <w:rFonts w:ascii="Times New Roman" w:hAnsi="Times New Roman"/>
              <w:lang w:val="en-US"/>
            </w:rPr>
          </w:rPrChange>
        </w:rPr>
        <w:pPrChange w:id="6624" w:author="MARCELO" w:date="2009-06-07T15:32:00Z">
          <w:pPr>
            <w:spacing w:line="360" w:lineRule="auto"/>
            <w:jc w:val="both"/>
          </w:pPr>
        </w:pPrChange>
      </w:pPr>
      <w:ins w:id="6625" w:author="MARCELO" w:date="2009-05-10T13:37:00Z">
        <w:r w:rsidRPr="00D52A2A">
          <w:rPr>
            <w:lang w:val="en-US"/>
            <w:rPrChange w:id="6626" w:author="MARCELO" w:date="2009-06-21T22:44:00Z">
              <w:rPr>
                <w:color w:val="FF0000"/>
                <w:lang w:val="en-US"/>
              </w:rPr>
            </w:rPrChange>
          </w:rPr>
          <w:t xml:space="preserve">[32] Quest Software. </w:t>
        </w:r>
        <w:r w:rsidRPr="00D52A2A">
          <w:rPr>
            <w:rPrChange w:id="6627" w:author="MARCELO" w:date="2009-06-21T22:44:00Z">
              <w:rPr>
                <w:color w:val="FF0000"/>
                <w:lang w:val="en-US"/>
              </w:rPr>
            </w:rPrChange>
          </w:rPr>
          <w:t>ToadSoft® (</w:t>
        </w:r>
      </w:ins>
      <w:ins w:id="6628" w:author="MARCELO" w:date="2009-06-21T22:41:00Z">
        <w:r w:rsidR="00D52A2A" w:rsidRPr="00D52A2A">
          <w:t xml:space="preserve">Disponível em: </w:t>
        </w:r>
      </w:ins>
      <w:ins w:id="6629" w:author="MARCELO" w:date="2009-05-10T13:37:00Z">
        <w:r w:rsidRPr="00D52A2A">
          <w:rPr>
            <w:rPrChange w:id="6630" w:author="MARCELO" w:date="2009-06-21T22:44:00Z">
              <w:rPr>
                <w:color w:val="FF0000"/>
                <w:lang w:val="en-US"/>
              </w:rPr>
            </w:rPrChange>
          </w:rPr>
          <w:t>http://www.toadsoft.com/)</w:t>
        </w:r>
      </w:ins>
    </w:p>
    <w:p w:rsidR="00FB039E" w:rsidRPr="00D52A2A" w:rsidRDefault="00FB039E" w:rsidP="00EB36D3">
      <w:pPr>
        <w:spacing w:line="360" w:lineRule="auto"/>
        <w:jc w:val="both"/>
        <w:rPr>
          <w:rFonts w:ascii="Times New Roman" w:hAnsi="Times New Roman"/>
          <w:rPrChange w:id="6631" w:author="MARCELO" w:date="2009-06-21T22:44:00Z">
            <w:rPr>
              <w:rFonts w:ascii="Times New Roman" w:hAnsi="Times New Roman"/>
              <w:lang w:val="en-US"/>
            </w:rPr>
          </w:rPrChange>
        </w:rPr>
        <w:pPrChange w:id="6632"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rPrChange w:id="6633" w:author="MARCELO" w:date="2009-06-21T22:44:00Z">
            <w:rPr>
              <w:rFonts w:ascii="Times New Roman" w:hAnsi="Times New Roman"/>
              <w:lang w:val="en-US"/>
            </w:rPr>
          </w:rPrChange>
        </w:rPr>
        <w:pPrChange w:id="6634" w:author="MARCELO" w:date="2009-06-07T15:32:00Z">
          <w:pPr>
            <w:pBdr>
              <w:bottom w:val="single" w:sz="4" w:space="1" w:color="000000"/>
            </w:pBdr>
            <w:spacing w:line="360" w:lineRule="auto"/>
            <w:jc w:val="both"/>
          </w:pPr>
        </w:pPrChange>
      </w:pPr>
      <w:ins w:id="6635" w:author="MARCELO" w:date="2009-05-17T17:06:00Z">
        <w:r w:rsidRPr="00D52A2A">
          <w:rPr>
            <w:rFonts w:ascii="Times New Roman" w:hAnsi="Times New Roman"/>
            <w:rPrChange w:id="6636" w:author="MARCELO" w:date="2009-06-21T22:44:00Z">
              <w:rPr>
                <w:rFonts w:ascii="Times New Roman" w:hAnsi="Times New Roman"/>
                <w:lang w:val="en-US"/>
              </w:rPr>
            </w:rPrChange>
          </w:rPr>
          <w:t>[33] Sun: Java Language (</w:t>
        </w:r>
      </w:ins>
      <w:ins w:id="6637" w:author="MARCELO" w:date="2009-06-21T22:41:00Z">
        <w:r w:rsidR="00D52A2A" w:rsidRPr="00D52A2A">
          <w:t xml:space="preserve">Disponível em: </w:t>
        </w:r>
      </w:ins>
      <w:ins w:id="6638" w:author="MARCELO" w:date="2009-05-17T17:06:00Z">
        <w:r w:rsidRPr="00D52A2A">
          <w:rPr>
            <w:rFonts w:ascii="Times New Roman" w:hAnsi="Times New Roman"/>
            <w:rPrChange w:id="6639" w:author="MARCELO" w:date="2009-06-21T22:44:00Z">
              <w:rPr>
                <w:rFonts w:ascii="Times New Roman" w:hAnsi="Times New Roman"/>
                <w:lang w:val="en-US"/>
              </w:rPr>
            </w:rPrChange>
          </w:rPr>
          <w:t>http://java.sun.com/)</w:t>
        </w:r>
      </w:ins>
    </w:p>
    <w:p w:rsidR="00FB039E" w:rsidRPr="00D52A2A" w:rsidRDefault="00FB039E" w:rsidP="00EB36D3">
      <w:pPr>
        <w:spacing w:line="360" w:lineRule="auto"/>
        <w:jc w:val="both"/>
        <w:rPr>
          <w:rFonts w:ascii="Times New Roman" w:hAnsi="Times New Roman"/>
          <w:rPrChange w:id="6640" w:author="MARCELO" w:date="2009-06-21T22:41:00Z">
            <w:rPr>
              <w:rFonts w:ascii="Times New Roman" w:hAnsi="Times New Roman"/>
              <w:lang w:val="en-US"/>
            </w:rPr>
          </w:rPrChange>
        </w:rPr>
        <w:pPrChange w:id="6641"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rFonts w:ascii="Times New Roman" w:hAnsi="Times New Roman"/>
          <w:rPrChange w:id="6642" w:author="MARCELO" w:date="2009-06-21T22:41:00Z">
            <w:rPr>
              <w:rFonts w:ascii="Times New Roman" w:hAnsi="Times New Roman"/>
            </w:rPr>
          </w:rPrChange>
        </w:rPr>
        <w:pPrChange w:id="6643" w:author="MARCELO" w:date="2009-06-07T15:32:00Z">
          <w:pPr>
            <w:pBdr>
              <w:bottom w:val="single" w:sz="4" w:space="1" w:color="000000"/>
            </w:pBdr>
            <w:spacing w:line="360" w:lineRule="auto"/>
            <w:jc w:val="both"/>
          </w:pPr>
        </w:pPrChange>
      </w:pPr>
      <w:ins w:id="6644" w:author="MARCELO" w:date="2009-05-10T13:38:00Z">
        <w:r w:rsidRPr="00D52A2A">
          <w:rPr>
            <w:rFonts w:ascii="Times New Roman" w:hAnsi="Times New Roman"/>
          </w:rPr>
          <w:t>[34] Sun: Java Doc API (</w:t>
        </w:r>
      </w:ins>
      <w:ins w:id="6645" w:author="MARCELO" w:date="2009-06-21T22:41:00Z">
        <w:r w:rsidR="00D52A2A" w:rsidRPr="00D52A2A">
          <w:t xml:space="preserve">Disponível em: </w:t>
        </w:r>
      </w:ins>
      <w:ins w:id="6646" w:author="MARCELO" w:date="2009-05-10T13:38:00Z">
        <w:r w:rsidRPr="00D52A2A">
          <w:rPr>
            <w:rFonts w:ascii="Times New Roman" w:hAnsi="Times New Roman"/>
          </w:rPr>
          <w:t>http://java.sun.com/j2se/javadoc/)</w:t>
        </w:r>
      </w:ins>
    </w:p>
    <w:p w:rsidR="00FB039E" w:rsidRPr="00D52A2A" w:rsidRDefault="00FB039E" w:rsidP="00EB36D3">
      <w:pPr>
        <w:spacing w:line="360" w:lineRule="auto"/>
        <w:jc w:val="both"/>
        <w:rPr>
          <w:rFonts w:ascii="Times New Roman" w:hAnsi="Times New Roman"/>
          <w:rPrChange w:id="6647" w:author="MARCELO" w:date="2009-06-21T22:41:00Z">
            <w:rPr>
              <w:rFonts w:ascii="Times New Roman" w:hAnsi="Times New Roman"/>
            </w:rPr>
          </w:rPrChange>
        </w:rPr>
        <w:pPrChange w:id="6648" w:author="MARCELO" w:date="2009-06-07T15:32:00Z">
          <w:pPr>
            <w:pBdr>
              <w:bottom w:val="single" w:sz="4" w:space="1" w:color="000000"/>
            </w:pBdr>
            <w:spacing w:line="360" w:lineRule="auto"/>
            <w:jc w:val="both"/>
          </w:pPr>
        </w:pPrChange>
      </w:pPr>
    </w:p>
    <w:p w:rsidR="00FB039E" w:rsidRPr="00326531" w:rsidRDefault="00FB039E" w:rsidP="00EB36D3">
      <w:pPr>
        <w:spacing w:line="360" w:lineRule="auto"/>
        <w:jc w:val="both"/>
        <w:rPr>
          <w:lang w:val="en-US"/>
          <w:rPrChange w:id="6649" w:author="MARCELO" w:date="2009-05-31T16:32:00Z">
            <w:rPr/>
          </w:rPrChange>
        </w:rPr>
        <w:pPrChange w:id="6650" w:author="MARCELO" w:date="2009-06-07T15:32:00Z">
          <w:pPr>
            <w:pBdr>
              <w:bottom w:val="single" w:sz="4" w:space="1" w:color="000000"/>
            </w:pBdr>
            <w:spacing w:line="360" w:lineRule="auto"/>
            <w:jc w:val="both"/>
          </w:pPr>
        </w:pPrChange>
      </w:pPr>
      <w:ins w:id="6651" w:author="MARCELO" w:date="2009-05-10T13:38:00Z">
        <w:r>
          <w:rPr>
            <w:rFonts w:ascii="Times New Roman" w:hAnsi="Times New Roman"/>
            <w:lang w:val="en-US"/>
          </w:rPr>
          <w:t xml:space="preserve">[35] PLDOC, </w:t>
        </w:r>
        <w:r>
          <w:rPr>
            <w:lang w:val="en-US"/>
          </w:rPr>
          <w:t>an open-source utility for generating HTML documentatio.</w:t>
        </w:r>
      </w:ins>
      <w:ins w:id="6652" w:author="MARCELO PEREIRA" w:date="2009-05-18T14:40:00Z">
        <w:r>
          <w:rPr>
            <w:rFonts w:ascii="Times New Roman" w:hAnsi="Times New Roman"/>
            <w:lang w:val="en-US"/>
          </w:rPr>
          <w:t xml:space="preserve"> (</w:t>
        </w:r>
      </w:ins>
      <w:ins w:id="6653" w:author="MARCELO" w:date="2009-06-21T22:41:00Z">
        <w:r w:rsidR="00D52A2A" w:rsidRPr="00D52A2A">
          <w:t xml:space="preserve">Disponível em: </w:t>
        </w:r>
      </w:ins>
      <w:ins w:id="6654" w:author="MARCELO PEREIRA" w:date="2009-05-18T14:40:00Z">
        <w:r>
          <w:rPr>
            <w:rFonts w:ascii="Times New Roman" w:hAnsi="Times New Roman"/>
            <w:lang w:val="en-US"/>
          </w:rPr>
          <w:t>http://pldoc.sourceforge.net/)</w:t>
        </w:r>
      </w:ins>
    </w:p>
    <w:p w:rsidR="00FB039E" w:rsidRPr="00326531" w:rsidRDefault="00FB039E" w:rsidP="00EB36D3">
      <w:pPr>
        <w:rPr>
          <w:lang w:val="en-US"/>
          <w:rPrChange w:id="6655" w:author="MARCELO" w:date="2009-05-31T16:32:00Z">
            <w:rPr/>
          </w:rPrChange>
        </w:rPr>
      </w:pPr>
    </w:p>
    <w:p w:rsidR="00FB039E" w:rsidRPr="00326531" w:rsidRDefault="00FB039E" w:rsidP="00EB36D3">
      <w:pPr>
        <w:rPr>
          <w:lang w:val="en-US"/>
          <w:rPrChange w:id="6656" w:author="MARCELO" w:date="2009-05-31T16:32:00Z">
            <w:rPr/>
          </w:rPrChange>
        </w:rPr>
      </w:pPr>
      <w:ins w:id="6657" w:author="MARCELO PEREIRA" w:date="2009-05-18T14:40:00Z">
        <w:r>
          <w:rPr>
            <w:lang w:val="en-US"/>
          </w:rPr>
          <w:t xml:space="preserve">[36] OraEdit: an </w:t>
        </w:r>
        <w:r w:rsidRPr="00326531">
          <w:rPr>
            <w:lang w:val="en-US"/>
            <w:rPrChange w:id="6658" w:author="MARCELO" w:date="2009-05-31T16:32:00Z">
              <w:rPr/>
            </w:rPrChange>
          </w:rPr>
          <w:t xml:space="preserve">editor designed specifically for Oracle </w:t>
        </w:r>
        <w:r>
          <w:rPr>
            <w:lang w:val="en-US"/>
          </w:rPr>
          <w:t>(</w:t>
        </w:r>
      </w:ins>
      <w:ins w:id="6659" w:author="MARCELO" w:date="2009-06-21T22:41:00Z">
        <w:r w:rsidR="00D52A2A" w:rsidRPr="00D52A2A">
          <w:t xml:space="preserve">Disponível em: </w:t>
        </w:r>
      </w:ins>
      <w:r>
        <w:fldChar w:fldCharType="begin"/>
      </w:r>
      <w:r w:rsidRPr="00326531">
        <w:rPr>
          <w:lang w:val="en-US"/>
          <w:rPrChange w:id="6660" w:author="MARCELO" w:date="2009-05-31T16:32:00Z">
            <w:rPr/>
          </w:rPrChange>
        </w:rPr>
        <w:instrText xml:space="preserve"> HYPERLINK "http://www.dkgas.com/oraedit.htm"</w:instrText>
      </w:r>
      <w:r>
        <w:fldChar w:fldCharType="separate"/>
      </w:r>
      <w:ins w:id="6661" w:author="MARCELO PEREIRA" w:date="2009-05-18T14:40:00Z">
        <w:r w:rsidRPr="00326531">
          <w:rPr>
            <w:rStyle w:val="Hyperlink"/>
            <w:lang w:val="en-US"/>
            <w:rPrChange w:id="6662" w:author="MARCELO" w:date="2009-05-31T16:32:00Z">
              <w:rPr>
                <w:rStyle w:val="Hyperlink"/>
              </w:rPr>
            </w:rPrChange>
          </w:rPr>
          <w:t>http://www.dkgas.com/oraedit.htm</w:t>
        </w:r>
      </w:ins>
      <w:r>
        <w:fldChar w:fldCharType="end"/>
      </w:r>
      <w:ins w:id="6663" w:author="MARCELO PEREIRA" w:date="2009-05-18T14:40:00Z">
        <w:r>
          <w:rPr>
            <w:lang w:val="en-US"/>
          </w:rPr>
          <w:t>)</w:t>
        </w:r>
      </w:ins>
    </w:p>
    <w:p w:rsidR="00FB039E" w:rsidRPr="00326531" w:rsidRDefault="00FB039E" w:rsidP="00EB36D3">
      <w:pPr>
        <w:rPr>
          <w:lang w:val="en-US"/>
          <w:rPrChange w:id="6664" w:author="MARCELO" w:date="2009-05-31T16:32:00Z">
            <w:rPr/>
          </w:rPrChange>
        </w:rPr>
      </w:pPr>
    </w:p>
    <w:p w:rsidR="00FB039E" w:rsidRPr="00326531" w:rsidRDefault="00FB039E" w:rsidP="00EB36D3">
      <w:pPr>
        <w:rPr>
          <w:rFonts w:ascii="Times New Roman" w:hAnsi="Times New Roman"/>
          <w:rPrChange w:id="6665" w:author="MARCELO" w:date="2009-05-31T16:32:00Z">
            <w:rPr>
              <w:rFonts w:ascii="Times New Roman" w:hAnsi="Times New Roman"/>
              <w:lang w:val="en-US"/>
            </w:rPr>
          </w:rPrChange>
        </w:rPr>
      </w:pPr>
      <w:ins w:id="6666" w:author="MARCELO PEREIRA" w:date="2009-05-18T16:12:00Z">
        <w:r w:rsidRPr="00326531">
          <w:rPr>
            <w:rPrChange w:id="6667" w:author="MARCELO" w:date="2009-05-31T16:32:00Z">
              <w:rPr>
                <w:lang w:val="en-US"/>
              </w:rPr>
            </w:rPrChange>
          </w:rPr>
          <w:t>[37] NTI, Núcleo de Tecnologia da Informação, UFPE. Projeto SIG@</w:t>
        </w:r>
      </w:ins>
      <w:ins w:id="6668" w:author="MARCELO PEREIRA" w:date="2009-05-18T16:15:00Z">
        <w:r w:rsidRPr="00326531">
          <w:rPr>
            <w:rPrChange w:id="6669" w:author="MARCELO" w:date="2009-05-31T16:32:00Z">
              <w:rPr>
                <w:lang w:val="en-US"/>
              </w:rPr>
            </w:rPrChange>
          </w:rPr>
          <w:t>: Sistema de Informações e Gestão Acadêmica.</w:t>
        </w:r>
      </w:ins>
    </w:p>
    <w:p w:rsidR="00FB039E" w:rsidRPr="00326531" w:rsidRDefault="00FB039E" w:rsidP="00EB36D3">
      <w:pPr>
        <w:spacing w:line="360" w:lineRule="auto"/>
        <w:jc w:val="both"/>
        <w:rPr>
          <w:rFonts w:ascii="Times New Roman" w:hAnsi="Times New Roman"/>
          <w:rPrChange w:id="6670" w:author="MARCELO" w:date="2009-05-31T16:32:00Z">
            <w:rPr>
              <w:rFonts w:ascii="Times New Roman" w:hAnsi="Times New Roman"/>
              <w:lang w:val="en-US"/>
            </w:rPr>
          </w:rPrChange>
        </w:rPr>
        <w:pPrChange w:id="6671" w:author="MARCELO" w:date="2009-06-07T15:32:00Z">
          <w:pPr>
            <w:pBdr>
              <w:bottom w:val="single" w:sz="4" w:space="1" w:color="000000"/>
            </w:pBdr>
            <w:spacing w:line="360" w:lineRule="auto"/>
            <w:jc w:val="both"/>
          </w:pPr>
        </w:pPrChange>
      </w:pPr>
    </w:p>
    <w:p w:rsidR="00FB039E" w:rsidRPr="00D52A2A" w:rsidRDefault="00FB039E" w:rsidP="00EB36D3">
      <w:pPr>
        <w:rPr>
          <w:rPrChange w:id="6672" w:author="MARCELO" w:date="2009-06-21T22:41:00Z">
            <w:rPr>
              <w:lang w:val="en-US"/>
            </w:rPr>
          </w:rPrChange>
        </w:rPr>
      </w:pPr>
      <w:ins w:id="6673" w:author="MARCELO PEREIRA" w:date="2009-05-18T17:33:00Z">
        <w:r>
          <w:rPr>
            <w:lang w:val="en-US"/>
          </w:rPr>
          <w:t xml:space="preserve">[38] JPEG: Joint Photographic Experts Group. </w:t>
        </w:r>
        <w:r w:rsidRPr="00D52A2A">
          <w:rPr>
            <w:rPrChange w:id="6674" w:author="MARCELO" w:date="2009-06-21T22:41:00Z">
              <w:rPr>
                <w:lang w:val="en-US"/>
              </w:rPr>
            </w:rPrChange>
          </w:rPr>
          <w:t>(</w:t>
        </w:r>
      </w:ins>
      <w:ins w:id="6675" w:author="MARCELO" w:date="2009-06-21T22:41:00Z">
        <w:r w:rsidR="00D52A2A" w:rsidRPr="00D52A2A">
          <w:t xml:space="preserve">Disponível em: </w:t>
        </w:r>
      </w:ins>
      <w:ins w:id="6676" w:author="MARCELO PEREIRA" w:date="2009-05-18T17:33:00Z">
        <w:r w:rsidRPr="00D52A2A">
          <w:rPr>
            <w:rPrChange w:id="6677" w:author="MARCELO" w:date="2009-06-21T22:41:00Z">
              <w:rPr>
                <w:lang w:val="en-US"/>
              </w:rPr>
            </w:rPrChange>
          </w:rPr>
          <w:t>http://www.jpeg.org/jpeg/index.html)</w:t>
        </w:r>
      </w:ins>
    </w:p>
    <w:p w:rsidR="00FB039E" w:rsidRPr="00D52A2A" w:rsidRDefault="00FB039E" w:rsidP="00EB36D3">
      <w:pPr>
        <w:rPr>
          <w:rPrChange w:id="6678" w:author="MARCELO" w:date="2009-06-21T22:41:00Z">
            <w:rPr>
              <w:lang w:val="en-US"/>
            </w:rPr>
          </w:rPrChange>
        </w:rPr>
      </w:pPr>
    </w:p>
    <w:p w:rsidR="00FB039E" w:rsidRPr="00D52A2A" w:rsidRDefault="00FB039E" w:rsidP="00EB36D3">
      <w:pPr>
        <w:rPr>
          <w:rPrChange w:id="6679" w:author="MARCELO" w:date="2009-06-21T22:41:00Z">
            <w:rPr>
              <w:lang w:val="en-US"/>
            </w:rPr>
          </w:rPrChange>
        </w:rPr>
      </w:pPr>
      <w:ins w:id="6680" w:author="MARCELO PEREIRA" w:date="2009-05-19T13:35:00Z">
        <w:r w:rsidRPr="00D52A2A">
          <w:rPr>
            <w:rPrChange w:id="6681" w:author="MARCELO" w:date="2009-06-21T22:41:00Z">
              <w:rPr>
                <w:lang w:val="en-US"/>
              </w:rPr>
            </w:rPrChange>
          </w:rPr>
          <w:t>[39] utPLSQL: Testing a procedure (</w:t>
        </w:r>
      </w:ins>
      <w:ins w:id="6682" w:author="MARCELO" w:date="2009-06-21T22:41:00Z">
        <w:r w:rsidR="00D52A2A" w:rsidRPr="00D52A2A">
          <w:t xml:space="preserve">Disponível em: </w:t>
        </w:r>
      </w:ins>
      <w:r>
        <w:fldChar w:fldCharType="begin"/>
      </w:r>
      <w:r w:rsidRPr="00D52A2A">
        <w:rPr>
          <w:rPrChange w:id="6683" w:author="MARCELO" w:date="2009-06-21T22:41:00Z">
            <w:rPr/>
          </w:rPrChange>
        </w:rPr>
        <w:instrText xml:space="preserve"> HYPERLINK "http://utplsql.sourceforge.net/Doc/testproc.html"</w:instrText>
      </w:r>
      <w:r>
        <w:fldChar w:fldCharType="separate"/>
      </w:r>
      <w:ins w:id="6684" w:author="MARCELO PEREIRA" w:date="2009-05-19T13:35:00Z">
        <w:r w:rsidRPr="00D52A2A">
          <w:rPr>
            <w:rStyle w:val="Hyperlink"/>
          </w:rPr>
          <w:t>http://utplsql.sourceforge.net/Doc/testproc</w:t>
        </w:r>
        <w:r w:rsidRPr="00D52A2A">
          <w:rPr>
            <w:rStyle w:val="Hyperlink"/>
            <w:rPrChange w:id="6685" w:author="MARCELO" w:date="2009-06-21T22:41:00Z">
              <w:rPr>
                <w:rStyle w:val="Hyperlink"/>
              </w:rPr>
            </w:rPrChange>
          </w:rPr>
          <w:t>.html</w:t>
        </w:r>
      </w:ins>
      <w:r>
        <w:fldChar w:fldCharType="end"/>
      </w:r>
      <w:ins w:id="6686" w:author="MARCELO PEREIRA" w:date="2009-05-19T13:35:00Z">
        <w:r w:rsidRPr="00D52A2A">
          <w:rPr>
            <w:rPrChange w:id="6687" w:author="MARCELO" w:date="2009-06-21T22:41:00Z">
              <w:rPr>
                <w:lang w:val="en-US"/>
              </w:rPr>
            </w:rPrChange>
          </w:rPr>
          <w:t>)</w:t>
        </w:r>
      </w:ins>
    </w:p>
    <w:p w:rsidR="00FB039E" w:rsidRPr="00D52A2A" w:rsidRDefault="00FB039E" w:rsidP="00EB36D3">
      <w:pPr>
        <w:rPr>
          <w:rPrChange w:id="6688" w:author="MARCELO" w:date="2009-06-21T22:41:00Z">
            <w:rPr>
              <w:lang w:val="en-US"/>
            </w:rPr>
          </w:rPrChange>
        </w:rPr>
      </w:pPr>
    </w:p>
    <w:p w:rsidR="00FB039E" w:rsidRPr="00D52A2A" w:rsidRDefault="00FB039E" w:rsidP="00EB36D3">
      <w:pPr>
        <w:rPr>
          <w:rPrChange w:id="6689" w:author="MARCELO" w:date="2009-06-21T22:41:00Z">
            <w:rPr>
              <w:lang w:val="en-US"/>
            </w:rPr>
          </w:rPrChange>
        </w:rPr>
      </w:pPr>
      <w:ins w:id="6690" w:author="MARCELO PEREIRA" w:date="2009-05-19T13:35:00Z">
        <w:r w:rsidRPr="00D52A2A">
          <w:rPr>
            <w:rPrChange w:id="6691" w:author="MARCELO" w:date="2009-06-21T22:41:00Z">
              <w:rPr>
                <w:lang w:val="en-US"/>
              </w:rPr>
            </w:rPrChange>
          </w:rPr>
          <w:t>[40] utPLSQ</w:t>
        </w:r>
      </w:ins>
      <w:ins w:id="6692" w:author="MARCELO PEREIRA" w:date="2009-05-19T13:36:00Z">
        <w:r w:rsidRPr="00D52A2A">
          <w:rPr>
            <w:rPrChange w:id="6693" w:author="MARCELO" w:date="2009-06-21T22:41:00Z">
              <w:rPr>
                <w:lang w:val="en-US"/>
              </w:rPr>
            </w:rPrChange>
          </w:rPr>
          <w:t>L: Testing a function (</w:t>
        </w:r>
      </w:ins>
      <w:ins w:id="6694" w:author="MARCELO" w:date="2009-06-21T22:41:00Z">
        <w:r w:rsidR="00D52A2A" w:rsidRPr="00D52A2A">
          <w:t xml:space="preserve">Disponível em: </w:t>
        </w:r>
      </w:ins>
      <w:r>
        <w:fldChar w:fldCharType="begin"/>
      </w:r>
      <w:r w:rsidRPr="00D52A2A">
        <w:rPr>
          <w:rPrChange w:id="6695" w:author="MARCELO" w:date="2009-06-21T22:41:00Z">
            <w:rPr/>
          </w:rPrChange>
        </w:rPr>
        <w:instrText xml:space="preserve"> HYPERLINK "http://utplsql.sourceforge.net/Doc/testfunc.html"</w:instrText>
      </w:r>
      <w:r>
        <w:fldChar w:fldCharType="separate"/>
      </w:r>
      <w:ins w:id="6696" w:author="MARCELO PEREIRA" w:date="2009-05-19T13:36:00Z">
        <w:r w:rsidRPr="00D52A2A">
          <w:rPr>
            <w:rStyle w:val="Hyperlink"/>
          </w:rPr>
          <w:t>http://utplsql.sourceforge.net/Doc/testfunc.html</w:t>
        </w:r>
      </w:ins>
      <w:r>
        <w:fldChar w:fldCharType="end"/>
      </w:r>
      <w:ins w:id="6697" w:author="MARCELO PEREIRA" w:date="2009-05-19T13:36:00Z">
        <w:r w:rsidRPr="00D52A2A">
          <w:rPr>
            <w:rPrChange w:id="6698" w:author="MARCELO" w:date="2009-06-21T22:41:00Z">
              <w:rPr>
                <w:lang w:val="en-US"/>
              </w:rPr>
            </w:rPrChange>
          </w:rPr>
          <w:t>)</w:t>
        </w:r>
      </w:ins>
    </w:p>
    <w:p w:rsidR="00FB039E" w:rsidRPr="00D52A2A" w:rsidRDefault="00FB039E" w:rsidP="00EB36D3">
      <w:pPr>
        <w:rPr>
          <w:rPrChange w:id="6699" w:author="MARCELO" w:date="2009-06-21T22:41:00Z">
            <w:rPr>
              <w:lang w:val="en-US"/>
            </w:rPr>
          </w:rPrChange>
        </w:rPr>
        <w:pPrChange w:id="6700" w:author="MARCELO" w:date="2009-06-07T15:32:00Z">
          <w:pPr/>
        </w:pPrChange>
      </w:pPr>
    </w:p>
    <w:p w:rsidR="00FB039E" w:rsidRPr="00D52A2A" w:rsidRDefault="00FB039E" w:rsidP="00EB36D3">
      <w:pPr>
        <w:rPr>
          <w:rPrChange w:id="6701" w:author="MARCELO" w:date="2009-06-21T22:41:00Z">
            <w:rPr>
              <w:lang w:val="en-US"/>
            </w:rPr>
          </w:rPrChange>
        </w:rPr>
        <w:pPrChange w:id="6702" w:author="MARCELO" w:date="2009-06-07T15:32:00Z">
          <w:pPr/>
        </w:pPrChange>
      </w:pPr>
      <w:ins w:id="6703" w:author="MARCELO PEREIRA" w:date="2009-05-19T13:36:00Z">
        <w:r w:rsidRPr="00D52A2A">
          <w:rPr>
            <w:rPrChange w:id="6704" w:author="MARCELO" w:date="2009-06-21T22:41:00Z">
              <w:rPr>
                <w:lang w:val="en-US"/>
              </w:rPr>
            </w:rPrChange>
          </w:rPr>
          <w:t>[41] utPLSQL: Testing a package (</w:t>
        </w:r>
      </w:ins>
      <w:ins w:id="6705" w:author="MARCELO" w:date="2009-06-21T22:41:00Z">
        <w:r w:rsidR="00D52A2A" w:rsidRPr="00D52A2A">
          <w:t xml:space="preserve">Disponível em: </w:t>
        </w:r>
      </w:ins>
      <w:ins w:id="6706" w:author="MARCELO PEREIRA" w:date="2009-05-19T13:36:00Z">
        <w:r w:rsidRPr="00D52A2A">
          <w:rPr>
            <w:rPrChange w:id="6707" w:author="MARCELO" w:date="2009-06-21T22:41:00Z">
              <w:rPr>
                <w:lang w:val="en-US"/>
              </w:rPr>
            </w:rPrChange>
          </w:rPr>
          <w:t>http://utplsql.sourceforge.net/Doc/testapi.html)</w:t>
        </w:r>
      </w:ins>
    </w:p>
    <w:p w:rsidR="00FB039E" w:rsidRPr="00D52A2A" w:rsidRDefault="00FB039E" w:rsidP="00EB36D3">
      <w:pPr>
        <w:rPr>
          <w:rPrChange w:id="6708" w:author="MARCELO" w:date="2009-06-21T22:41:00Z">
            <w:rPr>
              <w:lang w:val="en-US"/>
            </w:rPr>
          </w:rPrChange>
        </w:rPr>
        <w:pPrChange w:id="6709" w:author="MARCELO" w:date="2009-06-07T15:32:00Z">
          <w:pPr/>
        </w:pPrChange>
      </w:pPr>
    </w:p>
    <w:p w:rsidR="00FB039E" w:rsidRPr="00D52A2A" w:rsidRDefault="00FB039E" w:rsidP="00EB36D3">
      <w:pPr>
        <w:rPr>
          <w:rPrChange w:id="6710" w:author="MARCELO" w:date="2009-06-21T22:41:00Z">
            <w:rPr>
              <w:lang w:val="en-US"/>
            </w:rPr>
          </w:rPrChange>
        </w:rPr>
        <w:pPrChange w:id="6711" w:author="MARCELO" w:date="2009-06-07T15:32:00Z">
          <w:pPr/>
        </w:pPrChange>
      </w:pPr>
      <w:ins w:id="6712" w:author="MARCELO PEREIRA" w:date="2009-05-19T13:42:00Z">
        <w:r>
          <w:rPr>
            <w:lang w:val="en-US"/>
          </w:rPr>
          <w:t xml:space="preserve">[42] Java Database Connectivity. JDBC. </w:t>
        </w:r>
        <w:r w:rsidRPr="00D52A2A">
          <w:rPr>
            <w:rPrChange w:id="6713" w:author="MARCELO" w:date="2009-06-21T22:41:00Z">
              <w:rPr>
                <w:lang w:val="en-US"/>
              </w:rPr>
            </w:rPrChange>
          </w:rPr>
          <w:t>(</w:t>
        </w:r>
      </w:ins>
      <w:ins w:id="6714" w:author="MARCELO" w:date="2009-06-21T22:41:00Z">
        <w:r w:rsidR="00D52A2A" w:rsidRPr="00D52A2A">
          <w:t xml:space="preserve">Disponível em: </w:t>
        </w:r>
      </w:ins>
      <w:ins w:id="6715" w:author="MARCELO PEREIRA" w:date="2009-05-19T13:42:00Z">
        <w:r w:rsidRPr="00D52A2A">
          <w:rPr>
            <w:rPrChange w:id="6716" w:author="MARCELO" w:date="2009-06-21T22:41:00Z">
              <w:rPr>
                <w:lang w:val="en-US"/>
              </w:rPr>
            </w:rPrChange>
          </w:rPr>
          <w:t>http://java.sun.com/javase/technologies/database/index.jsp)</w:t>
        </w:r>
      </w:ins>
    </w:p>
    <w:p w:rsidR="00FB039E" w:rsidRPr="00D52A2A" w:rsidRDefault="00FB039E" w:rsidP="00EB36D3">
      <w:pPr>
        <w:rPr>
          <w:rPrChange w:id="6717" w:author="MARCELO" w:date="2009-06-21T22:41:00Z">
            <w:rPr>
              <w:lang w:val="en-US"/>
            </w:rPr>
          </w:rPrChange>
        </w:rPr>
        <w:pPrChange w:id="6718" w:author="MARCELO" w:date="2009-06-07T15:32:00Z">
          <w:pPr/>
        </w:pPrChange>
      </w:pPr>
    </w:p>
    <w:p w:rsidR="00FB039E" w:rsidRDefault="00FB039E" w:rsidP="00EB36D3">
      <w:pPr>
        <w:rPr>
          <w:lang w:val="en-US"/>
        </w:rPr>
        <w:pPrChange w:id="6719" w:author="MARCELO" w:date="2009-06-07T15:32:00Z">
          <w:pPr/>
        </w:pPrChange>
      </w:pPr>
      <w:ins w:id="6720" w:author="MARCELO PEREIRA" w:date="2009-05-19T14:15:00Z">
        <w:r>
          <w:rPr>
            <w:lang w:val="en-US"/>
          </w:rPr>
          <w:t>[43] JDBC: Architecture Overv</w:t>
        </w:r>
      </w:ins>
      <w:ins w:id="6721" w:author="MARCELO PEREIRA" w:date="2009-05-19T14:16:00Z">
        <w:r>
          <w:rPr>
            <w:lang w:val="en-US"/>
          </w:rPr>
          <w:t>iew (</w:t>
        </w:r>
      </w:ins>
      <w:ins w:id="6722" w:author="MARCELO" w:date="2009-06-21T22:41:00Z">
        <w:r w:rsidR="00D52A2A" w:rsidRPr="00D52A2A">
          <w:t xml:space="preserve">Disponível em: </w:t>
        </w:r>
      </w:ins>
      <w:r>
        <w:fldChar w:fldCharType="begin"/>
      </w:r>
      <w:r w:rsidRPr="00326531">
        <w:rPr>
          <w:lang w:val="en-US"/>
          <w:rPrChange w:id="6723" w:author="MARCELO" w:date="2009-05-31T16:32:00Z">
            <w:rPr/>
          </w:rPrChange>
        </w:rPr>
        <w:instrText xml:space="preserve"> HYPERLINK "http://java.sun.com/products/jdbc/overview.html" \l "2"</w:instrText>
      </w:r>
      <w:r>
        <w:fldChar w:fldCharType="separate"/>
      </w:r>
      <w:ins w:id="6724" w:author="MARCELO PEREIRA" w:date="2009-05-19T14:16:00Z">
        <w:r w:rsidRPr="00326531">
          <w:rPr>
            <w:rStyle w:val="Hyperlink"/>
            <w:lang w:val="en-US"/>
            <w:rPrChange w:id="6725" w:author="MARCELO" w:date="2009-05-31T16:32:00Z">
              <w:rPr>
                <w:rStyle w:val="Hyperlink"/>
              </w:rPr>
            </w:rPrChange>
          </w:rPr>
          <w:t>http://java.sun.com/products/jdbc/overview.html#2</w:t>
        </w:r>
      </w:ins>
      <w:r>
        <w:fldChar w:fldCharType="end"/>
      </w:r>
      <w:ins w:id="6726" w:author="MARCELO PEREIRA" w:date="2009-05-19T14:16:00Z">
        <w:r>
          <w:rPr>
            <w:lang w:val="en-US"/>
          </w:rPr>
          <w:t>)</w:t>
        </w:r>
      </w:ins>
    </w:p>
    <w:p w:rsidR="00FB039E" w:rsidRDefault="00FB039E" w:rsidP="00EB36D3">
      <w:pPr>
        <w:rPr>
          <w:lang w:val="en-US"/>
        </w:rPr>
        <w:pPrChange w:id="6727" w:author="MARCELO" w:date="2009-06-07T15:32:00Z">
          <w:pPr/>
        </w:pPrChange>
      </w:pPr>
    </w:p>
    <w:p w:rsidR="00FB039E" w:rsidRDefault="00FB039E" w:rsidP="00EB36D3">
      <w:pPr>
        <w:rPr>
          <w:ins w:id="6728" w:author="MARCELO PEREIRA" w:date="2009-05-19T15:31:00Z"/>
          <w:lang w:val="en-US"/>
        </w:rPr>
        <w:pPrChange w:id="6729" w:author="MARCELO" w:date="2009-06-07T15:32:00Z">
          <w:pPr/>
        </w:pPrChange>
      </w:pPr>
      <w:ins w:id="6730" w:author="MARCELO PEREIRA" w:date="2009-05-19T15:31:00Z">
        <w:r>
          <w:rPr>
            <w:lang w:val="en-US"/>
          </w:rPr>
          <w:t xml:space="preserve">[44] Black, S. </w:t>
        </w:r>
        <w:r w:rsidRPr="00326531">
          <w:rPr>
            <w:lang w:val="en-US"/>
            <w:rPrChange w:id="6731" w:author="MARCELO" w:date="2009-05-31T16:32:00Z">
              <w:rPr/>
            </w:rPrChange>
          </w:rPr>
          <w:t>Design Pattern: Layers</w:t>
        </w:r>
      </w:ins>
    </w:p>
    <w:p w:rsidR="00FB039E" w:rsidRPr="00D52A2A" w:rsidRDefault="00FB039E" w:rsidP="00EB36D3">
      <w:pPr>
        <w:rPr>
          <w:rPrChange w:id="6732" w:author="MARCELO" w:date="2009-06-21T22:41:00Z">
            <w:rPr>
              <w:lang w:val="en-US"/>
            </w:rPr>
          </w:rPrChange>
        </w:rPr>
        <w:pPrChange w:id="6733" w:author="MARCELO" w:date="2009-06-07T15:32:00Z">
          <w:pPr/>
        </w:pPrChange>
      </w:pPr>
      <w:ins w:id="6734" w:author="MARCELO PEREIRA" w:date="2009-05-19T15:31:00Z">
        <w:r w:rsidRPr="00D52A2A">
          <w:rPr>
            <w:rPrChange w:id="6735" w:author="MARCELO" w:date="2009-06-21T22:41:00Z">
              <w:rPr>
                <w:lang w:val="en-US"/>
              </w:rPr>
            </w:rPrChange>
          </w:rPr>
          <w:t>(</w:t>
        </w:r>
      </w:ins>
      <w:ins w:id="6736" w:author="MARCELO" w:date="2009-06-21T22:41:00Z">
        <w:r w:rsidR="00D52A2A" w:rsidRPr="00D52A2A">
          <w:t xml:space="preserve">Disponível em: </w:t>
        </w:r>
      </w:ins>
      <w:ins w:id="6737" w:author="MARCELO PEREIRA" w:date="2009-05-19T15:31:00Z">
        <w:r w:rsidRPr="00D52A2A">
          <w:rPr>
            <w:rPrChange w:id="6738" w:author="MARCELO" w:date="2009-06-21T22:41:00Z">
              <w:rPr>
                <w:lang w:val="en-US"/>
              </w:rPr>
            </w:rPrChange>
          </w:rPr>
          <w:t>http://stevenblack.com/PTN-Layers.html)</w:t>
        </w:r>
      </w:ins>
    </w:p>
    <w:p w:rsidR="00FB039E" w:rsidRPr="00D52A2A" w:rsidRDefault="00FB039E" w:rsidP="00EB36D3">
      <w:pPr>
        <w:rPr>
          <w:rPrChange w:id="6739" w:author="MARCELO" w:date="2009-06-21T22:41:00Z">
            <w:rPr>
              <w:lang w:val="en-US"/>
            </w:rPr>
          </w:rPrChange>
        </w:rPr>
        <w:pPrChange w:id="6740" w:author="MARCELO" w:date="2009-06-07T15:32:00Z">
          <w:pPr/>
        </w:pPrChange>
      </w:pPr>
    </w:p>
    <w:p w:rsidR="00FB039E" w:rsidRPr="00326531" w:rsidRDefault="00FB039E" w:rsidP="00EB36D3">
      <w:pPr>
        <w:spacing w:line="360" w:lineRule="auto"/>
        <w:jc w:val="both"/>
        <w:rPr>
          <w:ins w:id="6741" w:author="MARCELO PEREIRA" w:date="2009-05-28T13:02:00Z"/>
          <w:lang w:val="en-US"/>
          <w:rPrChange w:id="6742" w:author="MARCELO" w:date="2009-05-31T16:32:00Z">
            <w:rPr>
              <w:ins w:id="6743" w:author="MARCELO PEREIRA" w:date="2009-05-28T13:02:00Z"/>
            </w:rPr>
          </w:rPrChange>
        </w:rPr>
        <w:pPrChange w:id="6744" w:author="MARCELO" w:date="2009-06-07T15:32:00Z">
          <w:pPr>
            <w:pBdr>
              <w:bottom w:val="single" w:sz="4" w:space="1" w:color="000000"/>
            </w:pBdr>
            <w:spacing w:line="360" w:lineRule="auto"/>
            <w:jc w:val="both"/>
          </w:pPr>
        </w:pPrChange>
      </w:pPr>
      <w:ins w:id="6745" w:author="MARCELO PEREIRA" w:date="2009-05-28T12:59:00Z">
        <w:r w:rsidRPr="00326531">
          <w:rPr>
            <w:rFonts w:ascii="Times New Roman" w:hAnsi="Times New Roman"/>
            <w:rPrChange w:id="6746" w:author="MARCELO" w:date="2009-05-31T16:32:00Z">
              <w:rPr>
                <w:rFonts w:ascii="Times New Roman" w:hAnsi="Times New Roman"/>
                <w:lang w:val="en-US"/>
              </w:rPr>
            </w:rPrChange>
          </w:rPr>
          <w:t xml:space="preserve">[45] Cohn, M.  Uma introdução ao SCRUM. </w:t>
        </w:r>
        <w:r>
          <w:rPr>
            <w:rFonts w:ascii="Times New Roman" w:hAnsi="Times New Roman"/>
            <w:lang w:val="en-US"/>
          </w:rPr>
          <w:t>(tradução: Brod, C)</w:t>
        </w:r>
      </w:ins>
      <w:ins w:id="6747" w:author="MARCELO PEREIRA" w:date="2009-05-28T13:00:00Z">
        <w:r>
          <w:rPr>
            <w:rFonts w:ascii="Times New Roman" w:hAnsi="Times New Roman"/>
            <w:lang w:val="en-US"/>
          </w:rPr>
          <w:t xml:space="preserve"> Mountain Goat Software (</w:t>
        </w:r>
      </w:ins>
      <w:ins w:id="6748" w:author="MARCELO" w:date="2009-06-21T22:41:00Z">
        <w:r w:rsidR="00D52A2A" w:rsidRPr="00D52A2A">
          <w:t xml:space="preserve">Disponível em: </w:t>
        </w:r>
      </w:ins>
      <w:r>
        <w:fldChar w:fldCharType="begin"/>
      </w:r>
      <w:r w:rsidRPr="00326531">
        <w:rPr>
          <w:lang w:val="en-US"/>
          <w:rPrChange w:id="6749" w:author="MARCELO" w:date="2009-05-31T16:32:00Z">
            <w:rPr/>
          </w:rPrChange>
        </w:rPr>
        <w:instrText xml:space="preserve"> HYPERLINK "http://www.mountaingoatsoftware.com/system/hidden_asset/file/52/PortugueseScrum.pdf"</w:instrText>
      </w:r>
      <w:r>
        <w:fldChar w:fldCharType="separate"/>
      </w:r>
      <w:ins w:id="6750" w:author="MARCELO PEREIRA" w:date="2009-05-28T13:00:00Z">
        <w:r w:rsidRPr="00326531">
          <w:rPr>
            <w:rStyle w:val="Hyperlink"/>
            <w:rFonts w:ascii="Times New Roman" w:hAnsi="Times New Roman"/>
            <w:lang w:val="en-US"/>
            <w:rPrChange w:id="6751" w:author="MARCELO" w:date="2009-05-31T16:32:00Z">
              <w:rPr>
                <w:rStyle w:val="Hyperlink"/>
                <w:rFonts w:ascii="Times New Roman" w:hAnsi="Times New Roman"/>
              </w:rPr>
            </w:rPrChange>
          </w:rPr>
          <w:t>http://www.mountaingoatsoftware.com/system/hidden_asset/file/52/PortugueseScrum.pdf</w:t>
        </w:r>
      </w:ins>
      <w:r>
        <w:fldChar w:fldCharType="end"/>
      </w:r>
      <w:ins w:id="6752" w:author="MARCELO PEREIRA" w:date="2009-05-28T13:00:00Z">
        <w:r>
          <w:rPr>
            <w:rFonts w:ascii="Times New Roman" w:hAnsi="Times New Roman"/>
            <w:lang w:val="en-US"/>
          </w:rPr>
          <w:t>)</w:t>
        </w:r>
      </w:ins>
    </w:p>
    <w:p w:rsidR="00FB039E" w:rsidRDefault="00FB039E" w:rsidP="00EB36D3">
      <w:pPr>
        <w:spacing w:line="360" w:lineRule="auto"/>
        <w:jc w:val="both"/>
        <w:rPr>
          <w:ins w:id="6753" w:author="MARCELO PEREIRA" w:date="2009-05-28T13:02:00Z"/>
          <w:rFonts w:ascii="Times New Roman" w:hAnsi="Times New Roman"/>
          <w:lang w:val="en-US"/>
        </w:rPr>
        <w:pPrChange w:id="6754" w:author="MARCELO" w:date="2009-06-07T15:32:00Z">
          <w:pPr>
            <w:pBdr>
              <w:bottom w:val="single" w:sz="4" w:space="1" w:color="000000"/>
            </w:pBdr>
            <w:spacing w:line="360" w:lineRule="auto"/>
            <w:jc w:val="both"/>
          </w:pPr>
        </w:pPrChange>
      </w:pPr>
    </w:p>
    <w:p w:rsidR="00FB039E" w:rsidRPr="00D52A2A" w:rsidRDefault="00FB039E" w:rsidP="00EB36D3">
      <w:pPr>
        <w:spacing w:line="360" w:lineRule="auto"/>
        <w:jc w:val="both"/>
        <w:rPr>
          <w:ins w:id="6755" w:author="MARCELO PEREIRA" w:date="2009-05-28T13:04:00Z"/>
        </w:rPr>
        <w:pPrChange w:id="6756" w:author="MARCELO" w:date="2009-06-07T15:32:00Z">
          <w:pPr>
            <w:pBdr>
              <w:bottom w:val="single" w:sz="4" w:space="1" w:color="000000"/>
            </w:pBdr>
            <w:spacing w:line="360" w:lineRule="auto"/>
            <w:jc w:val="both"/>
          </w:pPr>
        </w:pPrChange>
      </w:pPr>
      <w:ins w:id="6757" w:author="MARCELO PEREIRA" w:date="2009-05-28T13:02:00Z">
        <w:r>
          <w:rPr>
            <w:rFonts w:ascii="Times New Roman" w:hAnsi="Times New Roman"/>
            <w:lang w:val="en-US"/>
          </w:rPr>
          <w:t xml:space="preserve">[46] Extreme Programming. </w:t>
        </w:r>
        <w:r w:rsidRPr="00D52A2A">
          <w:rPr>
            <w:rFonts w:ascii="Times New Roman" w:hAnsi="Times New Roman"/>
            <w:rPrChange w:id="6758" w:author="MARCELO" w:date="2009-06-21T22:41:00Z">
              <w:rPr>
                <w:rFonts w:ascii="Times New Roman" w:hAnsi="Times New Roman"/>
                <w:lang w:val="en-US"/>
              </w:rPr>
            </w:rPrChange>
          </w:rPr>
          <w:t>(</w:t>
        </w:r>
      </w:ins>
      <w:ins w:id="6759" w:author="MARCELO" w:date="2009-06-21T22:41:00Z">
        <w:r w:rsidR="00D52A2A" w:rsidRPr="00D52A2A">
          <w:t xml:space="preserve">Disponível em: </w:t>
        </w:r>
      </w:ins>
      <w:r>
        <w:fldChar w:fldCharType="begin"/>
      </w:r>
      <w:r w:rsidRPr="00D52A2A">
        <w:rPr>
          <w:rPrChange w:id="6760" w:author="MARCELO" w:date="2009-06-21T22:41:00Z">
            <w:rPr/>
          </w:rPrChange>
        </w:rPr>
        <w:instrText xml:space="preserve"> HYPERLINK "http://www.extremeprogramming.org/"</w:instrText>
      </w:r>
      <w:r>
        <w:fldChar w:fldCharType="separate"/>
      </w:r>
      <w:ins w:id="6761" w:author="MARCELO PEREIRA" w:date="2009-05-28T13:02:00Z">
        <w:r w:rsidRPr="00D52A2A">
          <w:rPr>
            <w:rStyle w:val="Hyperlink"/>
            <w:rFonts w:ascii="Times New Roman" w:hAnsi="Times New Roman"/>
          </w:rPr>
          <w:t>http://www.extremeprogramming.org/</w:t>
        </w:r>
      </w:ins>
      <w:r>
        <w:fldChar w:fldCharType="end"/>
      </w:r>
      <w:ins w:id="6762" w:author="MARCELO PEREIRA" w:date="2009-05-28T13:02:00Z">
        <w:r w:rsidRPr="00D52A2A">
          <w:rPr>
            <w:rFonts w:ascii="Times New Roman" w:hAnsi="Times New Roman"/>
            <w:rPrChange w:id="6763" w:author="MARCELO" w:date="2009-06-21T22:41:00Z">
              <w:rPr>
                <w:rFonts w:ascii="Times New Roman" w:hAnsi="Times New Roman"/>
                <w:lang w:val="en-US"/>
              </w:rPr>
            </w:rPrChange>
          </w:rPr>
          <w:t>)</w:t>
        </w:r>
      </w:ins>
    </w:p>
    <w:p w:rsidR="00FB039E" w:rsidRPr="00D52A2A" w:rsidRDefault="00FB039E" w:rsidP="00EB36D3">
      <w:pPr>
        <w:spacing w:line="360" w:lineRule="auto"/>
        <w:jc w:val="both"/>
        <w:rPr>
          <w:ins w:id="6764" w:author="MARCELO PEREIRA" w:date="2009-05-28T13:04:00Z"/>
          <w:rFonts w:ascii="Times New Roman" w:hAnsi="Times New Roman"/>
          <w:rPrChange w:id="6765" w:author="MARCELO" w:date="2009-06-21T22:41:00Z">
            <w:rPr>
              <w:ins w:id="6766" w:author="MARCELO PEREIRA" w:date="2009-05-28T13:04:00Z"/>
              <w:rFonts w:ascii="Times New Roman" w:hAnsi="Times New Roman"/>
              <w:lang w:val="en-US"/>
            </w:rPr>
          </w:rPrChange>
        </w:rPr>
        <w:pPrChange w:id="6767" w:author="MARCELO" w:date="2009-06-07T15:32:00Z">
          <w:pPr>
            <w:pBdr>
              <w:bottom w:val="single" w:sz="4" w:space="1" w:color="000000"/>
            </w:pBdr>
            <w:spacing w:line="360" w:lineRule="auto"/>
            <w:jc w:val="both"/>
          </w:pPr>
        </w:pPrChange>
      </w:pPr>
    </w:p>
    <w:p w:rsidR="00FB039E" w:rsidRPr="00326531" w:rsidRDefault="00FB039E" w:rsidP="00EB36D3">
      <w:pPr>
        <w:rPr>
          <w:ins w:id="6768" w:author="MARCELO PEREIRA" w:date="2009-05-28T13:05:00Z"/>
          <w:rFonts w:ascii="Times New Roman" w:hAnsi="Times New Roman"/>
          <w:lang w:val="en-US"/>
          <w:rPrChange w:id="6769" w:author="MARCELO" w:date="2009-05-31T16:32:00Z">
            <w:rPr>
              <w:ins w:id="6770" w:author="MARCELO PEREIRA" w:date="2009-05-28T13:05:00Z"/>
              <w:rFonts w:ascii="Times New Roman" w:hAnsi="Times New Roman"/>
            </w:rPr>
          </w:rPrChange>
        </w:rPr>
      </w:pPr>
      <w:ins w:id="6771" w:author="MARCELO PEREIRA" w:date="2009-05-28T13:04:00Z">
        <w:r>
          <w:rPr>
            <w:rFonts w:ascii="Times New Roman" w:hAnsi="Times New Roman"/>
            <w:lang w:val="en-US"/>
          </w:rPr>
          <w:t xml:space="preserve">[47] IBM. Rational Unified Process: </w:t>
        </w:r>
      </w:ins>
      <w:ins w:id="6772" w:author="MARCELO PEREIRA" w:date="2009-05-28T13:05:00Z">
        <w:r w:rsidRPr="00326531">
          <w:rPr>
            <w:rFonts w:ascii="Times New Roman" w:hAnsi="Times New Roman"/>
            <w:lang w:val="en-US"/>
            <w:rPrChange w:id="6773" w:author="MARCELO" w:date="2009-05-31T16:32:00Z">
              <w:rPr>
                <w:rFonts w:ascii="Times New Roman" w:hAnsi="Times New Roman"/>
              </w:rPr>
            </w:rPrChange>
          </w:rPr>
          <w:t xml:space="preserve">Best Practices for Software </w:t>
        </w:r>
      </w:ins>
    </w:p>
    <w:p w:rsidR="00FB039E" w:rsidRPr="00D52A2A" w:rsidRDefault="00FB039E" w:rsidP="00EB36D3">
      <w:pPr>
        <w:rPr>
          <w:ins w:id="6774" w:author="MARCELO PEREIRA" w:date="2009-05-28T13:25:00Z"/>
          <w:rFonts w:ascii="Times New Roman" w:hAnsi="Times New Roman"/>
          <w:rPrChange w:id="6775" w:author="MARCELO" w:date="2009-06-21T22:41:00Z">
            <w:rPr>
              <w:ins w:id="6776" w:author="MARCELO PEREIRA" w:date="2009-05-28T13:25:00Z"/>
              <w:rFonts w:ascii="Times New Roman" w:hAnsi="Times New Roman"/>
              <w:lang w:val="en-US"/>
            </w:rPr>
          </w:rPrChange>
        </w:rPr>
      </w:pPr>
      <w:ins w:id="6777" w:author="MARCELO PEREIRA" w:date="2009-05-28T13:25:00Z">
        <w:r>
          <w:rPr>
            <w:rFonts w:ascii="Times New Roman" w:hAnsi="Times New Roman"/>
            <w:lang w:val="en-US"/>
          </w:rPr>
          <w:t xml:space="preserve">Development Teams. 2001. </w:t>
        </w:r>
        <w:r w:rsidRPr="00D52A2A">
          <w:rPr>
            <w:rFonts w:ascii="Times New Roman" w:hAnsi="Times New Roman"/>
            <w:rPrChange w:id="6778" w:author="MARCELO" w:date="2009-06-21T22:41:00Z">
              <w:rPr>
                <w:rFonts w:ascii="Times New Roman" w:hAnsi="Times New Roman"/>
                <w:lang w:val="en-US"/>
              </w:rPr>
            </w:rPrChange>
          </w:rPr>
          <w:t>(</w:t>
        </w:r>
      </w:ins>
      <w:ins w:id="6779" w:author="MARCELO" w:date="2009-06-21T22:41:00Z">
        <w:r w:rsidR="00D52A2A" w:rsidRPr="00D52A2A">
          <w:t xml:space="preserve">Disponível em: </w:t>
        </w:r>
      </w:ins>
      <w:ins w:id="6780" w:author="MARCELO PEREIRA" w:date="2009-05-28T13:25:00Z">
        <w:r w:rsidRPr="00D52A2A">
          <w:rPr>
            <w:rFonts w:ascii="Times New Roman" w:hAnsi="Times New Roman"/>
            <w:rPrChange w:id="6781" w:author="MARCELO" w:date="2009-06-21T22:41:00Z">
              <w:rPr>
                <w:rFonts w:ascii="Times New Roman" w:hAnsi="Times New Roman"/>
                <w:lang w:val="en-US"/>
              </w:rPr>
            </w:rPrChange>
          </w:rPr>
          <w:t>http://www.ibm.com/developerworks/rational/library/content/03July/1000/1251/1251_bestpractices_TP026B.pdf)</w:t>
        </w:r>
      </w:ins>
    </w:p>
    <w:p w:rsidR="00FB039E" w:rsidRPr="00D52A2A" w:rsidRDefault="00FB039E" w:rsidP="00EB36D3">
      <w:pPr>
        <w:spacing w:line="360" w:lineRule="auto"/>
        <w:jc w:val="both"/>
        <w:rPr>
          <w:ins w:id="6782" w:author="MARCELO PEREIRA" w:date="2009-05-28T13:25:00Z"/>
        </w:rPr>
        <w:pPrChange w:id="6783" w:author="MARCELO" w:date="2009-06-07T15:32:00Z">
          <w:pPr>
            <w:pBdr>
              <w:bottom w:val="single" w:sz="4" w:space="1" w:color="000000"/>
            </w:pBdr>
            <w:spacing w:line="360" w:lineRule="auto"/>
            <w:jc w:val="both"/>
          </w:pPr>
        </w:pPrChange>
      </w:pPr>
    </w:p>
    <w:p w:rsidR="00FB039E" w:rsidRDefault="00FB039E" w:rsidP="00EB36D3">
      <w:pPr>
        <w:rPr>
          <w:ins w:id="6784" w:author="MARCELO PEREIRA" w:date="2009-05-28T14:05:00Z"/>
        </w:rPr>
      </w:pPr>
      <w:ins w:id="6785" w:author="MARCELO PEREIRA" w:date="2009-05-28T13:25:00Z">
        <w:r w:rsidRPr="00326531">
          <w:rPr>
            <w:rFonts w:ascii="Times New Roman" w:hAnsi="Times New Roman"/>
            <w:rPrChange w:id="6786" w:author="MARCELO" w:date="2009-05-31T16:32:00Z">
              <w:rPr>
                <w:rFonts w:ascii="Times New Roman" w:hAnsi="Times New Roman"/>
                <w:lang w:val="en-US"/>
              </w:rPr>
            </w:rPrChange>
          </w:rPr>
          <w:t>[48] Salgado, A. Fonseca, F. Times, V. Modelo Hierárquico</w:t>
        </w:r>
      </w:ins>
      <w:ins w:id="6787" w:author="MARCELO PEREIRA" w:date="2009-05-28T13:26:00Z">
        <w:r w:rsidRPr="00326531">
          <w:rPr>
            <w:rFonts w:ascii="Times New Roman" w:hAnsi="Times New Roman"/>
            <w:rPrChange w:id="6788" w:author="MARCELO" w:date="2009-05-31T16:32:00Z">
              <w:rPr>
                <w:rFonts w:ascii="Times New Roman" w:hAnsi="Times New Roman"/>
                <w:lang w:val="en-US"/>
              </w:rPr>
            </w:rPrChange>
          </w:rPr>
          <w:t>. (</w:t>
        </w:r>
      </w:ins>
      <w:ins w:id="6789" w:author="MARCELO" w:date="2009-06-21T22:41:00Z">
        <w:r w:rsidR="00D52A2A" w:rsidRPr="00D52A2A">
          <w:t xml:space="preserve">Disponível em: </w:t>
        </w:r>
      </w:ins>
      <w:r>
        <w:fldChar w:fldCharType="begin"/>
      </w:r>
      <w:r>
        <w:instrText xml:space="preserve"> HYPERLINK "http://www.di.ufpe.br/~if559/slides/hierarquico.pdf"</w:instrText>
      </w:r>
      <w:r>
        <w:fldChar w:fldCharType="separate"/>
      </w:r>
      <w:ins w:id="6790" w:author="MARCELO PEREIRA" w:date="2009-05-28T13:26:00Z">
        <w:r>
          <w:rPr>
            <w:rStyle w:val="Hyperlink"/>
            <w:rFonts w:ascii="Times New Roman" w:hAnsi="Times New Roman"/>
          </w:rPr>
          <w:t>http://www.di.ufpe.br/~if559/slides/hierarquico.pdf</w:t>
        </w:r>
      </w:ins>
      <w:r>
        <w:fldChar w:fldCharType="end"/>
      </w:r>
      <w:ins w:id="6791" w:author="MARCELO PEREIRA" w:date="2009-05-28T13:26:00Z">
        <w:r w:rsidRPr="00326531">
          <w:rPr>
            <w:rFonts w:ascii="Times New Roman" w:hAnsi="Times New Roman"/>
            <w:rPrChange w:id="6792" w:author="MARCELO" w:date="2009-05-31T16:32:00Z">
              <w:rPr>
                <w:rFonts w:ascii="Times New Roman" w:hAnsi="Times New Roman"/>
                <w:lang w:val="en-US"/>
              </w:rPr>
            </w:rPrChange>
          </w:rPr>
          <w:t>)</w:t>
        </w:r>
      </w:ins>
    </w:p>
    <w:p w:rsidR="00FB039E" w:rsidRPr="00326531" w:rsidRDefault="00FB039E" w:rsidP="00EB36D3">
      <w:pPr>
        <w:rPr>
          <w:ins w:id="6793" w:author="MARCELO PEREIRA" w:date="2009-05-28T14:05:00Z"/>
          <w:rFonts w:ascii="Times New Roman" w:hAnsi="Times New Roman"/>
          <w:rPrChange w:id="6794" w:author="MARCELO" w:date="2009-05-31T16:32:00Z">
            <w:rPr>
              <w:ins w:id="6795" w:author="MARCELO PEREIRA" w:date="2009-05-28T14:05:00Z"/>
              <w:rFonts w:ascii="Times New Roman" w:hAnsi="Times New Roman"/>
              <w:lang w:val="en-US"/>
            </w:rPr>
          </w:rPrChange>
        </w:rPr>
      </w:pPr>
    </w:p>
    <w:p w:rsidR="00FB039E" w:rsidRPr="00326531" w:rsidRDefault="00FB039E" w:rsidP="00EB36D3">
      <w:pPr>
        <w:rPr>
          <w:ins w:id="6796" w:author="MARCELO PEREIRA" w:date="2009-05-28T14:06:00Z"/>
          <w:rFonts w:ascii="Times New Roman" w:hAnsi="Times New Roman"/>
          <w:rPrChange w:id="6797" w:author="MARCELO" w:date="2009-05-31T16:32:00Z">
            <w:rPr>
              <w:ins w:id="6798" w:author="MARCELO PEREIRA" w:date="2009-05-28T14:06:00Z"/>
              <w:rFonts w:ascii="Times New Roman" w:hAnsi="Times New Roman"/>
              <w:lang w:val="en-US"/>
            </w:rPr>
          </w:rPrChange>
        </w:rPr>
      </w:pPr>
      <w:ins w:id="6799" w:author="MARCELO PEREIRA" w:date="2009-05-28T14:05:00Z">
        <w:r w:rsidRPr="00326531">
          <w:rPr>
            <w:rFonts w:ascii="Times New Roman" w:hAnsi="Times New Roman"/>
            <w:rPrChange w:id="6800" w:author="MARCELO" w:date="2009-05-31T16:32:00Z">
              <w:rPr>
                <w:rFonts w:ascii="Times New Roman" w:hAnsi="Times New Roman"/>
                <w:lang w:val="en-US"/>
              </w:rPr>
            </w:rPrChange>
          </w:rPr>
          <w:t xml:space="preserve">[49] Bellé, Adriane. Teste de Integração. Unicamp. </w:t>
        </w:r>
      </w:ins>
      <w:ins w:id="6801" w:author="MARCELO PEREIRA" w:date="2009-05-28T14:06:00Z">
        <w:r w:rsidRPr="00326531">
          <w:rPr>
            <w:rFonts w:ascii="Times New Roman" w:hAnsi="Times New Roman"/>
            <w:rPrChange w:id="6802" w:author="MARCELO" w:date="2009-05-31T16:32:00Z">
              <w:rPr>
                <w:rFonts w:ascii="Times New Roman" w:hAnsi="Times New Roman"/>
                <w:lang w:val="en-US"/>
              </w:rPr>
            </w:rPrChange>
          </w:rPr>
          <w:t>(</w:t>
        </w:r>
      </w:ins>
      <w:ins w:id="6803" w:author="MARCELO" w:date="2009-06-21T22:41:00Z">
        <w:r w:rsidR="00D52A2A" w:rsidRPr="00D52A2A">
          <w:t xml:space="preserve">Disponível em: </w:t>
        </w:r>
      </w:ins>
      <w:r>
        <w:fldChar w:fldCharType="begin"/>
      </w:r>
      <w:r>
        <w:instrText xml:space="preserve"> HYPERLINK "http://www.dcc.unicamp.br/~eliane/Cursos/SeminarioTestes/testes_integracao.ppt"</w:instrText>
      </w:r>
      <w:r>
        <w:fldChar w:fldCharType="separate"/>
      </w:r>
      <w:ins w:id="6804" w:author="MARCELO PEREIRA" w:date="2009-05-28T14:06:00Z">
        <w:r>
          <w:rPr>
            <w:rStyle w:val="Hyperlink"/>
            <w:rFonts w:ascii="Times New Roman" w:hAnsi="Times New Roman"/>
          </w:rPr>
          <w:t>http://www.dcc.unicamp.br/~eliane/Cursos/SeminarioTestes/testes_integracao.ppt</w:t>
        </w:r>
      </w:ins>
      <w:r>
        <w:fldChar w:fldCharType="end"/>
      </w:r>
      <w:ins w:id="6805" w:author="MARCELO PEREIRA" w:date="2009-05-28T14:06:00Z">
        <w:r w:rsidRPr="00326531">
          <w:rPr>
            <w:rFonts w:ascii="Times New Roman" w:hAnsi="Times New Roman"/>
            <w:rPrChange w:id="6806" w:author="MARCELO" w:date="2009-05-31T16:32:00Z">
              <w:rPr>
                <w:rFonts w:ascii="Times New Roman" w:hAnsi="Times New Roman"/>
                <w:lang w:val="en-US"/>
              </w:rPr>
            </w:rPrChange>
          </w:rPr>
          <w:t>)</w:t>
        </w:r>
      </w:ins>
    </w:p>
    <w:p w:rsidR="00FB039E" w:rsidRPr="00326531" w:rsidRDefault="00FB039E" w:rsidP="00EB36D3">
      <w:pPr>
        <w:rPr>
          <w:ins w:id="6807" w:author="MARCELO PEREIRA" w:date="2009-05-28T14:06:00Z"/>
          <w:rFonts w:ascii="Times New Roman" w:hAnsi="Times New Roman"/>
          <w:rPrChange w:id="6808" w:author="MARCELO" w:date="2009-05-31T16:32:00Z">
            <w:rPr>
              <w:ins w:id="6809" w:author="MARCELO PEREIRA" w:date="2009-05-28T14:06:00Z"/>
              <w:rFonts w:ascii="Times New Roman" w:hAnsi="Times New Roman"/>
              <w:lang w:val="en-US"/>
            </w:rPr>
          </w:rPrChange>
        </w:rPr>
      </w:pPr>
    </w:p>
    <w:p w:rsidR="00FB039E" w:rsidRDefault="00FB039E" w:rsidP="00EB36D3">
      <w:pPr>
        <w:rPr>
          <w:ins w:id="6810" w:author="MARCELO PEREIRA" w:date="2009-05-28T13:04:00Z"/>
        </w:rPr>
      </w:pPr>
      <w:ins w:id="6811" w:author="MARCELO PEREIRA" w:date="2009-05-28T14:06:00Z">
        <w:r w:rsidRPr="00326531">
          <w:rPr>
            <w:rFonts w:ascii="Times New Roman" w:hAnsi="Times New Roman"/>
            <w:rPrChange w:id="6812" w:author="MARCELO" w:date="2009-05-31T16:32:00Z">
              <w:rPr>
                <w:rFonts w:ascii="Times New Roman" w:hAnsi="Times New Roman"/>
                <w:lang w:val="en-US"/>
              </w:rPr>
            </w:rPrChange>
          </w:rPr>
          <w:t xml:space="preserve">[50] Aguiar, D. </w:t>
        </w:r>
      </w:ins>
      <w:ins w:id="6813" w:author="MARCELO PEREIRA" w:date="2009-05-28T14:07:00Z">
        <w:r w:rsidRPr="00326531">
          <w:rPr>
            <w:rFonts w:ascii="Times New Roman" w:hAnsi="Times New Roman"/>
            <w:rPrChange w:id="6814" w:author="MARCELO" w:date="2009-05-31T16:32:00Z">
              <w:rPr>
                <w:rFonts w:ascii="Times New Roman" w:hAnsi="Times New Roman"/>
                <w:lang w:val="en-US"/>
              </w:rPr>
            </w:rPrChange>
          </w:rPr>
          <w:t>Teste de Sistemas 2004. (</w:t>
        </w:r>
      </w:ins>
      <w:ins w:id="6815" w:author="MARCELO" w:date="2009-06-21T22:41:00Z">
        <w:r w:rsidR="00D52A2A" w:rsidRPr="00D52A2A">
          <w:t xml:space="preserve">Disponível em: </w:t>
        </w:r>
      </w:ins>
      <w:ins w:id="6816" w:author="MARCELO PEREIRA" w:date="2009-05-28T14:07:00Z">
        <w:r w:rsidRPr="00326531">
          <w:rPr>
            <w:rFonts w:ascii="Times New Roman" w:hAnsi="Times New Roman"/>
            <w:rPrChange w:id="6817" w:author="MARCELO" w:date="2009-05-31T16:32:00Z">
              <w:rPr>
                <w:rFonts w:ascii="Times New Roman" w:hAnsi="Times New Roman"/>
                <w:lang w:val="en-US"/>
              </w:rPr>
            </w:rPrChange>
          </w:rPr>
          <w:t>http://www.dsc.ufcg.edu.br/~patricia/esii2004.2/aulas/teste_sistemas.pdf)</w:t>
        </w:r>
      </w:ins>
    </w:p>
    <w:p w:rsidR="00FB039E" w:rsidRDefault="001F3DF1" w:rsidP="00EB36D3">
      <w:pPr>
        <w:tabs>
          <w:tab w:val="left" w:pos="2610"/>
        </w:tabs>
        <w:spacing w:line="360" w:lineRule="auto"/>
        <w:jc w:val="both"/>
        <w:rPr>
          <w:ins w:id="6818" w:author="MARCELO" w:date="2009-05-31T16:52:00Z"/>
          <w:rFonts w:ascii="Times New Roman" w:hAnsi="Times New Roman"/>
        </w:rPr>
        <w:pPrChange w:id="6819" w:author="MARCELO" w:date="2009-06-07T15:32:00Z">
          <w:pPr>
            <w:pBdr>
              <w:bottom w:val="single" w:sz="4" w:space="1" w:color="000000"/>
            </w:pBdr>
            <w:spacing w:line="360" w:lineRule="auto"/>
            <w:jc w:val="both"/>
          </w:pPr>
        </w:pPrChange>
      </w:pPr>
      <w:ins w:id="6820" w:author="MARCELO" w:date="2009-05-31T16:52:00Z">
        <w:r>
          <w:rPr>
            <w:rFonts w:ascii="Times New Roman" w:hAnsi="Times New Roman"/>
          </w:rPr>
          <w:tab/>
        </w:r>
      </w:ins>
    </w:p>
    <w:p w:rsidR="001F3DF1" w:rsidRPr="00D52A2A" w:rsidRDefault="00FE09F3" w:rsidP="00FE09F3">
      <w:pPr>
        <w:tabs>
          <w:tab w:val="left" w:pos="2610"/>
        </w:tabs>
        <w:spacing w:line="360" w:lineRule="auto"/>
        <w:jc w:val="both"/>
        <w:rPr>
          <w:ins w:id="6821" w:author="MARCELO" w:date="2009-06-07T23:29:00Z"/>
          <w:rPrChange w:id="6822" w:author="MARCELO" w:date="2009-06-21T22:41:00Z">
            <w:rPr>
              <w:ins w:id="6823" w:author="MARCELO" w:date="2009-06-07T23:29:00Z"/>
              <w:lang w:val="en-US"/>
            </w:rPr>
          </w:rPrChange>
        </w:rPr>
        <w:pPrChange w:id="6824" w:author="MARCELO" w:date="2009-06-07T23:29:00Z">
          <w:pPr>
            <w:pBdr>
              <w:bottom w:val="single" w:sz="4" w:space="1" w:color="000000"/>
            </w:pBdr>
            <w:spacing w:line="360" w:lineRule="auto"/>
            <w:jc w:val="both"/>
          </w:pPr>
        </w:pPrChange>
      </w:pPr>
      <w:ins w:id="6825" w:author="MARCELO" w:date="2009-06-07T23:27:00Z">
        <w:r w:rsidRPr="00D52A2A">
          <w:rPr>
            <w:rFonts w:ascii="Times New Roman" w:hAnsi="Times New Roman"/>
          </w:rPr>
          <w:t>[51]Dia</w:t>
        </w:r>
      </w:ins>
      <w:ins w:id="6826" w:author="MARCELO" w:date="2009-06-07T23:29:00Z">
        <w:r w:rsidRPr="00D52A2A">
          <w:rPr>
            <w:rFonts w:ascii="Times New Roman" w:hAnsi="Times New Roman"/>
            <w:rPrChange w:id="6827" w:author="MARCELO" w:date="2009-06-21T22:41:00Z">
              <w:rPr>
                <w:rFonts w:ascii="Times New Roman" w:hAnsi="Times New Roman"/>
                <w:lang w:val="en-US"/>
              </w:rPr>
            </w:rPrChange>
          </w:rPr>
          <w:t xml:space="preserve">, A </w:t>
        </w:r>
      </w:ins>
      <w:ins w:id="6828" w:author="MARCELO" w:date="2009-06-07T23:28:00Z">
        <w:r w:rsidRPr="00D52A2A">
          <w:rPr>
            <w:rFonts w:ascii="Times New Roman" w:hAnsi="Times New Roman"/>
          </w:rPr>
          <w:t xml:space="preserve">GTK+ based diagram creation program </w:t>
        </w:r>
      </w:ins>
      <w:ins w:id="6829" w:author="MARCELO" w:date="2009-06-07T23:27:00Z">
        <w:r w:rsidRPr="00D52A2A">
          <w:rPr>
            <w:rFonts w:ascii="Times New Roman" w:hAnsi="Times New Roman"/>
            <w:rPrChange w:id="6830" w:author="MARCELO" w:date="2009-06-21T22:41:00Z">
              <w:rPr>
                <w:rFonts w:ascii="Times New Roman" w:hAnsi="Times New Roman"/>
              </w:rPr>
            </w:rPrChange>
          </w:rPr>
          <w:t>(</w:t>
        </w:r>
      </w:ins>
      <w:ins w:id="6831" w:author="MARCELO" w:date="2009-06-21T22:41:00Z">
        <w:r w:rsidR="00D52A2A" w:rsidRPr="00D52A2A">
          <w:t xml:space="preserve">Disponível em: </w:t>
        </w:r>
      </w:ins>
      <w:ins w:id="6832" w:author="MARCELO" w:date="2009-06-07T23:27:00Z">
        <w:r>
          <w:fldChar w:fldCharType="begin"/>
        </w:r>
        <w:r w:rsidRPr="00D52A2A">
          <w:rPr>
            <w:rPrChange w:id="6833" w:author="MARCELO" w:date="2009-06-21T22:41:00Z">
              <w:rPr/>
            </w:rPrChange>
          </w:rPr>
          <w:instrText xml:space="preserve"> HYPERLINK "http://dia-installer.de/index_en.html" </w:instrText>
        </w:r>
        <w:r>
          <w:fldChar w:fldCharType="separate"/>
        </w:r>
        <w:r w:rsidRPr="00D52A2A">
          <w:rPr>
            <w:rStyle w:val="Hyperlink"/>
          </w:rPr>
          <w:t>http://dia-installer.de/index_en.html</w:t>
        </w:r>
        <w:r>
          <w:fldChar w:fldCharType="end"/>
        </w:r>
      </w:ins>
      <w:ins w:id="6834" w:author="MARCELO" w:date="2009-06-07T23:28:00Z">
        <w:r w:rsidRPr="00D52A2A">
          <w:t xml:space="preserve">, </w:t>
        </w:r>
        <w:r>
          <w:fldChar w:fldCharType="begin"/>
        </w:r>
        <w:r w:rsidRPr="00D52A2A">
          <w:rPr>
            <w:rPrChange w:id="6835" w:author="MARCELO" w:date="2009-06-21T22:41:00Z">
              <w:rPr/>
            </w:rPrChange>
          </w:rPr>
          <w:instrText xml:space="preserve"> HYPERLINK "http://live.gnome.org/Dia" </w:instrText>
        </w:r>
        <w:r>
          <w:fldChar w:fldCharType="separate"/>
        </w:r>
        <w:r w:rsidRPr="00D52A2A">
          <w:rPr>
            <w:rStyle w:val="Hyperlink"/>
          </w:rPr>
          <w:t>http://live.gnome.org/Dia</w:t>
        </w:r>
        <w:r>
          <w:fldChar w:fldCharType="end"/>
        </w:r>
        <w:r w:rsidRPr="00D52A2A">
          <w:t>)</w:t>
        </w:r>
      </w:ins>
    </w:p>
    <w:p w:rsidR="00B14C40" w:rsidRPr="00D52A2A" w:rsidRDefault="00B14C40" w:rsidP="00FE09F3">
      <w:pPr>
        <w:tabs>
          <w:tab w:val="left" w:pos="2610"/>
        </w:tabs>
        <w:spacing w:line="360" w:lineRule="auto"/>
        <w:jc w:val="both"/>
        <w:rPr>
          <w:ins w:id="6836" w:author="MARCELO" w:date="2009-06-07T23:29:00Z"/>
          <w:rPrChange w:id="6837" w:author="MARCELO" w:date="2009-06-21T22:41:00Z">
            <w:rPr>
              <w:ins w:id="6838" w:author="MARCELO" w:date="2009-06-07T23:29:00Z"/>
              <w:lang w:val="en-US"/>
            </w:rPr>
          </w:rPrChange>
        </w:rPr>
        <w:pPrChange w:id="6839" w:author="MARCELO" w:date="2009-06-07T23:29:00Z">
          <w:pPr>
            <w:pBdr>
              <w:bottom w:val="single" w:sz="4" w:space="1" w:color="000000"/>
            </w:pBdr>
            <w:spacing w:line="360" w:lineRule="auto"/>
            <w:jc w:val="both"/>
          </w:pPr>
        </w:pPrChange>
      </w:pPr>
    </w:p>
    <w:p w:rsidR="00B14C40" w:rsidRPr="00D52A2A" w:rsidRDefault="00B14C40" w:rsidP="00FE09F3">
      <w:pPr>
        <w:tabs>
          <w:tab w:val="left" w:pos="2610"/>
        </w:tabs>
        <w:spacing w:line="360" w:lineRule="auto"/>
        <w:jc w:val="both"/>
        <w:rPr>
          <w:ins w:id="6840" w:author="MARCELO" w:date="2009-05-31T16:52:00Z"/>
          <w:rFonts w:ascii="Times New Roman" w:hAnsi="Times New Roman"/>
          <w:rPrChange w:id="6841" w:author="MARCELO" w:date="2009-06-21T22:41:00Z">
            <w:rPr>
              <w:ins w:id="6842" w:author="MARCELO" w:date="2009-05-31T16:52:00Z"/>
              <w:rFonts w:ascii="Times New Roman" w:hAnsi="Times New Roman"/>
            </w:rPr>
          </w:rPrChange>
        </w:rPr>
        <w:pPrChange w:id="6843" w:author="MARCELO" w:date="2009-06-07T23:29:00Z">
          <w:pPr>
            <w:pBdr>
              <w:bottom w:val="single" w:sz="4" w:space="1" w:color="000000"/>
            </w:pBdr>
            <w:spacing w:line="360" w:lineRule="auto"/>
            <w:jc w:val="both"/>
          </w:pPr>
        </w:pPrChange>
      </w:pPr>
      <w:ins w:id="6844" w:author="MARCELO" w:date="2009-06-07T23:29:00Z">
        <w:r>
          <w:rPr>
            <w:lang w:val="en-US"/>
          </w:rPr>
          <w:t xml:space="preserve">[52] JUDE, </w:t>
        </w:r>
      </w:ins>
      <w:ins w:id="6845" w:author="MARCELO" w:date="2009-06-07T23:30:00Z">
        <w:r>
          <w:rPr>
            <w:lang w:val="en-US"/>
          </w:rPr>
          <w:t xml:space="preserve">a system design tool. </w:t>
        </w:r>
        <w:r w:rsidRPr="00D52A2A">
          <w:rPr>
            <w:rPrChange w:id="6846" w:author="MARCELO" w:date="2009-06-21T22:41:00Z">
              <w:rPr>
                <w:lang w:val="en-US"/>
              </w:rPr>
            </w:rPrChange>
          </w:rPr>
          <w:t>(</w:t>
        </w:r>
      </w:ins>
      <w:ins w:id="6847" w:author="MARCELO" w:date="2009-06-21T22:41:00Z">
        <w:r w:rsidR="00D52A2A" w:rsidRPr="00D52A2A">
          <w:t xml:space="preserve">Disponível em: </w:t>
        </w:r>
      </w:ins>
      <w:ins w:id="6848" w:author="MARCELO" w:date="2009-06-07T23:30:00Z">
        <w:r>
          <w:fldChar w:fldCharType="begin"/>
        </w:r>
        <w:r w:rsidRPr="00D52A2A">
          <w:rPr>
            <w:rPrChange w:id="6849" w:author="MARCELO" w:date="2009-06-21T22:41:00Z">
              <w:rPr/>
            </w:rPrChange>
          </w:rPr>
          <w:instrText xml:space="preserve"> HYPERLINK "http://jude.change-vision.com/jude-web/index.html" </w:instrText>
        </w:r>
        <w:r>
          <w:fldChar w:fldCharType="separate"/>
        </w:r>
        <w:r w:rsidRPr="00D52A2A">
          <w:rPr>
            <w:rStyle w:val="Hyperlink"/>
          </w:rPr>
          <w:t>http://jude.change-vision.com/jude-web/index.html</w:t>
        </w:r>
        <w:r>
          <w:fldChar w:fldCharType="end"/>
        </w:r>
        <w:r w:rsidRPr="00D52A2A">
          <w:t>)</w:t>
        </w:r>
      </w:ins>
    </w:p>
    <w:p w:rsidR="00A34298" w:rsidRDefault="00A34298" w:rsidP="00EB36D3">
      <w:pPr>
        <w:spacing w:line="360" w:lineRule="auto"/>
        <w:jc w:val="both"/>
        <w:outlineLvl w:val="0"/>
        <w:rPr>
          <w:ins w:id="6850" w:author="MARCELO" w:date="2009-06-21T23:14:00Z"/>
          <w:rFonts w:ascii="Times New Roman" w:hAnsi="Times New Roman"/>
          <w:lang w:val="en-US"/>
        </w:rPr>
      </w:pPr>
    </w:p>
    <w:p w:rsidR="00A34298" w:rsidRDefault="00A34298" w:rsidP="00EB36D3">
      <w:pPr>
        <w:spacing w:line="360" w:lineRule="auto"/>
        <w:jc w:val="both"/>
        <w:outlineLvl w:val="0"/>
        <w:rPr>
          <w:ins w:id="6851" w:author="MARCELO" w:date="2009-06-21T23:14:00Z"/>
          <w:rFonts w:ascii="Times New Roman" w:hAnsi="Times New Roman"/>
          <w:b/>
          <w:sz w:val="38"/>
          <w:szCs w:val="38"/>
          <w:lang w:val="en-US"/>
        </w:rPr>
        <w:pPrChange w:id="6852" w:author="MARCELO" w:date="2009-06-07T15:32:00Z">
          <w:pPr>
            <w:pBdr>
              <w:bottom w:val="single" w:sz="4" w:space="1" w:color="000000"/>
            </w:pBdr>
            <w:spacing w:line="360" w:lineRule="auto"/>
            <w:jc w:val="both"/>
            <w:outlineLvl w:val="0"/>
          </w:pPr>
        </w:pPrChange>
      </w:pPr>
      <w:ins w:id="6853" w:author="MARCELO" w:date="2009-06-21T23:14:00Z">
        <w:r w:rsidRPr="00A34298">
          <w:rPr>
            <w:rFonts w:ascii="Times New Roman" w:hAnsi="Times New Roman"/>
            <w:b/>
            <w:sz w:val="38"/>
            <w:szCs w:val="38"/>
            <w:lang w:val="en-US"/>
            <w:rPrChange w:id="6854" w:author="MARCELO" w:date="2009-06-21T23:14:00Z">
              <w:rPr>
                <w:rFonts w:ascii="Times New Roman" w:hAnsi="Times New Roman"/>
                <w:lang w:val="en-US"/>
              </w:rPr>
            </w:rPrChange>
          </w:rPr>
          <w:t>Anexo 1</w:t>
        </w:r>
      </w:ins>
      <w:ins w:id="6855" w:author="MARCELO" w:date="2009-06-22T00:30:00Z">
        <w:r w:rsidR="008434B7">
          <w:rPr>
            <w:rFonts w:ascii="Times New Roman" w:hAnsi="Times New Roman"/>
            <w:b/>
            <w:sz w:val="38"/>
            <w:szCs w:val="38"/>
            <w:lang w:val="en-US"/>
          </w:rPr>
          <w:t>a</w:t>
        </w:r>
      </w:ins>
    </w:p>
    <w:p w:rsidR="00A34298" w:rsidRDefault="00A34298" w:rsidP="00EB36D3">
      <w:pPr>
        <w:spacing w:line="360" w:lineRule="auto"/>
        <w:jc w:val="both"/>
        <w:outlineLvl w:val="0"/>
        <w:rPr>
          <w:ins w:id="6856" w:author="MARCELO" w:date="2009-06-21T23:14:00Z"/>
          <w:rFonts w:ascii="Times New Roman" w:hAnsi="Times New Roman"/>
          <w:b/>
          <w:sz w:val="38"/>
          <w:szCs w:val="38"/>
          <w:lang w:val="en-US"/>
        </w:rPr>
        <w:pPrChange w:id="6857" w:author="MARCELO" w:date="2009-06-07T15:32:00Z">
          <w:pPr>
            <w:pBdr>
              <w:bottom w:val="single" w:sz="4" w:space="1" w:color="000000"/>
            </w:pBdr>
            <w:spacing w:line="360" w:lineRule="auto"/>
            <w:jc w:val="both"/>
            <w:outlineLvl w:val="0"/>
          </w:pPr>
        </w:pPrChange>
      </w:pPr>
    </w:p>
    <w:p w:rsidR="001216A9" w:rsidRDefault="006C3C68" w:rsidP="001216A9">
      <w:pPr>
        <w:keepNext/>
        <w:spacing w:line="360" w:lineRule="auto"/>
        <w:jc w:val="both"/>
        <w:outlineLvl w:val="0"/>
        <w:rPr>
          <w:ins w:id="6858" w:author="MARCELO" w:date="2009-06-21T23:24:00Z"/>
        </w:rPr>
        <w:pPrChange w:id="6859" w:author="MARCELO" w:date="2009-06-21T23:24:00Z">
          <w:pPr>
            <w:spacing w:line="360" w:lineRule="auto"/>
            <w:jc w:val="both"/>
            <w:outlineLvl w:val="0"/>
          </w:pPr>
        </w:pPrChange>
      </w:pPr>
      <w:ins w:id="6860" w:author="MARCELO" w:date="2009-06-21T23:23:00Z">
        <w:r>
          <w:rPr>
            <w:rFonts w:ascii="Times New Roman" w:hAnsi="Times New Roman"/>
            <w:b/>
            <w:noProof/>
            <w:sz w:val="38"/>
            <w:szCs w:val="38"/>
            <w:lang w:eastAsia="pt-BR"/>
          </w:rPr>
          <w:drawing>
            <wp:inline distT="0" distB="0" distL="0" distR="0">
              <wp:extent cx="6326505" cy="6847205"/>
              <wp:effectExtent l="19050" t="0" r="0" b="0"/>
              <wp:docPr id="30" name="Imagem 30" descr="clas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es1"/>
                      <pic:cNvPicPr>
                        <a:picLocks noChangeAspect="1" noChangeArrowheads="1"/>
                      </pic:cNvPicPr>
                    </pic:nvPicPr>
                    <pic:blipFill>
                      <a:blip r:embed="rId38"/>
                      <a:srcRect/>
                      <a:stretch>
                        <a:fillRect/>
                      </a:stretch>
                    </pic:blipFill>
                    <pic:spPr bwMode="auto">
                      <a:xfrm>
                        <a:off x="0" y="0"/>
                        <a:ext cx="6326505" cy="6847205"/>
                      </a:xfrm>
                      <a:prstGeom prst="rect">
                        <a:avLst/>
                      </a:prstGeom>
                      <a:noFill/>
                      <a:ln w="9525">
                        <a:noFill/>
                        <a:miter lim="800000"/>
                        <a:headEnd/>
                        <a:tailEnd/>
                      </a:ln>
                    </pic:spPr>
                  </pic:pic>
                </a:graphicData>
              </a:graphic>
            </wp:inline>
          </w:drawing>
        </w:r>
      </w:ins>
    </w:p>
    <w:p w:rsidR="001216A9" w:rsidRDefault="001216A9" w:rsidP="001216A9">
      <w:pPr>
        <w:pStyle w:val="Legenda"/>
        <w:jc w:val="both"/>
        <w:rPr>
          <w:ins w:id="6861" w:author="MARCELO" w:date="2009-06-21T23:24:00Z"/>
        </w:rPr>
        <w:pPrChange w:id="6862" w:author="MARCELO" w:date="2009-06-21T23:24:00Z">
          <w:pPr>
            <w:pStyle w:val="Legenda"/>
          </w:pPr>
        </w:pPrChange>
      </w:pPr>
      <w:ins w:id="6863" w:author="MARCELO" w:date="2009-06-21T23:24:00Z">
        <w:r>
          <w:t>Modelo de classes UML do PL/SQL Helper</w:t>
        </w:r>
      </w:ins>
      <w:ins w:id="6864" w:author="MARCELO" w:date="2009-06-21T23:25:00Z">
        <w:r>
          <w:t xml:space="preserve"> (parte 1</w:t>
        </w:r>
      </w:ins>
      <w:ins w:id="6865" w:author="MARCELO" w:date="2009-06-22T00:29:00Z">
        <w:r w:rsidR="008434B7">
          <w:t xml:space="preserve"> – Camada de interfaces gráficas</w:t>
        </w:r>
      </w:ins>
      <w:ins w:id="6866" w:author="MARCELO" w:date="2009-06-21T23:25:00Z">
        <w:r>
          <w:t>)</w:t>
        </w:r>
      </w:ins>
    </w:p>
    <w:p w:rsidR="001216A9" w:rsidRDefault="001216A9" w:rsidP="00EB36D3">
      <w:pPr>
        <w:spacing w:line="360" w:lineRule="auto"/>
        <w:jc w:val="both"/>
        <w:outlineLvl w:val="0"/>
        <w:rPr>
          <w:ins w:id="6867" w:author="MARCELO" w:date="2009-06-21T23:25:00Z"/>
          <w:rFonts w:ascii="Times New Roman" w:hAnsi="Times New Roman"/>
          <w:b/>
          <w:sz w:val="38"/>
          <w:szCs w:val="38"/>
        </w:rPr>
      </w:pPr>
    </w:p>
    <w:p w:rsidR="001560E1" w:rsidRDefault="001216A9" w:rsidP="008434B7">
      <w:pPr>
        <w:spacing w:line="360" w:lineRule="auto"/>
        <w:jc w:val="both"/>
        <w:outlineLvl w:val="0"/>
        <w:rPr>
          <w:ins w:id="6868" w:author="MARCELO" w:date="2009-06-21T23:57:00Z"/>
          <w:rFonts w:ascii="Times New Roman" w:hAnsi="Times New Roman"/>
          <w:b/>
          <w:sz w:val="38"/>
          <w:szCs w:val="38"/>
        </w:rPr>
        <w:pPrChange w:id="6869" w:author="MARCELO" w:date="2009-06-22T00:27:00Z">
          <w:pPr>
            <w:pBdr>
              <w:bottom w:val="single" w:sz="4" w:space="1" w:color="000000"/>
            </w:pBdr>
            <w:spacing w:line="360" w:lineRule="auto"/>
            <w:jc w:val="both"/>
            <w:outlineLvl w:val="0"/>
          </w:pPr>
        </w:pPrChange>
      </w:pPr>
      <w:ins w:id="6870" w:author="MARCELO" w:date="2009-06-21T23:25:00Z">
        <w:r>
          <w:rPr>
            <w:rFonts w:ascii="Times New Roman" w:hAnsi="Times New Roman"/>
            <w:b/>
            <w:sz w:val="38"/>
            <w:szCs w:val="38"/>
          </w:rPr>
          <w:t>Anexo 1</w:t>
        </w:r>
      </w:ins>
      <w:ins w:id="6871" w:author="MARCELO" w:date="2009-06-22T00:30:00Z">
        <w:r w:rsidR="008434B7">
          <w:rPr>
            <w:rFonts w:ascii="Times New Roman" w:hAnsi="Times New Roman"/>
            <w:b/>
            <w:sz w:val="38"/>
            <w:szCs w:val="38"/>
          </w:rPr>
          <w:t>b</w:t>
        </w:r>
      </w:ins>
    </w:p>
    <w:p w:rsidR="00356312" w:rsidRDefault="00356312" w:rsidP="001560E1">
      <w:pPr>
        <w:spacing w:line="360" w:lineRule="auto"/>
        <w:jc w:val="both"/>
        <w:outlineLvl w:val="0"/>
        <w:rPr>
          <w:ins w:id="6872" w:author="MARCELO" w:date="2009-06-22T00:24:00Z"/>
          <w:rFonts w:ascii="Times New Roman" w:hAnsi="Times New Roman"/>
          <w:b/>
          <w:sz w:val="38"/>
          <w:szCs w:val="38"/>
        </w:rPr>
        <w:pPrChange w:id="6873" w:author="MARCELO" w:date="2009-06-21T23:57:00Z">
          <w:pPr>
            <w:pBdr>
              <w:bottom w:val="single" w:sz="4" w:space="1" w:color="000000"/>
            </w:pBdr>
            <w:spacing w:line="360" w:lineRule="auto"/>
            <w:jc w:val="both"/>
            <w:outlineLvl w:val="0"/>
          </w:pPr>
        </w:pPrChange>
      </w:pPr>
    </w:p>
    <w:p w:rsidR="008434B7" w:rsidRDefault="006C3C68" w:rsidP="008434B7">
      <w:pPr>
        <w:keepNext/>
        <w:spacing w:line="360" w:lineRule="auto"/>
        <w:jc w:val="both"/>
        <w:outlineLvl w:val="0"/>
        <w:rPr>
          <w:ins w:id="6874" w:author="MARCELO" w:date="2009-06-22T00:29:00Z"/>
        </w:rPr>
        <w:pPrChange w:id="6875" w:author="MARCELO" w:date="2009-06-22T00:29:00Z">
          <w:pPr>
            <w:spacing w:line="360" w:lineRule="auto"/>
            <w:jc w:val="both"/>
            <w:outlineLvl w:val="0"/>
          </w:pPr>
        </w:pPrChange>
      </w:pPr>
      <w:ins w:id="6876" w:author="MARCELO" w:date="2009-06-22T00:27:00Z">
        <w:r>
          <w:rPr>
            <w:rFonts w:ascii="Times New Roman" w:hAnsi="Times New Roman"/>
            <w:b/>
            <w:noProof/>
            <w:sz w:val="38"/>
            <w:szCs w:val="38"/>
            <w:lang w:eastAsia="pt-BR"/>
          </w:rPr>
          <w:drawing>
            <wp:inline distT="0" distB="0" distL="0" distR="0">
              <wp:extent cx="5688330" cy="6506845"/>
              <wp:effectExtent l="19050" t="0" r="7620" b="0"/>
              <wp:docPr id="31" name="Imagem 31" descr="classes_fachada_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asses_fachada_unit"/>
                      <pic:cNvPicPr>
                        <a:picLocks noChangeAspect="1" noChangeArrowheads="1"/>
                      </pic:cNvPicPr>
                    </pic:nvPicPr>
                    <pic:blipFill>
                      <a:blip r:embed="rId39"/>
                      <a:srcRect/>
                      <a:stretch>
                        <a:fillRect/>
                      </a:stretch>
                    </pic:blipFill>
                    <pic:spPr bwMode="auto">
                      <a:xfrm>
                        <a:off x="0" y="0"/>
                        <a:ext cx="5688330" cy="6506845"/>
                      </a:xfrm>
                      <a:prstGeom prst="rect">
                        <a:avLst/>
                      </a:prstGeom>
                      <a:noFill/>
                      <a:ln w="9525">
                        <a:noFill/>
                        <a:miter lim="800000"/>
                        <a:headEnd/>
                        <a:tailEnd/>
                      </a:ln>
                    </pic:spPr>
                  </pic:pic>
                </a:graphicData>
              </a:graphic>
            </wp:inline>
          </w:drawing>
        </w:r>
      </w:ins>
    </w:p>
    <w:p w:rsidR="00356312" w:rsidRDefault="008434B7" w:rsidP="008434B7">
      <w:pPr>
        <w:pStyle w:val="Legenda"/>
        <w:jc w:val="both"/>
        <w:rPr>
          <w:ins w:id="6877" w:author="MARCELO" w:date="2009-06-22T00:24:00Z"/>
          <w:rFonts w:ascii="Times New Roman" w:hAnsi="Times New Roman"/>
          <w:b w:val="0"/>
          <w:sz w:val="38"/>
          <w:szCs w:val="38"/>
        </w:rPr>
        <w:pPrChange w:id="6878" w:author="MARCELO" w:date="2009-06-22T00:29:00Z">
          <w:pPr>
            <w:pBdr>
              <w:bottom w:val="single" w:sz="4" w:space="1" w:color="000000"/>
            </w:pBdr>
            <w:spacing w:line="360" w:lineRule="auto"/>
            <w:jc w:val="both"/>
            <w:outlineLvl w:val="0"/>
          </w:pPr>
        </w:pPrChange>
      </w:pPr>
      <w:ins w:id="6879" w:author="MARCELO" w:date="2009-06-22T00:29:00Z">
        <w:r w:rsidRPr="0085477F">
          <w:t xml:space="preserve">Modelo de classes UML do PL/SQL Helper (parte </w:t>
        </w:r>
        <w:r>
          <w:t>2</w:t>
        </w:r>
        <w:r w:rsidRPr="0085477F">
          <w:t xml:space="preserve"> – Camada de </w:t>
        </w:r>
        <w:r>
          <w:t>unidades lógicas</w:t>
        </w:r>
        <w:r w:rsidRPr="0085477F">
          <w:t>)</w:t>
        </w:r>
      </w:ins>
    </w:p>
    <w:p w:rsidR="008434B7" w:rsidRDefault="008434B7" w:rsidP="001560E1">
      <w:pPr>
        <w:spacing w:line="360" w:lineRule="auto"/>
        <w:jc w:val="both"/>
        <w:outlineLvl w:val="0"/>
        <w:rPr>
          <w:ins w:id="6880" w:author="MARCELO" w:date="2009-06-22T00:28:00Z"/>
          <w:rFonts w:ascii="Times New Roman" w:hAnsi="Times New Roman"/>
          <w:b/>
          <w:sz w:val="38"/>
          <w:szCs w:val="38"/>
        </w:rPr>
        <w:pPrChange w:id="6881" w:author="MARCELO" w:date="2009-06-21T23:57:00Z">
          <w:pPr>
            <w:pBdr>
              <w:bottom w:val="single" w:sz="4" w:space="1" w:color="000000"/>
            </w:pBdr>
            <w:spacing w:line="360" w:lineRule="auto"/>
            <w:jc w:val="both"/>
            <w:outlineLvl w:val="0"/>
          </w:pPr>
        </w:pPrChange>
      </w:pPr>
    </w:p>
    <w:p w:rsidR="008434B7" w:rsidRDefault="008434B7" w:rsidP="001560E1">
      <w:pPr>
        <w:spacing w:line="360" w:lineRule="auto"/>
        <w:jc w:val="both"/>
        <w:outlineLvl w:val="0"/>
        <w:rPr>
          <w:ins w:id="6882" w:author="MARCELO" w:date="2009-06-22T00:28:00Z"/>
          <w:rFonts w:ascii="Times New Roman" w:hAnsi="Times New Roman"/>
          <w:b/>
          <w:sz w:val="38"/>
          <w:szCs w:val="38"/>
        </w:rPr>
        <w:pPrChange w:id="6883" w:author="MARCELO" w:date="2009-06-21T23:57:00Z">
          <w:pPr>
            <w:pBdr>
              <w:bottom w:val="single" w:sz="4" w:space="1" w:color="000000"/>
            </w:pBdr>
            <w:spacing w:line="360" w:lineRule="auto"/>
            <w:jc w:val="both"/>
            <w:outlineLvl w:val="0"/>
          </w:pPr>
        </w:pPrChange>
      </w:pPr>
    </w:p>
    <w:p w:rsidR="008434B7" w:rsidRDefault="008434B7" w:rsidP="001560E1">
      <w:pPr>
        <w:spacing w:line="360" w:lineRule="auto"/>
        <w:jc w:val="both"/>
        <w:outlineLvl w:val="0"/>
        <w:rPr>
          <w:ins w:id="6884" w:author="MARCELO" w:date="2009-06-22T00:28:00Z"/>
          <w:rFonts w:ascii="Times New Roman" w:hAnsi="Times New Roman"/>
          <w:b/>
          <w:sz w:val="38"/>
          <w:szCs w:val="38"/>
        </w:rPr>
        <w:pPrChange w:id="6885" w:author="MARCELO" w:date="2009-06-21T23:57:00Z">
          <w:pPr>
            <w:pBdr>
              <w:bottom w:val="single" w:sz="4" w:space="1" w:color="000000"/>
            </w:pBdr>
            <w:spacing w:line="360" w:lineRule="auto"/>
            <w:jc w:val="both"/>
            <w:outlineLvl w:val="0"/>
          </w:pPr>
        </w:pPrChange>
      </w:pPr>
    </w:p>
    <w:p w:rsidR="008434B7" w:rsidRDefault="008434B7" w:rsidP="001560E1">
      <w:pPr>
        <w:spacing w:line="360" w:lineRule="auto"/>
        <w:jc w:val="both"/>
        <w:outlineLvl w:val="0"/>
        <w:rPr>
          <w:ins w:id="6886" w:author="MARCELO" w:date="2009-06-22T00:28:00Z"/>
          <w:rFonts w:ascii="Times New Roman" w:hAnsi="Times New Roman"/>
          <w:b/>
          <w:sz w:val="38"/>
          <w:szCs w:val="38"/>
        </w:rPr>
        <w:pPrChange w:id="6887" w:author="MARCELO" w:date="2009-06-21T23:57:00Z">
          <w:pPr>
            <w:pBdr>
              <w:bottom w:val="single" w:sz="4" w:space="1" w:color="000000"/>
            </w:pBdr>
            <w:spacing w:line="360" w:lineRule="auto"/>
            <w:jc w:val="both"/>
            <w:outlineLvl w:val="0"/>
          </w:pPr>
        </w:pPrChange>
      </w:pPr>
      <w:ins w:id="6888" w:author="MARCELO" w:date="2009-06-22T00:28:00Z">
        <w:r>
          <w:rPr>
            <w:rFonts w:ascii="Times New Roman" w:hAnsi="Times New Roman"/>
            <w:b/>
            <w:sz w:val="38"/>
            <w:szCs w:val="38"/>
          </w:rPr>
          <w:t>Anexo 1</w:t>
        </w:r>
      </w:ins>
      <w:ins w:id="6889" w:author="MARCELO" w:date="2009-06-22T00:30:00Z">
        <w:r>
          <w:rPr>
            <w:rFonts w:ascii="Times New Roman" w:hAnsi="Times New Roman"/>
            <w:b/>
            <w:sz w:val="38"/>
            <w:szCs w:val="38"/>
          </w:rPr>
          <w:t>c</w:t>
        </w:r>
      </w:ins>
    </w:p>
    <w:p w:rsidR="008434B7" w:rsidRDefault="008434B7" w:rsidP="001560E1">
      <w:pPr>
        <w:spacing w:line="360" w:lineRule="auto"/>
        <w:jc w:val="both"/>
        <w:outlineLvl w:val="0"/>
        <w:rPr>
          <w:ins w:id="6890" w:author="MARCELO" w:date="2009-06-22T00:28:00Z"/>
          <w:rFonts w:ascii="Times New Roman" w:hAnsi="Times New Roman"/>
          <w:b/>
          <w:sz w:val="38"/>
          <w:szCs w:val="38"/>
        </w:rPr>
        <w:pPrChange w:id="6891" w:author="MARCELO" w:date="2009-06-21T23:57:00Z">
          <w:pPr>
            <w:pBdr>
              <w:bottom w:val="single" w:sz="4" w:space="1" w:color="000000"/>
            </w:pBdr>
            <w:spacing w:line="360" w:lineRule="auto"/>
            <w:jc w:val="both"/>
            <w:outlineLvl w:val="0"/>
          </w:pPr>
        </w:pPrChange>
      </w:pPr>
    </w:p>
    <w:p w:rsidR="008434B7" w:rsidRDefault="006C3C68" w:rsidP="008434B7">
      <w:pPr>
        <w:keepNext/>
        <w:spacing w:line="360" w:lineRule="auto"/>
        <w:jc w:val="both"/>
        <w:outlineLvl w:val="0"/>
        <w:rPr>
          <w:ins w:id="6892" w:author="MARCELO" w:date="2009-06-22T00:30:00Z"/>
        </w:rPr>
        <w:pPrChange w:id="6893" w:author="MARCELO" w:date="2009-06-22T00:30:00Z">
          <w:pPr>
            <w:spacing w:line="360" w:lineRule="auto"/>
            <w:jc w:val="both"/>
            <w:outlineLvl w:val="0"/>
          </w:pPr>
        </w:pPrChange>
      </w:pPr>
      <w:ins w:id="6894" w:author="MARCELO" w:date="2009-06-22T00:28:00Z">
        <w:r>
          <w:rPr>
            <w:rFonts w:ascii="Times New Roman" w:hAnsi="Times New Roman"/>
            <w:b/>
            <w:noProof/>
            <w:sz w:val="38"/>
            <w:szCs w:val="38"/>
            <w:lang w:eastAsia="pt-BR"/>
          </w:rPr>
          <w:drawing>
            <wp:inline distT="0" distB="0" distL="0" distR="0">
              <wp:extent cx="6326505" cy="2913380"/>
              <wp:effectExtent l="19050" t="0" r="0" b="0"/>
              <wp:docPr id="32" name="Imagem 32" descr="classes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esDrivers"/>
                      <pic:cNvPicPr>
                        <a:picLocks noChangeAspect="1" noChangeArrowheads="1"/>
                      </pic:cNvPicPr>
                    </pic:nvPicPr>
                    <pic:blipFill>
                      <a:blip r:embed="rId40"/>
                      <a:srcRect/>
                      <a:stretch>
                        <a:fillRect/>
                      </a:stretch>
                    </pic:blipFill>
                    <pic:spPr bwMode="auto">
                      <a:xfrm>
                        <a:off x="0" y="0"/>
                        <a:ext cx="6326505" cy="2913380"/>
                      </a:xfrm>
                      <a:prstGeom prst="rect">
                        <a:avLst/>
                      </a:prstGeom>
                      <a:noFill/>
                      <a:ln w="9525">
                        <a:noFill/>
                        <a:miter lim="800000"/>
                        <a:headEnd/>
                        <a:tailEnd/>
                      </a:ln>
                    </pic:spPr>
                  </pic:pic>
                </a:graphicData>
              </a:graphic>
            </wp:inline>
          </w:drawing>
        </w:r>
      </w:ins>
    </w:p>
    <w:p w:rsidR="008434B7" w:rsidRDefault="008434B7" w:rsidP="008434B7">
      <w:pPr>
        <w:pStyle w:val="Legenda"/>
        <w:jc w:val="both"/>
        <w:rPr>
          <w:ins w:id="6895" w:author="MARCELO" w:date="2009-06-22T00:30:00Z"/>
        </w:rPr>
        <w:pPrChange w:id="6896" w:author="MARCELO" w:date="2009-06-22T00:30:00Z">
          <w:pPr>
            <w:pStyle w:val="Legenda"/>
          </w:pPr>
        </w:pPrChange>
      </w:pPr>
      <w:ins w:id="6897" w:author="MARCELO" w:date="2009-06-22T00:30:00Z">
        <w:r>
          <w:t xml:space="preserve"> </w:t>
        </w:r>
        <w:r w:rsidRPr="001B1FA6">
          <w:t xml:space="preserve">Modelo de classes UML do PL/SQL Helper (parte </w:t>
        </w:r>
        <w:r>
          <w:t>3</w:t>
        </w:r>
        <w:r w:rsidRPr="001B1FA6">
          <w:t xml:space="preserve"> – Camada de </w:t>
        </w:r>
        <w:r>
          <w:t>acesso ao BD</w:t>
        </w:r>
        <w:r w:rsidRPr="001B1FA6">
          <w:t>)</w:t>
        </w:r>
      </w:ins>
    </w:p>
    <w:p w:rsidR="001F3DF1" w:rsidDel="00356312" w:rsidRDefault="001216A9" w:rsidP="001560E1">
      <w:pPr>
        <w:tabs>
          <w:tab w:val="left" w:pos="2610"/>
        </w:tabs>
        <w:spacing w:line="360" w:lineRule="auto"/>
        <w:jc w:val="both"/>
        <w:rPr>
          <w:del w:id="6898" w:author="MARCELO" w:date="2009-06-08T22:37:00Z"/>
          <w:rFonts w:ascii="Times New Roman" w:hAnsi="Times New Roman"/>
          <w:b/>
          <w:sz w:val="38"/>
          <w:szCs w:val="38"/>
        </w:rPr>
        <w:pPrChange w:id="6899" w:author="MARCELO" w:date="2009-06-21T23:57:00Z">
          <w:pPr>
            <w:pBdr>
              <w:bottom w:val="single" w:sz="4" w:space="1" w:color="000000"/>
            </w:pBdr>
            <w:spacing w:line="360" w:lineRule="auto"/>
            <w:jc w:val="both"/>
          </w:pPr>
        </w:pPrChange>
      </w:pPr>
      <w:ins w:id="6900" w:author="MARCELO" w:date="2009-06-21T23:25:00Z">
        <w:r>
          <w:rPr>
            <w:rFonts w:ascii="Times New Roman" w:hAnsi="Times New Roman"/>
            <w:b/>
            <w:sz w:val="38"/>
            <w:szCs w:val="38"/>
          </w:rPr>
          <w:br w:type="page"/>
        </w:r>
      </w:ins>
    </w:p>
    <w:p w:rsidR="00FB039E" w:rsidRPr="00A34298" w:rsidRDefault="00FB039E" w:rsidP="001560E1">
      <w:pPr>
        <w:spacing w:line="360" w:lineRule="auto"/>
        <w:jc w:val="both"/>
        <w:outlineLvl w:val="0"/>
        <w:rPr>
          <w:rFonts w:ascii="Times New Roman" w:hAnsi="Times New Roman"/>
          <w:b/>
          <w:sz w:val="38"/>
          <w:szCs w:val="38"/>
          <w:rPrChange w:id="6901" w:author="MARCELO" w:date="2009-06-21T23:14:00Z">
            <w:rPr>
              <w:rFonts w:ascii="Times New Roman" w:hAnsi="Times New Roman"/>
              <w:b/>
            </w:rPr>
          </w:rPrChange>
        </w:rPr>
        <w:pPrChange w:id="6902" w:author="MARCELO" w:date="2009-06-21T23:57:00Z">
          <w:pPr>
            <w:pBdr>
              <w:bottom w:val="single" w:sz="4" w:space="1" w:color="000000"/>
            </w:pBdr>
            <w:spacing w:line="360" w:lineRule="auto"/>
            <w:jc w:val="both"/>
            <w:outlineLvl w:val="0"/>
          </w:pPr>
        </w:pPrChange>
      </w:pPr>
      <w:del w:id="6903" w:author="MARCELO" w:date="2009-06-21T22:45:00Z">
        <w:r w:rsidRPr="00A34298" w:rsidDel="00D52A2A">
          <w:rPr>
            <w:rFonts w:ascii="Times New Roman" w:hAnsi="Times New Roman"/>
            <w:b/>
            <w:sz w:val="38"/>
            <w:szCs w:val="38"/>
            <w:rPrChange w:id="6904" w:author="MARCELO" w:date="2009-06-21T23:14:00Z">
              <w:rPr>
                <w:rFonts w:ascii="Times New Roman" w:hAnsi="Times New Roman"/>
                <w:b/>
              </w:rPr>
            </w:rPrChange>
          </w:rPr>
          <w:delText>Datas e a</w:delText>
        </w:r>
      </w:del>
      <w:ins w:id="6905" w:author="MARCELO" w:date="2009-06-21T22:45:00Z">
        <w:r w:rsidR="00D52A2A" w:rsidRPr="00A34298">
          <w:rPr>
            <w:rFonts w:ascii="Times New Roman" w:hAnsi="Times New Roman"/>
            <w:b/>
            <w:sz w:val="38"/>
            <w:szCs w:val="38"/>
            <w:rPrChange w:id="6906" w:author="MARCELO" w:date="2009-06-21T23:14:00Z">
              <w:rPr>
                <w:rFonts w:ascii="Times New Roman" w:hAnsi="Times New Roman"/>
                <w:b/>
              </w:rPr>
            </w:rPrChange>
          </w:rPr>
          <w:t>A</w:t>
        </w:r>
      </w:ins>
      <w:r w:rsidRPr="00A34298">
        <w:rPr>
          <w:rFonts w:ascii="Times New Roman" w:hAnsi="Times New Roman"/>
          <w:b/>
          <w:sz w:val="38"/>
          <w:szCs w:val="38"/>
          <w:rPrChange w:id="6907" w:author="MARCELO" w:date="2009-06-21T23:14:00Z">
            <w:rPr>
              <w:rFonts w:ascii="Times New Roman" w:hAnsi="Times New Roman"/>
              <w:b/>
            </w:rPr>
          </w:rPrChange>
        </w:rPr>
        <w:t>ssinaturas</w:t>
      </w:r>
    </w:p>
    <w:p w:rsidR="00FB039E" w:rsidRDefault="00FB039E" w:rsidP="00EB36D3">
      <w:pPr>
        <w:spacing w:line="360" w:lineRule="auto"/>
        <w:jc w:val="both"/>
        <w:rPr>
          <w:rFonts w:ascii="Times New Roman" w:hAnsi="Times New Roman"/>
        </w:rPr>
      </w:pPr>
    </w:p>
    <w:p w:rsidR="00FB039E" w:rsidRDefault="00FB039E" w:rsidP="00EB36D3">
      <w:pPr>
        <w:spacing w:line="360" w:lineRule="auto"/>
        <w:jc w:val="both"/>
        <w:rPr>
          <w:rFonts w:ascii="Times New Roman" w:hAnsi="Times New Roman"/>
        </w:rPr>
      </w:pPr>
    </w:p>
    <w:p w:rsidR="00FB039E" w:rsidRDefault="00FB039E" w:rsidP="00EB36D3">
      <w:pPr>
        <w:spacing w:line="360" w:lineRule="auto"/>
        <w:jc w:val="both"/>
        <w:rPr>
          <w:rFonts w:ascii="Times New Roman" w:hAnsi="Times New Roman"/>
        </w:rPr>
      </w:pPr>
    </w:p>
    <w:p w:rsidR="00FB039E" w:rsidDel="00D52A2A" w:rsidRDefault="00FB039E" w:rsidP="00EB36D3">
      <w:pPr>
        <w:spacing w:line="360" w:lineRule="auto"/>
        <w:jc w:val="both"/>
        <w:rPr>
          <w:del w:id="6908" w:author="MARCELO" w:date="2009-06-21T22:45:00Z"/>
          <w:rFonts w:ascii="Times New Roman" w:hAnsi="Times New Roman"/>
        </w:rPr>
      </w:pPr>
    </w:p>
    <w:p w:rsidR="00FB039E" w:rsidDel="00D52A2A" w:rsidRDefault="00FB039E" w:rsidP="00EB36D3">
      <w:pPr>
        <w:spacing w:line="360" w:lineRule="auto"/>
        <w:jc w:val="both"/>
        <w:outlineLvl w:val="0"/>
        <w:rPr>
          <w:del w:id="6909" w:author="MARCELO" w:date="2009-06-21T22:45:00Z"/>
          <w:rFonts w:ascii="Times New Roman" w:hAnsi="Times New Roman"/>
        </w:rPr>
        <w:pPrChange w:id="6910" w:author="MARCELO" w:date="2009-06-07T15:32:00Z">
          <w:pPr>
            <w:spacing w:line="360" w:lineRule="auto"/>
            <w:jc w:val="both"/>
            <w:outlineLvl w:val="0"/>
          </w:pPr>
        </w:pPrChange>
      </w:pPr>
      <w:del w:id="6911" w:author="MARCELO" w:date="2009-06-21T22:45:00Z">
        <w:r w:rsidDel="00D52A2A">
          <w:rPr>
            <w:rFonts w:ascii="Times New Roman" w:hAnsi="Times New Roman"/>
          </w:rPr>
          <w:delText>Recife, 3 de março de 2009</w:delText>
        </w:r>
      </w:del>
    </w:p>
    <w:p w:rsidR="00FB039E" w:rsidRDefault="00FB039E" w:rsidP="00EB36D3">
      <w:pPr>
        <w:spacing w:line="360" w:lineRule="auto"/>
        <w:jc w:val="both"/>
        <w:rPr>
          <w:rFonts w:ascii="Times New Roman" w:hAnsi="Times New Roman"/>
        </w:rPr>
        <w:pPrChange w:id="6912" w:author="MARCELO" w:date="2009-06-07T15:32:00Z">
          <w:pPr>
            <w:spacing w:line="360" w:lineRule="auto"/>
            <w:jc w:val="both"/>
          </w:pPr>
        </w:pPrChange>
      </w:pPr>
    </w:p>
    <w:p w:rsidR="00FB039E" w:rsidRDefault="00FB039E" w:rsidP="00EB36D3">
      <w:pPr>
        <w:spacing w:after="120" w:line="360" w:lineRule="auto"/>
        <w:jc w:val="both"/>
        <w:rPr>
          <w:rFonts w:ascii="Times New Roman" w:hAnsi="Times New Roman"/>
        </w:rPr>
        <w:pPrChange w:id="6913" w:author="MARCELO" w:date="2009-06-07T15:32:00Z">
          <w:pPr>
            <w:spacing w:after="120" w:line="360" w:lineRule="auto"/>
            <w:jc w:val="both"/>
          </w:pPr>
        </w:pPrChange>
      </w:pPr>
    </w:p>
    <w:tbl>
      <w:tblPr>
        <w:tblW w:w="0" w:type="auto"/>
        <w:tblInd w:w="-72" w:type="dxa"/>
        <w:tblLayout w:type="fixed"/>
        <w:tblLook w:val="0000"/>
      </w:tblPr>
      <w:tblGrid>
        <w:gridCol w:w="4860"/>
        <w:gridCol w:w="4680"/>
      </w:tblGrid>
      <w:tr w:rsidR="00FB039E">
        <w:trPr>
          <w:trHeight w:val="388"/>
        </w:trPr>
        <w:tc>
          <w:tcPr>
            <w:tcW w:w="4860" w:type="dxa"/>
          </w:tcPr>
          <w:p w:rsidR="00FB039E" w:rsidRDefault="00FB039E" w:rsidP="00EB36D3">
            <w:pPr>
              <w:snapToGrid w:val="0"/>
              <w:spacing w:after="120" w:line="360" w:lineRule="auto"/>
              <w:jc w:val="both"/>
              <w:rPr>
                <w:rFonts w:ascii="Times New Roman" w:hAnsi="Times New Roman"/>
              </w:rPr>
              <w:pPrChange w:id="6914" w:author="MARCELO" w:date="2009-06-07T15:32:00Z">
                <w:pPr>
                  <w:snapToGrid w:val="0"/>
                  <w:spacing w:after="120" w:line="360" w:lineRule="auto"/>
                  <w:jc w:val="both"/>
                </w:pPr>
              </w:pPrChange>
            </w:pPr>
            <w:r>
              <w:rPr>
                <w:rFonts w:ascii="Times New Roman" w:hAnsi="Times New Roman"/>
              </w:rPr>
              <w:t>______________________________</w:t>
            </w:r>
          </w:p>
        </w:tc>
        <w:tc>
          <w:tcPr>
            <w:tcW w:w="4680" w:type="dxa"/>
          </w:tcPr>
          <w:p w:rsidR="00FB039E" w:rsidRDefault="00FB039E" w:rsidP="00EB36D3">
            <w:pPr>
              <w:snapToGrid w:val="0"/>
              <w:spacing w:after="120" w:line="360" w:lineRule="auto"/>
              <w:jc w:val="both"/>
              <w:rPr>
                <w:rFonts w:ascii="Times New Roman" w:hAnsi="Times New Roman"/>
              </w:rPr>
              <w:pPrChange w:id="6915" w:author="MARCELO" w:date="2009-06-07T15:32:00Z">
                <w:pPr>
                  <w:snapToGrid w:val="0"/>
                  <w:spacing w:after="120" w:line="360" w:lineRule="auto"/>
                  <w:jc w:val="both"/>
                </w:pPr>
              </w:pPrChange>
            </w:pPr>
            <w:r>
              <w:rPr>
                <w:rFonts w:ascii="Times New Roman" w:hAnsi="Times New Roman"/>
              </w:rPr>
              <w:t>______________________________</w:t>
            </w:r>
          </w:p>
        </w:tc>
      </w:tr>
      <w:tr w:rsidR="00FB039E">
        <w:tc>
          <w:tcPr>
            <w:tcW w:w="4860" w:type="dxa"/>
          </w:tcPr>
          <w:p w:rsidR="00FB039E" w:rsidRDefault="00FB039E" w:rsidP="00EB36D3">
            <w:pPr>
              <w:snapToGrid w:val="0"/>
              <w:spacing w:line="360" w:lineRule="auto"/>
              <w:jc w:val="both"/>
              <w:rPr>
                <w:rFonts w:ascii="Times New Roman" w:hAnsi="Times New Roman"/>
              </w:rPr>
            </w:pPr>
            <w:r>
              <w:rPr>
                <w:rFonts w:ascii="Times New Roman" w:hAnsi="Times New Roman"/>
              </w:rPr>
              <w:t>Marcelo Victor Carneiro Pereira</w:t>
            </w:r>
          </w:p>
          <w:p w:rsidR="00FB039E" w:rsidRDefault="00FB039E" w:rsidP="00EB36D3">
            <w:pPr>
              <w:spacing w:line="360" w:lineRule="auto"/>
              <w:jc w:val="both"/>
              <w:rPr>
                <w:rFonts w:ascii="Times New Roman" w:hAnsi="Times New Roman"/>
              </w:rPr>
            </w:pPr>
            <w:r>
              <w:rPr>
                <w:rFonts w:ascii="Times New Roman" w:hAnsi="Times New Roman"/>
              </w:rPr>
              <w:t>(Aluno)</w:t>
            </w:r>
          </w:p>
        </w:tc>
        <w:tc>
          <w:tcPr>
            <w:tcW w:w="4680" w:type="dxa"/>
          </w:tcPr>
          <w:p w:rsidR="00FB039E" w:rsidRDefault="00FB039E" w:rsidP="00EB36D3">
            <w:pPr>
              <w:snapToGrid w:val="0"/>
              <w:spacing w:line="360" w:lineRule="auto"/>
              <w:jc w:val="both"/>
              <w:rPr>
                <w:rFonts w:ascii="Times New Roman" w:hAnsi="Times New Roman"/>
              </w:rPr>
            </w:pPr>
            <w:r>
              <w:rPr>
                <w:rFonts w:ascii="Times New Roman" w:hAnsi="Times New Roman"/>
              </w:rPr>
              <w:t>Valéria Cesário Times</w:t>
            </w:r>
          </w:p>
          <w:p w:rsidR="00FB039E" w:rsidRDefault="00FB039E" w:rsidP="00EB36D3">
            <w:pPr>
              <w:spacing w:line="360" w:lineRule="auto"/>
              <w:jc w:val="both"/>
              <w:rPr>
                <w:rFonts w:ascii="Times New Roman" w:hAnsi="Times New Roman"/>
              </w:rPr>
            </w:pPr>
            <w:r>
              <w:rPr>
                <w:rFonts w:ascii="Times New Roman" w:hAnsi="Times New Roman"/>
              </w:rPr>
              <w:t>(Orientador)</w:t>
            </w:r>
          </w:p>
        </w:tc>
      </w:tr>
    </w:tbl>
    <w:p w:rsidR="00FB039E" w:rsidRDefault="00FB039E" w:rsidP="00EB36D3">
      <w:pPr>
        <w:pStyle w:val="Cabealho"/>
        <w:tabs>
          <w:tab w:val="clear" w:pos="4320"/>
          <w:tab w:val="clear" w:pos="8640"/>
        </w:tabs>
        <w:spacing w:line="360" w:lineRule="auto"/>
        <w:jc w:val="both"/>
      </w:pPr>
    </w:p>
    <w:p w:rsidR="00FB039E" w:rsidRDefault="00FB039E" w:rsidP="00EB36D3">
      <w:pPr>
        <w:spacing w:line="360" w:lineRule="auto"/>
        <w:jc w:val="both"/>
      </w:pPr>
    </w:p>
    <w:sectPr w:rsidR="00FB039E">
      <w:footerReference w:type="default" r:id="rId41"/>
      <w:footnotePr>
        <w:pos w:val="beneathText"/>
      </w:footnotePr>
      <w:pgSz w:w="12240" w:h="15840"/>
      <w:pgMar w:top="1134" w:right="1134" w:bottom="1134"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D06" w:rsidRDefault="00FE3D06" w:rsidP="00B71915">
      <w:r>
        <w:separator/>
      </w:r>
    </w:p>
  </w:endnote>
  <w:endnote w:type="continuationSeparator" w:id="0">
    <w:p w:rsidR="00FE3D06" w:rsidRDefault="00FE3D06" w:rsidP="00B719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DejaVu Sans">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298" w:rsidRDefault="00A34298">
    <w:pPr>
      <w:pStyle w:val="Rodap"/>
      <w:jc w:val="right"/>
      <w:rPr>
        <w:ins w:id="6916" w:author="MARCELO" w:date="2009-05-31T17:27:00Z"/>
      </w:rPr>
    </w:pPr>
    <w:ins w:id="6917" w:author="MARCELO" w:date="2009-05-31T17:27:00Z">
      <w:r>
        <w:fldChar w:fldCharType="begin"/>
      </w:r>
      <w:r>
        <w:instrText xml:space="preserve"> PAGE   \* MERGEFORMAT </w:instrText>
      </w:r>
      <w:r>
        <w:fldChar w:fldCharType="separate"/>
      </w:r>
    </w:ins>
    <w:r w:rsidR="006C3C68">
      <w:rPr>
        <w:noProof/>
      </w:rPr>
      <w:t>1</w:t>
    </w:r>
    <w:ins w:id="6918" w:author="MARCELO" w:date="2009-05-31T17:27:00Z">
      <w:r>
        <w:fldChar w:fldCharType="end"/>
      </w:r>
    </w:ins>
  </w:p>
  <w:p w:rsidR="00A34298" w:rsidRDefault="00A34298">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D06" w:rsidRDefault="00FE3D06" w:rsidP="00B71915">
      <w:r>
        <w:separator/>
      </w:r>
    </w:p>
  </w:footnote>
  <w:footnote w:type="continuationSeparator" w:id="0">
    <w:p w:rsidR="00FE3D06" w:rsidRDefault="00FE3D06" w:rsidP="00B719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38025F04"/>
    <w:multiLevelType w:val="hybridMultilevel"/>
    <w:tmpl w:val="FC1C4E06"/>
    <w:lvl w:ilvl="0" w:tplc="0416000F">
      <w:start w:val="1"/>
      <w:numFmt w:val="decimal"/>
      <w:lvlText w:val="%1."/>
      <w:lvlJc w:val="left"/>
      <w:pPr>
        <w:ind w:left="787" w:hanging="360"/>
      </w:pPr>
    </w:lvl>
    <w:lvl w:ilvl="1" w:tplc="04160019">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2">
    <w:nsid w:val="5C0275C3"/>
    <w:multiLevelType w:val="multilevel"/>
    <w:tmpl w:val="1D4414AE"/>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trackRevisions/>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326531"/>
    <w:rsid w:val="00002637"/>
    <w:rsid w:val="000072FC"/>
    <w:rsid w:val="000156AF"/>
    <w:rsid w:val="00016B3D"/>
    <w:rsid w:val="00021301"/>
    <w:rsid w:val="00021B21"/>
    <w:rsid w:val="0004360D"/>
    <w:rsid w:val="0004437B"/>
    <w:rsid w:val="0005326D"/>
    <w:rsid w:val="000A4F72"/>
    <w:rsid w:val="000A66AB"/>
    <w:rsid w:val="000D4341"/>
    <w:rsid w:val="000E468C"/>
    <w:rsid w:val="000F2C4D"/>
    <w:rsid w:val="00106FD5"/>
    <w:rsid w:val="001216A9"/>
    <w:rsid w:val="00127968"/>
    <w:rsid w:val="00133E51"/>
    <w:rsid w:val="00145304"/>
    <w:rsid w:val="001560E1"/>
    <w:rsid w:val="00174C57"/>
    <w:rsid w:val="001812C8"/>
    <w:rsid w:val="00182DC1"/>
    <w:rsid w:val="00183F94"/>
    <w:rsid w:val="001A3AFF"/>
    <w:rsid w:val="001C779D"/>
    <w:rsid w:val="001E143B"/>
    <w:rsid w:val="001F3DF1"/>
    <w:rsid w:val="00203271"/>
    <w:rsid w:val="00213B82"/>
    <w:rsid w:val="002164FB"/>
    <w:rsid w:val="00223060"/>
    <w:rsid w:val="002248F0"/>
    <w:rsid w:val="0023264A"/>
    <w:rsid w:val="00237B68"/>
    <w:rsid w:val="002405CD"/>
    <w:rsid w:val="00247D1F"/>
    <w:rsid w:val="002647D5"/>
    <w:rsid w:val="002664BC"/>
    <w:rsid w:val="00280FDD"/>
    <w:rsid w:val="00282E03"/>
    <w:rsid w:val="00292219"/>
    <w:rsid w:val="002A1AF8"/>
    <w:rsid w:val="002C31CD"/>
    <w:rsid w:val="002E0296"/>
    <w:rsid w:val="002E5596"/>
    <w:rsid w:val="002F2D03"/>
    <w:rsid w:val="00313C62"/>
    <w:rsid w:val="00326531"/>
    <w:rsid w:val="00356312"/>
    <w:rsid w:val="003716B2"/>
    <w:rsid w:val="0037523E"/>
    <w:rsid w:val="00381DB5"/>
    <w:rsid w:val="003834B3"/>
    <w:rsid w:val="0039569F"/>
    <w:rsid w:val="003B15C0"/>
    <w:rsid w:val="003C1AB6"/>
    <w:rsid w:val="003C4A47"/>
    <w:rsid w:val="003D7D36"/>
    <w:rsid w:val="003F490D"/>
    <w:rsid w:val="003F6F7E"/>
    <w:rsid w:val="003F790B"/>
    <w:rsid w:val="0040497A"/>
    <w:rsid w:val="00412A2A"/>
    <w:rsid w:val="00433FEC"/>
    <w:rsid w:val="004501E1"/>
    <w:rsid w:val="004607F7"/>
    <w:rsid w:val="00477E42"/>
    <w:rsid w:val="0048452B"/>
    <w:rsid w:val="00486329"/>
    <w:rsid w:val="00487797"/>
    <w:rsid w:val="00490345"/>
    <w:rsid w:val="004A0718"/>
    <w:rsid w:val="004B07D2"/>
    <w:rsid w:val="004B131E"/>
    <w:rsid w:val="004C0004"/>
    <w:rsid w:val="004C2415"/>
    <w:rsid w:val="004C4C6E"/>
    <w:rsid w:val="004D1CCD"/>
    <w:rsid w:val="004E16BC"/>
    <w:rsid w:val="004F678B"/>
    <w:rsid w:val="0052363C"/>
    <w:rsid w:val="00547CED"/>
    <w:rsid w:val="00564B91"/>
    <w:rsid w:val="005803BB"/>
    <w:rsid w:val="00583E11"/>
    <w:rsid w:val="00586952"/>
    <w:rsid w:val="0059679E"/>
    <w:rsid w:val="005A73E0"/>
    <w:rsid w:val="005B18AB"/>
    <w:rsid w:val="005C1DE9"/>
    <w:rsid w:val="005C2268"/>
    <w:rsid w:val="00605C01"/>
    <w:rsid w:val="00612CE9"/>
    <w:rsid w:val="00625392"/>
    <w:rsid w:val="0062756F"/>
    <w:rsid w:val="00630861"/>
    <w:rsid w:val="006361F3"/>
    <w:rsid w:val="006416E2"/>
    <w:rsid w:val="006467FE"/>
    <w:rsid w:val="006538E1"/>
    <w:rsid w:val="00661631"/>
    <w:rsid w:val="00686C47"/>
    <w:rsid w:val="00697015"/>
    <w:rsid w:val="006C3C68"/>
    <w:rsid w:val="006E5C6F"/>
    <w:rsid w:val="006E68CC"/>
    <w:rsid w:val="006F1A29"/>
    <w:rsid w:val="006F558E"/>
    <w:rsid w:val="00707465"/>
    <w:rsid w:val="00707E22"/>
    <w:rsid w:val="007141DE"/>
    <w:rsid w:val="00720078"/>
    <w:rsid w:val="00720DE5"/>
    <w:rsid w:val="007219BF"/>
    <w:rsid w:val="00732642"/>
    <w:rsid w:val="00734326"/>
    <w:rsid w:val="00736AB9"/>
    <w:rsid w:val="00750E93"/>
    <w:rsid w:val="0075101C"/>
    <w:rsid w:val="007B3A26"/>
    <w:rsid w:val="007C1A00"/>
    <w:rsid w:val="008434B7"/>
    <w:rsid w:val="008531E8"/>
    <w:rsid w:val="00891292"/>
    <w:rsid w:val="008B53DE"/>
    <w:rsid w:val="008F6F4F"/>
    <w:rsid w:val="0091184B"/>
    <w:rsid w:val="0092451E"/>
    <w:rsid w:val="00951313"/>
    <w:rsid w:val="009677B2"/>
    <w:rsid w:val="00973587"/>
    <w:rsid w:val="009759CA"/>
    <w:rsid w:val="009759FE"/>
    <w:rsid w:val="009779EE"/>
    <w:rsid w:val="00986E20"/>
    <w:rsid w:val="009947EC"/>
    <w:rsid w:val="009D6162"/>
    <w:rsid w:val="009E2F09"/>
    <w:rsid w:val="009F6009"/>
    <w:rsid w:val="00A033AF"/>
    <w:rsid w:val="00A33C9B"/>
    <w:rsid w:val="00A34298"/>
    <w:rsid w:val="00A41E7D"/>
    <w:rsid w:val="00A42491"/>
    <w:rsid w:val="00A6238F"/>
    <w:rsid w:val="00A6307D"/>
    <w:rsid w:val="00A702C2"/>
    <w:rsid w:val="00A81424"/>
    <w:rsid w:val="00A86B68"/>
    <w:rsid w:val="00A97908"/>
    <w:rsid w:val="00AA69F7"/>
    <w:rsid w:val="00AA79B2"/>
    <w:rsid w:val="00AC31FB"/>
    <w:rsid w:val="00AC3C76"/>
    <w:rsid w:val="00AF21C8"/>
    <w:rsid w:val="00B01177"/>
    <w:rsid w:val="00B14C40"/>
    <w:rsid w:val="00B15EFF"/>
    <w:rsid w:val="00B26D4C"/>
    <w:rsid w:val="00B54527"/>
    <w:rsid w:val="00B62D98"/>
    <w:rsid w:val="00B71915"/>
    <w:rsid w:val="00B86C89"/>
    <w:rsid w:val="00BA28F4"/>
    <w:rsid w:val="00BA2B7A"/>
    <w:rsid w:val="00BA5FE2"/>
    <w:rsid w:val="00BB5623"/>
    <w:rsid w:val="00BD7EF0"/>
    <w:rsid w:val="00BE1557"/>
    <w:rsid w:val="00BE35AB"/>
    <w:rsid w:val="00C26EED"/>
    <w:rsid w:val="00C301E0"/>
    <w:rsid w:val="00C33EC2"/>
    <w:rsid w:val="00C55FD9"/>
    <w:rsid w:val="00C94CF4"/>
    <w:rsid w:val="00C96998"/>
    <w:rsid w:val="00CA3320"/>
    <w:rsid w:val="00CA45B6"/>
    <w:rsid w:val="00CB014A"/>
    <w:rsid w:val="00CB5C6B"/>
    <w:rsid w:val="00CD0385"/>
    <w:rsid w:val="00CD1433"/>
    <w:rsid w:val="00CD50C3"/>
    <w:rsid w:val="00CF1266"/>
    <w:rsid w:val="00CF4653"/>
    <w:rsid w:val="00D12A37"/>
    <w:rsid w:val="00D51CAA"/>
    <w:rsid w:val="00D52A2A"/>
    <w:rsid w:val="00D530C0"/>
    <w:rsid w:val="00D70953"/>
    <w:rsid w:val="00D80B50"/>
    <w:rsid w:val="00D863D9"/>
    <w:rsid w:val="00D90144"/>
    <w:rsid w:val="00D9794B"/>
    <w:rsid w:val="00DC3B7A"/>
    <w:rsid w:val="00DE5C46"/>
    <w:rsid w:val="00DF3509"/>
    <w:rsid w:val="00DF4654"/>
    <w:rsid w:val="00DF73CF"/>
    <w:rsid w:val="00E01E10"/>
    <w:rsid w:val="00E12CEF"/>
    <w:rsid w:val="00E651CE"/>
    <w:rsid w:val="00E73ACC"/>
    <w:rsid w:val="00E8446A"/>
    <w:rsid w:val="00EA41B5"/>
    <w:rsid w:val="00EA773A"/>
    <w:rsid w:val="00EB36D3"/>
    <w:rsid w:val="00EB410D"/>
    <w:rsid w:val="00EC07CA"/>
    <w:rsid w:val="00EC122F"/>
    <w:rsid w:val="00ED5E73"/>
    <w:rsid w:val="00F24647"/>
    <w:rsid w:val="00F3066F"/>
    <w:rsid w:val="00F568C0"/>
    <w:rsid w:val="00F70CF0"/>
    <w:rsid w:val="00F8490B"/>
    <w:rsid w:val="00F864CD"/>
    <w:rsid w:val="00FB039E"/>
    <w:rsid w:val="00FE09F3"/>
    <w:rsid w:val="00FE3D06"/>
    <w:rsid w:val="00FE59B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DejaVu Sans" w:eastAsia="DejaVu Sans" w:hAnsi="DejaVu Sans"/>
      <w:kern w:val="1"/>
      <w:sz w:val="24"/>
      <w:szCs w:val="24"/>
      <w:lang w:eastAsia="ar-SA"/>
    </w:rPr>
  </w:style>
  <w:style w:type="paragraph" w:styleId="Ttulo1">
    <w:name w:val="heading 1"/>
    <w:basedOn w:val="Heading"/>
    <w:next w:val="Corpodetexto"/>
    <w:qFormat/>
    <w:pPr>
      <w:numPr>
        <w:numId w:val="1"/>
      </w:numPr>
      <w:outlineLvl w:val="0"/>
    </w:pPr>
    <w:rPr>
      <w:b/>
      <w:bCs/>
      <w:sz w:val="48"/>
      <w:szCs w:val="48"/>
    </w:rPr>
  </w:style>
  <w:style w:type="character" w:default="1" w:styleId="Fontepargpadro">
    <w:name w:val="Default Paragraph Font"/>
    <w:semiHidden/>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Fontepargpadro4">
    <w:name w:val="Fonte parág. padrão4"/>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Fontepargpadro3">
    <w:name w:val="Fonte parág. padrão3"/>
  </w:style>
  <w:style w:type="character" w:customStyle="1" w:styleId="WW-Absatz-Standardschriftart1111111">
    <w:name w:val="WW-Absatz-Standardschriftart1111111"/>
  </w:style>
  <w:style w:type="character" w:customStyle="1" w:styleId="Fontepargpadro2">
    <w:name w:val="Fonte parág. padrão2"/>
  </w:style>
  <w:style w:type="character" w:customStyle="1" w:styleId="Fontepargpadro1">
    <w:name w:val="Fonte parág. padrão1"/>
  </w:style>
  <w:style w:type="character" w:styleId="Hyperlink">
    <w:name w:val="Hyperlink"/>
    <w:basedOn w:val="Fontepargpadro1"/>
    <w:semiHidden/>
    <w:rPr>
      <w:color w:val="0000FF"/>
      <w:u w:val="single"/>
    </w:rPr>
  </w:style>
  <w:style w:type="character" w:customStyle="1" w:styleId="Quotation">
    <w:name w:val="Quotation"/>
    <w:rPr>
      <w:i/>
      <w:iCs/>
    </w:rPr>
  </w:style>
  <w:style w:type="character" w:customStyle="1" w:styleId="NumberingSymbols">
    <w:name w:val="Numbering Symbols"/>
  </w:style>
  <w:style w:type="character" w:customStyle="1" w:styleId="TextodebaloChar">
    <w:name w:val="Texto de balão Char"/>
    <w:basedOn w:val="Fontepargpadro2"/>
    <w:rPr>
      <w:rFonts w:ascii="Tahoma" w:eastAsia="DejaVu Sans" w:hAnsi="Tahoma" w:cs="Tahoma"/>
      <w:kern w:val="1"/>
      <w:sz w:val="16"/>
      <w:szCs w:val="16"/>
    </w:rPr>
  </w:style>
  <w:style w:type="character" w:styleId="nfase">
    <w:name w:val="Emphasis"/>
    <w:qFormat/>
    <w:rPr>
      <w:i/>
      <w:iCs/>
    </w:rPr>
  </w:style>
  <w:style w:type="paragraph" w:customStyle="1" w:styleId="Heading">
    <w:name w:val="Heading"/>
    <w:basedOn w:val="Normal"/>
    <w:next w:val="Corpodetexto"/>
    <w:pPr>
      <w:keepNext/>
      <w:spacing w:before="240" w:after="120"/>
    </w:pPr>
    <w:rPr>
      <w:rFonts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extoNormal">
    <w:name w:val="Texto_Normal"/>
    <w:basedOn w:val="Normal"/>
    <w:pPr>
      <w:jc w:val="both"/>
    </w:pPr>
    <w:rPr>
      <w:rFonts w:ascii="Book Antiqua" w:hAnsi="Book Antiqua"/>
    </w:rPr>
  </w:style>
  <w:style w:type="paragraph" w:customStyle="1" w:styleId="CapaCabealho">
    <w:name w:val="Capa_Cabeçalho"/>
    <w:basedOn w:val="TextoNormal"/>
    <w:pPr>
      <w:jc w:val="center"/>
    </w:pPr>
    <w:rPr>
      <w:rFonts w:ascii="Times New Roman" w:hAnsi="Times New Roman"/>
      <w:smallCaps/>
      <w:sz w:val="30"/>
    </w:rPr>
  </w:style>
  <w:style w:type="paragraph" w:styleId="Recuodecorpodetexto">
    <w:name w:val="Body Text Indent"/>
    <w:basedOn w:val="Normal"/>
    <w:semiHidden/>
    <w:pPr>
      <w:spacing w:line="360" w:lineRule="auto"/>
      <w:jc w:val="center"/>
    </w:pPr>
    <w:rPr>
      <w:rFonts w:ascii="Arial" w:hAnsi="Arial"/>
      <w:b/>
      <w:sz w:val="40"/>
    </w:rPr>
  </w:style>
  <w:style w:type="paragraph" w:styleId="Cabealho">
    <w:name w:val="header"/>
    <w:basedOn w:val="Normal"/>
    <w:semiHidden/>
    <w:pPr>
      <w:tabs>
        <w:tab w:val="center" w:pos="4320"/>
        <w:tab w:val="right" w:pos="8640"/>
      </w:tabs>
    </w:pPr>
  </w:style>
  <w:style w:type="paragraph" w:customStyle="1" w:styleId="TableContents">
    <w:name w:val="Table Contents"/>
    <w:basedOn w:val="Normal"/>
    <w:pPr>
      <w:suppressLineNumbers/>
    </w:pPr>
  </w:style>
  <w:style w:type="paragraph" w:styleId="Textodebalo">
    <w:name w:val="Balloon Text"/>
    <w:basedOn w:val="Normal"/>
    <w:rPr>
      <w:rFonts w:ascii="Tahoma" w:hAnsi="Tahoma" w:cs="Tahoma"/>
      <w:sz w:val="16"/>
      <w:szCs w:val="16"/>
    </w:rPr>
  </w:style>
  <w:style w:type="paragraph" w:customStyle="1" w:styleId="Framecontents">
    <w:name w:val="Frame contents"/>
    <w:basedOn w:val="Corpodetexto"/>
  </w:style>
  <w:style w:type="paragraph" w:customStyle="1" w:styleId="TableHeading">
    <w:name w:val="Table Heading"/>
    <w:basedOn w:val="TableContents"/>
    <w:pPr>
      <w:jc w:val="center"/>
    </w:pPr>
    <w:rPr>
      <w:b/>
      <w:bCs/>
    </w:rPr>
  </w:style>
  <w:style w:type="paragraph" w:customStyle="1" w:styleId="Illustration">
    <w:name w:val="Illustration"/>
    <w:basedOn w:val="Caption"/>
  </w:style>
  <w:style w:type="paragraph" w:customStyle="1" w:styleId="Text">
    <w:name w:val="Text"/>
    <w:basedOn w:val="Caption"/>
  </w:style>
  <w:style w:type="paragraph" w:styleId="Legenda">
    <w:name w:val="caption"/>
    <w:basedOn w:val="Normal"/>
    <w:next w:val="Normal"/>
    <w:uiPriority w:val="35"/>
    <w:unhideWhenUsed/>
    <w:qFormat/>
    <w:rsid w:val="00326531"/>
    <w:rPr>
      <w:b/>
      <w:bCs/>
      <w:sz w:val="20"/>
      <w:szCs w:val="20"/>
    </w:rPr>
  </w:style>
  <w:style w:type="paragraph" w:styleId="Rodap">
    <w:name w:val="footer"/>
    <w:basedOn w:val="Normal"/>
    <w:link w:val="RodapChar"/>
    <w:uiPriority w:val="99"/>
    <w:unhideWhenUsed/>
    <w:rsid w:val="00B71915"/>
    <w:pPr>
      <w:tabs>
        <w:tab w:val="center" w:pos="4252"/>
        <w:tab w:val="right" w:pos="8504"/>
      </w:tabs>
    </w:pPr>
  </w:style>
  <w:style w:type="character" w:customStyle="1" w:styleId="RodapChar">
    <w:name w:val="Rodapé Char"/>
    <w:basedOn w:val="Fontepargpadro"/>
    <w:link w:val="Rodap"/>
    <w:uiPriority w:val="99"/>
    <w:rsid w:val="00B71915"/>
    <w:rPr>
      <w:rFonts w:ascii="DejaVu Sans" w:eastAsia="DejaVu Sans" w:hAnsi="DejaVu Sans"/>
      <w:kern w:val="1"/>
      <w:sz w:val="24"/>
      <w:szCs w:val="24"/>
      <w:lang w:eastAsia="ar-SA"/>
    </w:rPr>
  </w:style>
  <w:style w:type="paragraph" w:styleId="MapadoDocumento">
    <w:name w:val="Document Map"/>
    <w:basedOn w:val="Normal"/>
    <w:link w:val="MapadoDocumentoChar"/>
    <w:uiPriority w:val="99"/>
    <w:semiHidden/>
    <w:unhideWhenUsed/>
    <w:rsid w:val="00DE5C46"/>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E5C46"/>
    <w:rPr>
      <w:rFonts w:ascii="Tahoma" w:eastAsia="DejaVu Sans" w:hAnsi="Tahoma" w:cs="Tahoma"/>
      <w:kern w:val="1"/>
      <w:sz w:val="16"/>
      <w:szCs w:val="16"/>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A5FB6-B054-4E97-8830-4054686B4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17665</Words>
  <Characters>95391</Characters>
  <Application>Microsoft Office Word</Application>
  <DocSecurity>0</DocSecurity>
  <Lines>794</Lines>
  <Paragraphs>225</Paragraphs>
  <ScaleCrop>false</ScaleCrop>
  <HeadingPairs>
    <vt:vector size="4" baseType="variant">
      <vt:variant>
        <vt:lpstr>Título</vt:lpstr>
      </vt:variant>
      <vt:variant>
        <vt:i4>1</vt:i4>
      </vt:variant>
      <vt:variant>
        <vt:lpstr>Títulos</vt:lpstr>
      </vt:variant>
      <vt:variant>
        <vt:i4>59</vt:i4>
      </vt:variant>
    </vt:vector>
  </HeadingPairs>
  <TitlesOfParts>
    <vt:vector size="60" baseType="lpstr">
      <vt:lpstr/>
      <vt:lpstr>Universidade Federal de Pernambuco</vt:lpstr>
      <vt:lpstr>graduação em Ciência da Computação</vt:lpstr>
      <vt:lpstr>Março Julho de 2009</vt:lpstr>
      <vt:lpstr/>
      <vt:lpstr/>
      <vt:lpstr>Este trabalho aborda a especificação e desenvolvimento de uma ferramenta de sof</vt:lpstr>
      <vt:lpstr>Índice</vt:lpstr>
      <vt:lpstr/>
      <vt:lpstr>1 Introdução....................................................................</vt:lpstr>
      <vt:lpstr/>
      <vt:lpstr/>
      <vt:lpstr/>
      <vt:lpstr/>
      <vt:lpstr>2 Fundamentação Teórica</vt:lpstr>
      <vt:lpstr/>
      <vt:lpstr>Quadro 2.1 - Dimensões de qualidade de software</vt:lpstr>
      <vt:lpstr/>
      <vt:lpstr/>
      <vt:lpstr/>
      <vt:lpstr/>
      <vt:lpstr/>
      <vt:lpstr/>
      <vt:lpstr/>
      <vt:lpstr/>
      <vt:lpstr/>
      <vt:lpstr/>
      <vt:lpstr/>
      <vt:lpstr/>
      <vt:lpstr/>
      <vt:lpstr/>
      <vt:lpstr/>
      <vt:lpstr/>
      <vt:lpstr/>
      <vt:lpstr/>
      <vt:lpstr/>
      <vt:lpstr/>
      <vt:lpstr/>
      <vt:lpstr/>
      <vt:lpstr/>
      <vt:lpstr/>
      <vt:lpstr/>
      <vt:lpstr/>
      <vt:lpstr/>
      <vt:lpstr/>
      <vt:lpstr/>
      <vt:lpstr/>
      <vt:lpstr/>
      <vt:lpstr>3 Especificação da Ferramenta PL/SQL Helper</vt:lpstr>
      <vt:lpstr>Quadro 3.1 – Comparativo de funcionalidades</vt:lpstr>
      <vt:lpstr/>
      <vt:lpstr/>
      <vt:lpstr/>
      <vt:lpstr/>
      <vt:lpstr/>
      <vt:lpstr/>
      <vt:lpstr/>
      <vt:lpstr/>
      <vt:lpstr>4 Protótipo Funcionaldo PL/SQL Helper</vt:lpstr>
      <vt:lpstr>5 Estudo de caso</vt:lpstr>
    </vt:vector>
  </TitlesOfParts>
  <Company>HOME</Company>
  <LinksUpToDate>false</LinksUpToDate>
  <CharactersWithSpaces>112831</CharactersWithSpaces>
  <SharedDoc>false</SharedDoc>
  <HLinks>
    <vt:vector size="150" baseType="variant">
      <vt:variant>
        <vt:i4>1638409</vt:i4>
      </vt:variant>
      <vt:variant>
        <vt:i4>75</vt:i4>
      </vt:variant>
      <vt:variant>
        <vt:i4>0</vt:i4>
      </vt:variant>
      <vt:variant>
        <vt:i4>5</vt:i4>
      </vt:variant>
      <vt:variant>
        <vt:lpwstr>http://jude.change-vision.com/jude-web/index.html</vt:lpwstr>
      </vt:variant>
      <vt:variant>
        <vt:lpwstr/>
      </vt:variant>
      <vt:variant>
        <vt:i4>393220</vt:i4>
      </vt:variant>
      <vt:variant>
        <vt:i4>72</vt:i4>
      </vt:variant>
      <vt:variant>
        <vt:i4>0</vt:i4>
      </vt:variant>
      <vt:variant>
        <vt:i4>5</vt:i4>
      </vt:variant>
      <vt:variant>
        <vt:lpwstr>http://live.gnome.org/Dia</vt:lpwstr>
      </vt:variant>
      <vt:variant>
        <vt:lpwstr/>
      </vt:variant>
      <vt:variant>
        <vt:i4>4128863</vt:i4>
      </vt:variant>
      <vt:variant>
        <vt:i4>69</vt:i4>
      </vt:variant>
      <vt:variant>
        <vt:i4>0</vt:i4>
      </vt:variant>
      <vt:variant>
        <vt:i4>5</vt:i4>
      </vt:variant>
      <vt:variant>
        <vt:lpwstr>http://dia-installer.de/index_en.html</vt:lpwstr>
      </vt:variant>
      <vt:variant>
        <vt:lpwstr/>
      </vt:variant>
      <vt:variant>
        <vt:i4>1507433</vt:i4>
      </vt:variant>
      <vt:variant>
        <vt:i4>66</vt:i4>
      </vt:variant>
      <vt:variant>
        <vt:i4>0</vt:i4>
      </vt:variant>
      <vt:variant>
        <vt:i4>5</vt:i4>
      </vt:variant>
      <vt:variant>
        <vt:lpwstr>http://www.dcc.unicamp.br/~eliane/Cursos/SeminarioTestes/testes_integracao.ppt</vt:lpwstr>
      </vt:variant>
      <vt:variant>
        <vt:lpwstr/>
      </vt:variant>
      <vt:variant>
        <vt:i4>3080306</vt:i4>
      </vt:variant>
      <vt:variant>
        <vt:i4>63</vt:i4>
      </vt:variant>
      <vt:variant>
        <vt:i4>0</vt:i4>
      </vt:variant>
      <vt:variant>
        <vt:i4>5</vt:i4>
      </vt:variant>
      <vt:variant>
        <vt:lpwstr>http://www.di.ufpe.br/~if559/slides/hierarquico.pdf</vt:lpwstr>
      </vt:variant>
      <vt:variant>
        <vt:lpwstr/>
      </vt:variant>
      <vt:variant>
        <vt:i4>4063281</vt:i4>
      </vt:variant>
      <vt:variant>
        <vt:i4>60</vt:i4>
      </vt:variant>
      <vt:variant>
        <vt:i4>0</vt:i4>
      </vt:variant>
      <vt:variant>
        <vt:i4>5</vt:i4>
      </vt:variant>
      <vt:variant>
        <vt:lpwstr>http://www.extremeprogramming.org/</vt:lpwstr>
      </vt:variant>
      <vt:variant>
        <vt:lpwstr/>
      </vt:variant>
      <vt:variant>
        <vt:i4>983137</vt:i4>
      </vt:variant>
      <vt:variant>
        <vt:i4>57</vt:i4>
      </vt:variant>
      <vt:variant>
        <vt:i4>0</vt:i4>
      </vt:variant>
      <vt:variant>
        <vt:i4>5</vt:i4>
      </vt:variant>
      <vt:variant>
        <vt:lpwstr>http://www.mountaingoatsoftware.com/system/hidden_asset/file/52/PortugueseScrum.pdf</vt:lpwstr>
      </vt:variant>
      <vt:variant>
        <vt:lpwstr/>
      </vt:variant>
      <vt:variant>
        <vt:i4>3932253</vt:i4>
      </vt:variant>
      <vt:variant>
        <vt:i4>54</vt:i4>
      </vt:variant>
      <vt:variant>
        <vt:i4>0</vt:i4>
      </vt:variant>
      <vt:variant>
        <vt:i4>5</vt:i4>
      </vt:variant>
      <vt:variant>
        <vt:lpwstr>http://java.sun.com/products/jdbc/overview.html</vt:lpwstr>
      </vt:variant>
      <vt:variant>
        <vt:lpwstr>2</vt:lpwstr>
      </vt:variant>
      <vt:variant>
        <vt:i4>65560</vt:i4>
      </vt:variant>
      <vt:variant>
        <vt:i4>51</vt:i4>
      </vt:variant>
      <vt:variant>
        <vt:i4>0</vt:i4>
      </vt:variant>
      <vt:variant>
        <vt:i4>5</vt:i4>
      </vt:variant>
      <vt:variant>
        <vt:lpwstr>http://utplsql.sourceforge.net/Doc/testfunc.html</vt:lpwstr>
      </vt:variant>
      <vt:variant>
        <vt:lpwstr/>
      </vt:variant>
      <vt:variant>
        <vt:i4>1441823</vt:i4>
      </vt:variant>
      <vt:variant>
        <vt:i4>48</vt:i4>
      </vt:variant>
      <vt:variant>
        <vt:i4>0</vt:i4>
      </vt:variant>
      <vt:variant>
        <vt:i4>5</vt:i4>
      </vt:variant>
      <vt:variant>
        <vt:lpwstr>http://utplsql.sourceforge.net/Doc/testproc.html</vt:lpwstr>
      </vt:variant>
      <vt:variant>
        <vt:lpwstr/>
      </vt:variant>
      <vt:variant>
        <vt:i4>5111824</vt:i4>
      </vt:variant>
      <vt:variant>
        <vt:i4>45</vt:i4>
      </vt:variant>
      <vt:variant>
        <vt:i4>0</vt:i4>
      </vt:variant>
      <vt:variant>
        <vt:i4>5</vt:i4>
      </vt:variant>
      <vt:variant>
        <vt:lpwstr>http://www.dkgas.com/oraedit.htm</vt:lpwstr>
      </vt:variant>
      <vt:variant>
        <vt:lpwstr/>
      </vt:variant>
      <vt:variant>
        <vt:i4>4194380</vt:i4>
      </vt:variant>
      <vt:variant>
        <vt:i4>42</vt:i4>
      </vt:variant>
      <vt:variant>
        <vt:i4>0</vt:i4>
      </vt:variant>
      <vt:variant>
        <vt:i4>5</vt:i4>
      </vt:variant>
      <vt:variant>
        <vt:lpwstr>http://www.clearsql.com/</vt:lpwstr>
      </vt:variant>
      <vt:variant>
        <vt:lpwstr/>
      </vt:variant>
      <vt:variant>
        <vt:i4>327751</vt:i4>
      </vt:variant>
      <vt:variant>
        <vt:i4>39</vt:i4>
      </vt:variant>
      <vt:variant>
        <vt:i4>0</vt:i4>
      </vt:variant>
      <vt:variant>
        <vt:i4>5</vt:i4>
      </vt:variant>
      <vt:variant>
        <vt:lpwstr>http://www.allroundautomations.com/plsqldev.html</vt:lpwstr>
      </vt:variant>
      <vt:variant>
        <vt:lpwstr/>
      </vt:variant>
      <vt:variant>
        <vt:i4>7667717</vt:i4>
      </vt:variant>
      <vt:variant>
        <vt:i4>36</vt:i4>
      </vt:variant>
      <vt:variant>
        <vt:i4>0</vt:i4>
      </vt:variant>
      <vt:variant>
        <vt:i4>5</vt:i4>
      </vt:variant>
      <vt:variant>
        <vt:lpwstr>http://www.oracle.com/technology/products/database/sql_developer/index.html</vt:lpwstr>
      </vt:variant>
      <vt:variant>
        <vt:lpwstr/>
      </vt:variant>
      <vt:variant>
        <vt:i4>4259867</vt:i4>
      </vt:variant>
      <vt:variant>
        <vt:i4>33</vt:i4>
      </vt:variant>
      <vt:variant>
        <vt:i4>0</vt:i4>
      </vt:variant>
      <vt:variant>
        <vt:i4>5</vt:i4>
      </vt:variant>
      <vt:variant>
        <vt:lpwstr>http://www.literateprogramming.com/documentation.pdf</vt:lpwstr>
      </vt:variant>
      <vt:variant>
        <vt:lpwstr/>
      </vt:variant>
      <vt:variant>
        <vt:i4>7864375</vt:i4>
      </vt:variant>
      <vt:variant>
        <vt:i4>30</vt:i4>
      </vt:variant>
      <vt:variant>
        <vt:i4>0</vt:i4>
      </vt:variant>
      <vt:variant>
        <vt:i4>5</vt:i4>
      </vt:variant>
      <vt:variant>
        <vt:lpwstr>http://blog.serpland.com/oracle/design-patterns-in-plsql-oracle</vt:lpwstr>
      </vt:variant>
      <vt:variant>
        <vt:lpwstr/>
      </vt:variant>
      <vt:variant>
        <vt:i4>3407929</vt:i4>
      </vt:variant>
      <vt:variant>
        <vt:i4>27</vt:i4>
      </vt:variant>
      <vt:variant>
        <vt:i4>0</vt:i4>
      </vt:variant>
      <vt:variant>
        <vt:i4>5</vt:i4>
      </vt:variant>
      <vt:variant>
        <vt:lpwstr>http://technology.amis.nl/blog/1086/dependency-injection-in-plsql-remove-hard-coded-dependencies-from-your-code</vt:lpwstr>
      </vt:variant>
      <vt:variant>
        <vt:lpwstr/>
      </vt:variant>
      <vt:variant>
        <vt:i4>2687094</vt:i4>
      </vt:variant>
      <vt:variant>
        <vt:i4>24</vt:i4>
      </vt:variant>
      <vt:variant>
        <vt:i4>0</vt:i4>
      </vt:variant>
      <vt:variant>
        <vt:i4>5</vt:i4>
      </vt:variant>
      <vt:variant>
        <vt:lpwstr>http://technology.amis.nl/blog/1123/design-patterns-in-plsql-implementing-the-observer-pattern</vt:lpwstr>
      </vt:variant>
      <vt:variant>
        <vt:lpwstr/>
      </vt:variant>
      <vt:variant>
        <vt:i4>917521</vt:i4>
      </vt:variant>
      <vt:variant>
        <vt:i4>21</vt:i4>
      </vt:variant>
      <vt:variant>
        <vt:i4>0</vt:i4>
      </vt:variant>
      <vt:variant>
        <vt:i4>5</vt:i4>
      </vt:variant>
      <vt:variant>
        <vt:lpwstr>http://www.oraclenotes.com/dba/list_plsql_history.cfm</vt:lpwstr>
      </vt:variant>
      <vt:variant>
        <vt:lpwstr/>
      </vt:variant>
      <vt:variant>
        <vt:i4>3276922</vt:i4>
      </vt:variant>
      <vt:variant>
        <vt:i4>18</vt:i4>
      </vt:variant>
      <vt:variant>
        <vt:i4>0</vt:i4>
      </vt:variant>
      <vt:variant>
        <vt:i4>5</vt:i4>
      </vt:variant>
      <vt:variant>
        <vt:lpwstr>http://www.acm.org/classics/nov95/toc.html</vt:lpwstr>
      </vt:variant>
      <vt:variant>
        <vt:lpwstr/>
      </vt:variant>
      <vt:variant>
        <vt:i4>3276922</vt:i4>
      </vt:variant>
      <vt:variant>
        <vt:i4>15</vt:i4>
      </vt:variant>
      <vt:variant>
        <vt:i4>0</vt:i4>
      </vt:variant>
      <vt:variant>
        <vt:i4>5</vt:i4>
      </vt:variant>
      <vt:variant>
        <vt:lpwstr>http://www.acm.org/classics/nov95/toc.html</vt:lpwstr>
      </vt:variant>
      <vt:variant>
        <vt:lpwstr/>
      </vt:variant>
      <vt:variant>
        <vt:i4>4915290</vt:i4>
      </vt:variant>
      <vt:variant>
        <vt:i4>12</vt:i4>
      </vt:variant>
      <vt:variant>
        <vt:i4>0</vt:i4>
      </vt:variant>
      <vt:variant>
        <vt:i4>5</vt:i4>
      </vt:variant>
      <vt:variant>
        <vt:lpwstr>http://tylermuth.wordpress.com/2008/06/01/reusable-plsql/</vt:lpwstr>
      </vt:variant>
      <vt:variant>
        <vt:lpwstr/>
      </vt:variant>
      <vt:variant>
        <vt:i4>121</vt:i4>
      </vt:variant>
      <vt:variant>
        <vt:i4>9</vt:i4>
      </vt:variant>
      <vt:variant>
        <vt:i4>0</vt:i4>
      </vt:variant>
      <vt:variant>
        <vt:i4>5</vt:i4>
      </vt:variant>
      <vt:variant>
        <vt:lpwstr>http://oracle.su/owb.111/b31278/case_reuse_plsql_code.htm</vt:lpwstr>
      </vt:variant>
      <vt:variant>
        <vt:lpwstr/>
      </vt:variant>
      <vt:variant>
        <vt:i4>7864357</vt:i4>
      </vt:variant>
      <vt:variant>
        <vt:i4>6</vt:i4>
      </vt:variant>
      <vt:variant>
        <vt:i4>0</vt:i4>
      </vt:variant>
      <vt:variant>
        <vt:i4>5</vt:i4>
      </vt:variant>
      <vt:variant>
        <vt:lpwstr>http://twiki.cin.ufpe.br/twiki/bin/view/TAES/LPS200802</vt:lpwstr>
      </vt:variant>
      <vt:variant>
        <vt:lpwstr/>
      </vt:variant>
      <vt:variant>
        <vt:i4>5374006</vt:i4>
      </vt:variant>
      <vt:variant>
        <vt:i4>0</vt:i4>
      </vt:variant>
      <vt:variant>
        <vt:i4>0</vt:i4>
      </vt:variant>
      <vt:variant>
        <vt:i4>5</vt:i4>
      </vt:variant>
      <vt:variant>
        <vt:lpwstr>http://en.wikipedia.org/wiki/American_National_Standards_Institute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PEREIRA</dc:creator>
  <cp:keywords/>
  <cp:lastModifiedBy>MARCELO</cp:lastModifiedBy>
  <cp:revision>2</cp:revision>
  <cp:lastPrinted>2009-04-10T12:47:00Z</cp:lastPrinted>
  <dcterms:created xsi:type="dcterms:W3CDTF">2009-06-24T21:11:00Z</dcterms:created>
  <dcterms:modified xsi:type="dcterms:W3CDTF">2009-06-24T21:11:00Z</dcterms:modified>
</cp:coreProperties>
</file>